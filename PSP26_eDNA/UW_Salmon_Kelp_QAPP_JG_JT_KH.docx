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7750753"/>
    <w:p w14:paraId="1C5EBD9F" w14:textId="0AB04CE6" w:rsidR="009A397B" w:rsidRPr="002422F6" w:rsidRDefault="009A397B" w:rsidP="009A397B">
      <w:pPr>
        <w:spacing w:before="600" w:after="360"/>
        <w:ind w:left="360"/>
        <w:jc w:val="center"/>
        <w:rPr>
          <w:rFonts w:eastAsia="Calibri" w:cs="Arial"/>
          <w:szCs w:val="22"/>
        </w:rPr>
      </w:pPr>
      <w:r>
        <w:rPr>
          <w:rFonts w:eastAsia="Calibri" w:cs="Arial"/>
          <w:noProof/>
          <w:szCs w:val="22"/>
        </w:rPr>
        <mc:AlternateContent>
          <mc:Choice Requires="wps">
            <w:drawing>
              <wp:anchor distT="0" distB="0" distL="114300" distR="114300" simplePos="0" relativeHeight="251658240" behindDoc="1" locked="0" layoutInCell="1" allowOverlap="1" wp14:anchorId="2106BAC0" wp14:editId="244EA6ED">
                <wp:simplePos x="0" y="0"/>
                <wp:positionH relativeFrom="margin">
                  <wp:posOffset>0</wp:posOffset>
                </wp:positionH>
                <wp:positionV relativeFrom="margin">
                  <wp:posOffset>-692727</wp:posOffset>
                </wp:positionV>
                <wp:extent cx="2194560" cy="10051127"/>
                <wp:effectExtent l="0" t="0" r="0" b="7620"/>
                <wp:wrapNone/>
                <wp:docPr id="634085086" name="Rectangle 6"/>
                <wp:cNvGraphicFramePr/>
                <a:graphic xmlns:a="http://schemas.openxmlformats.org/drawingml/2006/main">
                  <a:graphicData uri="http://schemas.microsoft.com/office/word/2010/wordprocessingShape">
                    <wps:wsp>
                      <wps:cNvSpPr/>
                      <wps:spPr>
                        <a:xfrm>
                          <a:off x="0" y="0"/>
                          <a:ext cx="2194560" cy="10051127"/>
                        </a:xfrm>
                        <a:prstGeom prst="rect">
                          <a:avLst/>
                        </a:prstGeom>
                        <a:solidFill>
                          <a:srgbClr val="44688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CDA4A8" id="Rectangle 6" o:spid="_x0000_s1026" style="position:absolute;margin-left:0;margin-top:-54.55pt;width:172.8pt;height:791.4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" fillcolor="#44688f" stroked="f" strokeweight="2pt">
                <w10:wrap anchorx="margin" anchory="margin"/>
              </v:rect>
            </w:pict>
          </mc:Fallback>
        </mc:AlternateContent>
      </w:r>
      <w:r w:rsidR="009D0917">
        <w:rPr>
          <w:rFonts w:eastAsia="Calibri" w:cs="Arial"/>
          <w:szCs w:val="22"/>
        </w:rPr>
        <w:softHyphen/>
      </w:r>
      <w:r w:rsidR="000B38BA" w:rsidRPr="00A43E7F">
        <w:rPr>
          <w:rFonts w:ascii="Times New Roman" w:hAnsi="Times New Roman"/>
          <w:noProof/>
          <w:szCs w:val="24"/>
        </w:rPr>
        <w:drawing>
          <wp:inline distT="0" distB="0" distL="0" distR="0" wp14:anchorId="1B2DB8A0" wp14:editId="57D36A77">
            <wp:extent cx="5277526" cy="3530845"/>
            <wp:effectExtent l="0" t="0" r="0" b="0"/>
            <wp:docPr id="946483051" name="image2.jpg" descr="A person holding a clipboard under wa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A person holding a clipboard under water&#10;&#10;AI-generated content may be incorrect."/>
                    <pic:cNvPicPr preferRelativeResize="0"/>
                  </pic:nvPicPr>
                  <pic:blipFill>
                    <a:blip r:embed="rId11">
                      <a:extLst>
                        <a:ext uri="{28A0092B-C50C-407E-A947-70E740481C1C}">
                          <a14:useLocalDpi xmlns:a14="http://schemas.microsoft.com/office/drawing/2010/main"/>
                        </a:ext>
                      </a:extLst>
                    </a:blip>
                    <a:srcRect/>
                    <a:stretch>
                      <a:fillRect/>
                    </a:stretch>
                  </pic:blipFill>
                  <pic:spPr>
                    <a:xfrm>
                      <a:off x="0" y="0"/>
                      <a:ext cx="5308449" cy="3551533"/>
                    </a:xfrm>
                    <a:prstGeom prst="rect">
                      <a:avLst/>
                    </a:prstGeom>
                    <a:ln/>
                  </pic:spPr>
                </pic:pic>
              </a:graphicData>
            </a:graphic>
          </wp:inline>
        </w:drawing>
      </w:r>
    </w:p>
    <w:p w14:paraId="2CCFEB0B" w14:textId="6E2A892F" w:rsidR="00B403B4" w:rsidRPr="00B403B4" w:rsidRDefault="00AA6567" w:rsidP="000609FF">
      <w:pPr>
        <w:pStyle w:val="H1-ModernCover"/>
        <w:ind w:left="3744" w:firstLine="0"/>
      </w:pPr>
      <w:r w:rsidRPr="00AA6567">
        <w:t>Quality Assurance Project Plan</w:t>
      </w:r>
      <w:bookmarkEnd w:id="0"/>
      <w:r w:rsidR="000609FF">
        <w:t xml:space="preserve"> </w:t>
      </w:r>
      <w:r w:rsidR="000609FF">
        <w:br/>
      </w:r>
      <w:r w:rsidR="000C06D7" w:rsidRPr="000C06D7">
        <w:rPr>
          <w:b/>
          <w:szCs w:val="36"/>
        </w:rPr>
        <w:t>Juvenile Salmonid Habitat Use of Bull Kelp in Puget Sound:</w:t>
      </w:r>
      <w:r w:rsidR="00B403B4" w:rsidRPr="000C06D7">
        <w:rPr>
          <w:szCs w:val="36"/>
        </w:rPr>
        <w:br/>
      </w:r>
      <w:r w:rsidR="000C06D7" w:rsidRPr="000C06D7">
        <w:rPr>
          <w:bCs/>
          <w:szCs w:val="36"/>
        </w:rPr>
        <w:t>Application to Recovery and Protection Goals</w:t>
      </w:r>
    </w:p>
    <w:p w14:paraId="43D78AA0" w14:textId="63DF4FF2" w:rsidR="009A397B" w:rsidRPr="000C06D7" w:rsidRDefault="009A397B" w:rsidP="00BB432C">
      <w:pPr>
        <w:spacing w:before="1680" w:line="240" w:lineRule="auto"/>
        <w:ind w:left="3744"/>
        <w:rPr>
          <w:rFonts w:eastAsia="Calibri" w:cs="Arial"/>
          <w:b/>
          <w:szCs w:val="22"/>
        </w:rPr>
      </w:pPr>
      <w:r w:rsidRPr="000C06D7">
        <w:rPr>
          <w:rFonts w:eastAsia="Calibri" w:cs="Arial"/>
          <w:szCs w:val="22"/>
        </w:rPr>
        <w:t>By</w:t>
      </w:r>
    </w:p>
    <w:p w14:paraId="3EEDFD62" w14:textId="5B9BEF23" w:rsidR="009A397B" w:rsidRDefault="000C06D7" w:rsidP="00BB432C">
      <w:pPr>
        <w:spacing w:after="240" w:line="240" w:lineRule="auto"/>
        <w:ind w:left="3744"/>
        <w:rPr>
          <w:rFonts w:eastAsia="Calibri" w:cs="Arial"/>
          <w:szCs w:val="22"/>
        </w:rPr>
      </w:pPr>
      <w:r>
        <w:rPr>
          <w:rFonts w:eastAsia="Calibri" w:cs="Arial"/>
          <w:szCs w:val="22"/>
        </w:rPr>
        <w:t>Julia Kobelt</w:t>
      </w:r>
    </w:p>
    <w:p w14:paraId="7F06AE2B" w14:textId="4D7BB811" w:rsidR="00BB432C" w:rsidRPr="002422F6" w:rsidRDefault="00BB432C" w:rsidP="00BB432C">
      <w:pPr>
        <w:spacing w:after="240" w:line="240" w:lineRule="auto"/>
        <w:ind w:left="3744"/>
        <w:rPr>
          <w:rFonts w:eastAsia="Calibri" w:cs="Arial"/>
          <w:b/>
          <w:i/>
          <w:szCs w:val="22"/>
        </w:rPr>
      </w:pPr>
      <w:r>
        <w:rPr>
          <w:rFonts w:eastAsia="Calibri" w:cs="Arial"/>
          <w:szCs w:val="22"/>
        </w:rPr>
        <w:t>Jason Toft</w:t>
      </w:r>
    </w:p>
    <w:p w14:paraId="44B7EE69" w14:textId="4C662DF1" w:rsidR="009A397B" w:rsidRPr="003D10D9" w:rsidRDefault="003D10D9" w:rsidP="009A397B">
      <w:pPr>
        <w:spacing w:after="240"/>
        <w:ind w:left="3744"/>
        <w:rPr>
          <w:rFonts w:eastAsia="Calibri" w:cs="Arial"/>
          <w:b/>
          <w:i/>
          <w:szCs w:val="22"/>
          <w:rPrChange w:id="1" w:author="Khadijah Homolka" w:date="2026-06-29T13:09:00Z" w16du:dateUtc="2026-06-29T20:09:00Z">
            <w:rPr>
              <w:rFonts w:eastAsia="Calibri" w:cs="Arial"/>
              <w:b/>
              <w:i/>
              <w:szCs w:val="22"/>
              <w:highlight w:val="yellow"/>
            </w:rPr>
          </w:rPrChange>
        </w:rPr>
      </w:pPr>
      <w:ins w:id="2" w:author="Khadijah Homolka" w:date="2026-06-29T13:09:00Z" w16du:dateUtc="2026-06-29T20:09:00Z">
        <w:r w:rsidRPr="003D10D9">
          <w:rPr>
            <w:rFonts w:eastAsia="Calibri" w:cs="Arial"/>
            <w:szCs w:val="22"/>
            <w:rPrChange w:id="3" w:author="Khadijah Homolka" w:date="2026-06-29T13:09:00Z" w16du:dateUtc="2026-06-29T20:09:00Z">
              <w:rPr>
                <w:rFonts w:eastAsia="Calibri" w:cs="Arial"/>
                <w:szCs w:val="22"/>
                <w:highlight w:val="yellow"/>
              </w:rPr>
            </w:rPrChange>
          </w:rPr>
          <w:t>Khadijah Homolka</w:t>
        </w:r>
      </w:ins>
      <w:r w:rsidR="009A397B" w:rsidRPr="003D10D9">
        <w:rPr>
          <w:rFonts w:eastAsia="Calibri" w:cs="Arial"/>
          <w:szCs w:val="22"/>
          <w:rPrChange w:id="4" w:author="Khadijah Homolka" w:date="2026-06-29T13:09:00Z" w16du:dateUtc="2026-06-29T20:09:00Z">
            <w:rPr>
              <w:rFonts w:eastAsia="Calibri" w:cs="Arial"/>
              <w:szCs w:val="22"/>
              <w:highlight w:val="yellow"/>
            </w:rPr>
          </w:rPrChange>
        </w:rPr>
        <w:t xml:space="preserve"> </w:t>
      </w:r>
    </w:p>
    <w:p w14:paraId="03EC730F" w14:textId="10B791B8" w:rsidR="009A397B" w:rsidRPr="000F7110" w:rsidRDefault="00CB0703" w:rsidP="000F7110">
      <w:pPr>
        <w:spacing w:after="240"/>
        <w:ind w:left="3744"/>
        <w:rPr>
          <w:rFonts w:eastAsia="Calibri" w:cs="Arial"/>
          <w:szCs w:val="22"/>
        </w:rPr>
        <w:sectPr w:rsidR="009A397B" w:rsidRPr="000F7110" w:rsidSect="009A397B">
          <w:pgSz w:w="12240" w:h="15840"/>
          <w:pgMar w:top="1080" w:right="1080" w:bottom="1080" w:left="1080" w:header="720" w:footer="1008" w:gutter="0"/>
          <w:pgNumType w:fmt="lowerRoman" w:start="1"/>
          <w:cols w:space="720"/>
          <w:noEndnote/>
          <w:titlePg/>
          <w:docGrid w:linePitch="326"/>
        </w:sectPr>
      </w:pPr>
      <w:r>
        <w:rPr>
          <w:rFonts w:eastAsia="Calibri" w:cs="Arial"/>
          <w:szCs w:val="22"/>
        </w:rPr>
        <w:t>June</w:t>
      </w:r>
      <w:r w:rsidR="000C06D7">
        <w:rPr>
          <w:rFonts w:eastAsia="Calibri" w:cs="Arial"/>
          <w:szCs w:val="22"/>
        </w:rPr>
        <w:t xml:space="preserve"> 2026</w:t>
      </w:r>
    </w:p>
    <w:p w14:paraId="443C1CAE" w14:textId="77777777" w:rsidR="00AA469F" w:rsidRDefault="00AA469F" w:rsidP="00A45A19">
      <w:pPr>
        <w:rPr>
          <w:lang w:val="en"/>
        </w:rPr>
      </w:pPr>
    </w:p>
    <w:p w14:paraId="0D935F6E" w14:textId="0813E68B" w:rsidR="002F0E51" w:rsidRPr="002F0E51" w:rsidRDefault="002F0E51" w:rsidP="002F0E51">
      <w:pPr>
        <w:tabs>
          <w:tab w:val="center" w:pos="4680"/>
        </w:tabs>
        <w:rPr>
          <w:lang w:val="en"/>
        </w:rPr>
        <w:sectPr w:rsidR="002F0E51" w:rsidRPr="002F0E51" w:rsidSect="006D3CC8">
          <w:footerReference w:type="even" r:id="rId12"/>
          <w:footerReference w:type="default" r:id="rId13"/>
          <w:footerReference w:type="first" r:id="rId14"/>
          <w:type w:val="continuous"/>
          <w:pgSz w:w="12240" w:h="15840"/>
          <w:pgMar w:top="1152" w:right="1440" w:bottom="1152" w:left="1440" w:header="720" w:footer="864" w:gutter="0"/>
          <w:pgNumType w:start="1"/>
          <w:cols w:space="720"/>
          <w:noEndnote/>
          <w:docGrid w:linePitch="326"/>
        </w:sectPr>
      </w:pPr>
    </w:p>
    <w:p w14:paraId="2BE7E659" w14:textId="36558525" w:rsidR="002966CD" w:rsidRPr="002966CD" w:rsidRDefault="002966CD" w:rsidP="00EE65E2">
      <w:pPr>
        <w:pStyle w:val="FrontMatterHeading"/>
        <w:pBdr>
          <w:bottom w:val="single" w:sz="18" w:space="1" w:color="365F91" w:themeColor="accent1" w:themeShade="BF"/>
        </w:pBdr>
        <w:rPr>
          <w:lang w:val="en"/>
        </w:rPr>
      </w:pPr>
      <w:r w:rsidRPr="002966CD">
        <w:rPr>
          <w:lang w:val="en"/>
        </w:rPr>
        <w:lastRenderedPageBreak/>
        <w:t>Publication Information</w:t>
      </w:r>
    </w:p>
    <w:p w14:paraId="4BB99BA7" w14:textId="43C74230" w:rsidR="008816F7" w:rsidRPr="008816F7" w:rsidRDefault="008816F7" w:rsidP="008816F7">
      <w:pPr>
        <w:rPr>
          <w:rFonts w:eastAsia="Calibri"/>
          <w:szCs w:val="24"/>
        </w:rPr>
      </w:pPr>
      <w:r w:rsidRPr="008816F7">
        <w:rPr>
          <w:rFonts w:eastAsia="Calibri"/>
          <w:szCs w:val="24"/>
        </w:rPr>
        <w:t>This project has been funded wholly or in part by the United States Environmental Protection Agency (EPA) under assistance agreement</w:t>
      </w:r>
      <w:r w:rsidR="002F0E51">
        <w:rPr>
          <w:rFonts w:eastAsia="Calibri"/>
          <w:szCs w:val="24"/>
        </w:rPr>
        <w:t xml:space="preserve"> </w:t>
      </w:r>
      <w:r w:rsidR="002F0E51" w:rsidRPr="002F0E51">
        <w:rPr>
          <w:rFonts w:eastAsia="Calibri"/>
          <w:szCs w:val="24"/>
        </w:rPr>
        <w:t>[CE-02J98701-0</w:t>
      </w:r>
      <w:r w:rsidR="002F0E51">
        <w:rPr>
          <w:rFonts w:eastAsia="Calibri"/>
          <w:szCs w:val="24"/>
        </w:rPr>
        <w:t xml:space="preserve">] </w:t>
      </w:r>
      <w:r w:rsidRPr="008816F7">
        <w:rPr>
          <w:rFonts w:eastAsia="Calibri"/>
          <w:szCs w:val="24"/>
        </w:rPr>
        <w:t xml:space="preserve">to the </w:t>
      </w:r>
      <w:r w:rsidR="00602653">
        <w:rPr>
          <w:rFonts w:eastAsia="Calibri"/>
          <w:szCs w:val="24"/>
        </w:rPr>
        <w:t>Puget Sound Partnership</w:t>
      </w:r>
      <w:r w:rsidRPr="008816F7">
        <w:rPr>
          <w:rFonts w:eastAsia="Calibri"/>
          <w:szCs w:val="24"/>
        </w:rPr>
        <w:t>. The contents of this document do not necessarily reflect the views and policies of the Environmental Protection Agency or the</w:t>
      </w:r>
      <w:r w:rsidR="00602653">
        <w:rPr>
          <w:rFonts w:eastAsia="Calibri"/>
          <w:szCs w:val="24"/>
        </w:rPr>
        <w:t xml:space="preserve"> Puget Sound Partnership</w:t>
      </w:r>
      <w:r w:rsidRPr="008816F7">
        <w:rPr>
          <w:rFonts w:eastAsia="Calibri"/>
          <w:szCs w:val="24"/>
        </w:rPr>
        <w:t>, nor does mention of trade names or commercial products constitute endorsement or recommendation for use.</w:t>
      </w:r>
    </w:p>
    <w:p w14:paraId="2A953E1F" w14:textId="4853A8B5" w:rsidR="008816F7" w:rsidRPr="008816F7" w:rsidRDefault="008816F7" w:rsidP="008816F7">
      <w:pPr>
        <w:spacing w:after="0"/>
        <w:rPr>
          <w:rFonts w:eastAsia="Calibri"/>
          <w:szCs w:val="24"/>
        </w:rPr>
      </w:pPr>
      <w:r w:rsidRPr="008816F7">
        <w:rPr>
          <w:rFonts w:eastAsia="Calibri"/>
          <w:szCs w:val="24"/>
        </w:rPr>
        <w:t xml:space="preserve">The EPA requires an approved Quality Assurance Project Plan (QAPP) for all EPA-funded projects that generate or use </w:t>
      </w:r>
      <w:hyperlink r:id="rId15" w:history="1">
        <w:r w:rsidRPr="008816F7">
          <w:rPr>
            <w:rStyle w:val="Hyperlink"/>
            <w:rFonts w:eastAsia="Calibri"/>
            <w:szCs w:val="24"/>
          </w:rPr>
          <w:t>environmental information</w:t>
        </w:r>
      </w:hyperlink>
      <w:r w:rsidRPr="008816F7">
        <w:rPr>
          <w:rFonts w:eastAsia="Calibri"/>
          <w:szCs w:val="24"/>
        </w:rPr>
        <w:t xml:space="preserve">, including modeling efforts, before the projects begin. The plan describes the objectives of the study and the procedures to be followed to achieve those objectives. After completing the study, the author will post the final report of the study to the internet. This QAPP describes a project selected for funding through the </w:t>
      </w:r>
      <w:r w:rsidR="00602653">
        <w:rPr>
          <w:rFonts w:eastAsia="Calibri"/>
          <w:szCs w:val="24"/>
        </w:rPr>
        <w:t>Puget Sound Partnership</w:t>
      </w:r>
      <w:r w:rsidRPr="008816F7">
        <w:rPr>
          <w:rFonts w:eastAsia="Calibri"/>
          <w:szCs w:val="24"/>
        </w:rPr>
        <w:t>. Funds were awarded under</w:t>
      </w:r>
      <w:r w:rsidR="00602653">
        <w:rPr>
          <w:rFonts w:eastAsia="Calibri"/>
          <w:szCs w:val="24"/>
        </w:rPr>
        <w:t xml:space="preserve"> </w:t>
      </w:r>
      <w:r w:rsidR="00602653" w:rsidRPr="00602653">
        <w:rPr>
          <w:rFonts w:eastAsia="Calibri"/>
          <w:szCs w:val="24"/>
        </w:rPr>
        <w:t>Agreement Number: 2026-06-H</w:t>
      </w:r>
      <w:r w:rsidRPr="008816F7">
        <w:rPr>
          <w:rFonts w:eastAsia="Calibri"/>
          <w:szCs w:val="24"/>
        </w:rPr>
        <w:t xml:space="preserve">. </w:t>
      </w:r>
    </w:p>
    <w:p w14:paraId="3A7CE6AE" w14:textId="77777777" w:rsidR="008816F7" w:rsidRPr="000F3E6C" w:rsidRDefault="008816F7" w:rsidP="008816F7">
      <w:pPr>
        <w:rPr>
          <w:szCs w:val="24"/>
        </w:rPr>
      </w:pPr>
    </w:p>
    <w:p w14:paraId="64AA7C9F" w14:textId="7B696190" w:rsidR="008816F7" w:rsidRPr="000F3E6C" w:rsidRDefault="008816F7" w:rsidP="008816F7">
      <w:pPr>
        <w:rPr>
          <w:highlight w:val="yellow"/>
        </w:rPr>
      </w:pPr>
      <w:r>
        <w:t>This Quality Assurance Project Plan is available</w:t>
      </w:r>
      <w:r w:rsidR="00081071">
        <w:t xml:space="preserve"> upon request from author.</w:t>
      </w:r>
    </w:p>
    <w:p w14:paraId="7B7BD0AD" w14:textId="77777777" w:rsidR="008816F7" w:rsidRDefault="008816F7" w:rsidP="008816F7">
      <w:pPr>
        <w:rPr>
          <w:highlight w:val="yellow"/>
        </w:rPr>
      </w:pPr>
    </w:p>
    <w:p w14:paraId="580172C9" w14:textId="77777777" w:rsidR="008816F7" w:rsidRPr="00CF64D5" w:rsidRDefault="008816F7" w:rsidP="008816F7">
      <w:pPr>
        <w:rPr>
          <w:b/>
          <w:bCs/>
        </w:rPr>
      </w:pPr>
      <w:r w:rsidRPr="00CF64D5">
        <w:rPr>
          <w:b/>
          <w:bCs/>
        </w:rPr>
        <w:t xml:space="preserve">Suggested citation: </w:t>
      </w:r>
    </w:p>
    <w:p w14:paraId="4A9D5F43" w14:textId="02E04BCE" w:rsidR="008816F7" w:rsidRPr="000F3E6C" w:rsidRDefault="004240BE" w:rsidP="002F0E51">
      <w:r w:rsidRPr="004240BE">
        <w:t>Kobelt, Julia</w:t>
      </w:r>
      <w:r w:rsidR="00BB432C">
        <w:t xml:space="preserve"> and Toft, Jason</w:t>
      </w:r>
      <w:r w:rsidRPr="004240BE">
        <w:t>. 2026.</w:t>
      </w:r>
      <w:r w:rsidR="008816F7">
        <w:t xml:space="preserve"> Quality Assurance Project Plan For </w:t>
      </w:r>
      <w:r w:rsidR="002F0E51">
        <w:t>Juvenile Salmonid Habitat Use of Bull Kelp in Puget Sound: Application to Recovery and Protection Goals</w:t>
      </w:r>
      <w:r w:rsidR="008816F7">
        <w:t xml:space="preserve">. Prepared for the </w:t>
      </w:r>
      <w:r w:rsidR="005E5B7A">
        <w:t>Puget Sound Partnership</w:t>
      </w:r>
      <w:r w:rsidR="008816F7">
        <w:t xml:space="preserve"> funded </w:t>
      </w:r>
      <w:r w:rsidR="000A05E7">
        <w:t>wholly or partially</w:t>
      </w:r>
      <w:r w:rsidR="008816F7">
        <w:t xml:space="preserve"> under </w:t>
      </w:r>
      <w:r w:rsidR="005E5B7A" w:rsidRPr="005E5B7A">
        <w:t>assistance agreement CE-02J98701-0 to the Puget Sound Partnership</w:t>
      </w:r>
      <w:r w:rsidR="008816F7">
        <w:t>.</w:t>
      </w:r>
    </w:p>
    <w:p w14:paraId="125C69CE" w14:textId="77777777" w:rsidR="008816F7" w:rsidRPr="000F3E6C" w:rsidRDefault="008816F7" w:rsidP="008816F7">
      <w:pPr>
        <w:rPr>
          <w:szCs w:val="24"/>
        </w:rPr>
      </w:pPr>
      <w:r>
        <w:rPr>
          <w:szCs w:val="24"/>
        </w:rPr>
        <w:t>Any compatible d</w:t>
      </w:r>
      <w:r w:rsidRPr="000F3E6C">
        <w:rPr>
          <w:szCs w:val="24"/>
        </w:rPr>
        <w:t>ata for this project are available in EPA’s Water Quality Exchange (WQX) database (</w:t>
      </w:r>
      <w:hyperlink r:id="rId16" w:history="1">
        <w:r w:rsidRPr="000F3E6C">
          <w:rPr>
            <w:rStyle w:val="Hyperlink"/>
            <w:szCs w:val="24"/>
          </w:rPr>
          <w:t>https://www.epa.gov/waterdata/water-quality-data-wqx</w:t>
        </w:r>
      </w:hyperlink>
      <w:r w:rsidRPr="000F3E6C">
        <w:rPr>
          <w:szCs w:val="24"/>
        </w:rPr>
        <w:t>). The QAPP is valid for one year from the date of certification. All QAPPs for programs or projects exceeding one year in duration shall be reviewed and recertified annually.</w:t>
      </w:r>
    </w:p>
    <w:p w14:paraId="7E53BCDA" w14:textId="77777777" w:rsidR="008816F7" w:rsidRPr="006A3BC6" w:rsidRDefault="008816F7" w:rsidP="008816F7">
      <w:pPr>
        <w:pStyle w:val="Heading7"/>
        <w:rPr>
          <w:sz w:val="22"/>
          <w:szCs w:val="22"/>
        </w:rPr>
      </w:pPr>
      <w:r w:rsidRPr="00EC6F9B">
        <w:t>Contact Information</w:t>
      </w:r>
    </w:p>
    <w:p w14:paraId="1AF90208" w14:textId="09736E31" w:rsidR="00081071" w:rsidRDefault="00081071" w:rsidP="00081071">
      <w:pPr>
        <w:spacing w:after="0"/>
      </w:pPr>
      <w:r>
        <w:t>Julia Kobelt</w:t>
      </w:r>
      <w:r w:rsidRPr="00C65D33">
        <w:br/>
      </w:r>
      <w:r>
        <w:t>School of Aquatic and Fishery Sciences</w:t>
      </w:r>
      <w:r w:rsidRPr="00C65D33">
        <w:br/>
      </w:r>
      <w:r>
        <w:t>University of Washington</w:t>
      </w:r>
    </w:p>
    <w:p w14:paraId="5DCFA3FA" w14:textId="77777777" w:rsidR="00081071" w:rsidRDefault="00081071" w:rsidP="00081071">
      <w:pPr>
        <w:spacing w:before="0" w:after="0"/>
      </w:pPr>
      <w:r>
        <w:t>1122 NE Boat St</w:t>
      </w:r>
    </w:p>
    <w:p w14:paraId="62EC55A9" w14:textId="77777777" w:rsidR="00081071" w:rsidRDefault="00081071" w:rsidP="00081071">
      <w:pPr>
        <w:spacing w:before="0"/>
      </w:pPr>
      <w:r>
        <w:t>Seattle, WA 98105</w:t>
      </w:r>
      <w:r w:rsidRPr="00C65D33">
        <w:t xml:space="preserve"> </w:t>
      </w:r>
    </w:p>
    <w:p w14:paraId="01D29B12" w14:textId="6EA4C11A" w:rsidR="00081071" w:rsidRPr="00C65D33" w:rsidRDefault="00081071" w:rsidP="00081071">
      <w:pPr>
        <w:spacing w:before="0"/>
      </w:pPr>
      <w:r>
        <w:t>Email: jnkobelt@uw.edu</w:t>
      </w:r>
      <w:r w:rsidRPr="00C65D33">
        <w:br/>
      </w:r>
      <w:r w:rsidRPr="006C2656">
        <w:t>Phone: 206-221-5460</w:t>
      </w:r>
    </w:p>
    <w:p w14:paraId="30CD1B7A" w14:textId="2E076BCB" w:rsidR="00E16932" w:rsidRPr="00081071" w:rsidRDefault="008816F7" w:rsidP="00081071">
      <w:pPr>
        <w:rPr>
          <w:szCs w:val="24"/>
        </w:rPr>
        <w:sectPr w:rsidR="00E16932" w:rsidRPr="00081071" w:rsidSect="00E16932">
          <w:pgSz w:w="12240" w:h="15840"/>
          <w:pgMar w:top="1152" w:right="1440" w:bottom="1152" w:left="1440" w:header="720" w:footer="1008" w:gutter="0"/>
          <w:pgNumType w:fmt="lowerRoman" w:start="1"/>
          <w:cols w:space="720"/>
        </w:sectPr>
      </w:pPr>
      <w:r w:rsidRPr="00C65D33">
        <w:rPr>
          <w:b/>
          <w:smallCaps/>
          <w:szCs w:val="24"/>
        </w:rPr>
        <w:t>Cover photo</w:t>
      </w:r>
      <w:r w:rsidRPr="00C65D33">
        <w:rPr>
          <w:szCs w:val="24"/>
        </w:rPr>
        <w:t xml:space="preserve">: </w:t>
      </w:r>
      <w:r w:rsidR="00081071">
        <w:t>S</w:t>
      </w:r>
      <w:r w:rsidR="002920A1">
        <w:t>norkeler recording fish observations on a clipboard in a bull kelp bed</w:t>
      </w:r>
      <w:r w:rsidRPr="00C65D33">
        <w:rPr>
          <w:szCs w:val="24"/>
        </w:rPr>
        <w:t xml:space="preserve">. </w:t>
      </w:r>
      <w:r w:rsidRPr="00C65D33">
        <w:rPr>
          <w:smallCaps/>
          <w:szCs w:val="24"/>
        </w:rPr>
        <w:t xml:space="preserve">Photo by </w:t>
      </w:r>
      <w:r w:rsidR="00081071">
        <w:rPr>
          <w:smallCaps/>
          <w:sz w:val="20"/>
        </w:rPr>
        <w:t>UW W</w:t>
      </w:r>
      <w:r w:rsidR="00D9423D">
        <w:rPr>
          <w:smallCaps/>
          <w:sz w:val="20"/>
        </w:rPr>
        <w:t>e</w:t>
      </w:r>
      <w:r w:rsidR="00081071">
        <w:rPr>
          <w:smallCaps/>
          <w:sz w:val="20"/>
        </w:rPr>
        <w:t>tland Ecosystem Team</w:t>
      </w:r>
      <w:r w:rsidRPr="00C65D33">
        <w:rPr>
          <w:szCs w:val="24"/>
        </w:rPr>
        <w:t>.</w:t>
      </w:r>
    </w:p>
    <w:p w14:paraId="0BD4D827" w14:textId="11AB6C18" w:rsidR="002969C0" w:rsidRPr="00B940A7" w:rsidRDefault="002969C0" w:rsidP="002969C0">
      <w:r w:rsidRPr="007A7E4A">
        <w:lastRenderedPageBreak/>
        <w:t xml:space="preserve">Any use of product or firm names in this publication is for descriptive purposes only and </w:t>
      </w:r>
      <w:r w:rsidRPr="007A7E4A">
        <w:br/>
        <w:t>does not imply endorsement by the author or the Department of Ecology.</w:t>
      </w:r>
    </w:p>
    <w:p w14:paraId="64BAF386" w14:textId="4EF6F44E" w:rsidR="00C0665F" w:rsidRPr="006E6450" w:rsidRDefault="00C0665F" w:rsidP="006E6450">
      <w:pPr>
        <w:pStyle w:val="InstructionBullets"/>
      </w:pPr>
      <w:r w:rsidRPr="006E6450">
        <w:rPr>
          <w:highlight w:val="yellow"/>
        </w:rPr>
        <w:br w:type="page"/>
      </w:r>
    </w:p>
    <w:p w14:paraId="503F8319" w14:textId="77777777" w:rsidR="00BD2E45" w:rsidRDefault="00BD2E45" w:rsidP="00C0665F">
      <w:pPr>
        <w:pStyle w:val="FrontMatterHeading"/>
        <w:jc w:val="center"/>
        <w:sectPr w:rsidR="00BD2E45" w:rsidSect="00E77EE6">
          <w:footerReference w:type="even" r:id="rId17"/>
          <w:type w:val="continuous"/>
          <w:pgSz w:w="12240" w:h="15840" w:code="1"/>
          <w:pgMar w:top="1296" w:right="1440" w:bottom="1584" w:left="1440" w:header="720" w:footer="922" w:gutter="0"/>
          <w:pgNumType w:start="1"/>
          <w:cols w:space="720"/>
          <w:noEndnote/>
          <w:docGrid w:linePitch="360"/>
        </w:sectPr>
      </w:pPr>
    </w:p>
    <w:p w14:paraId="4EE0D2CE" w14:textId="3F0C248E" w:rsidR="00002C9D" w:rsidRDefault="00002C9D" w:rsidP="00EE65E2">
      <w:pPr>
        <w:pStyle w:val="TitlePgTitle"/>
        <w:pBdr>
          <w:bottom w:val="single" w:sz="18" w:space="12" w:color="365F91" w:themeColor="accent1" w:themeShade="BF"/>
        </w:pBdr>
        <w:rPr>
          <w:sz w:val="36"/>
          <w:szCs w:val="36"/>
        </w:rPr>
      </w:pPr>
      <w:r w:rsidRPr="00CA7C03">
        <w:rPr>
          <w:sz w:val="36"/>
          <w:szCs w:val="36"/>
        </w:rPr>
        <w:lastRenderedPageBreak/>
        <w:t>Quality Assurance Project Plan</w:t>
      </w:r>
      <w:r w:rsidR="0038302B" w:rsidRPr="00CA7C03">
        <w:rPr>
          <w:sz w:val="36"/>
          <w:szCs w:val="36"/>
        </w:rPr>
        <w:br/>
      </w:r>
      <w:r w:rsidR="0027787E" w:rsidRPr="0027787E">
        <w:rPr>
          <w:sz w:val="36"/>
          <w:szCs w:val="36"/>
        </w:rPr>
        <w:t>Juvenile Salmonid Habitat Use of Bull Kelp in Puget Sound:</w:t>
      </w:r>
      <w:r w:rsidR="0027787E" w:rsidRPr="0027787E">
        <w:rPr>
          <w:sz w:val="36"/>
          <w:szCs w:val="36"/>
        </w:rPr>
        <w:br/>
      </w:r>
      <w:r w:rsidR="0027787E" w:rsidRPr="0027787E">
        <w:rPr>
          <w:bCs/>
          <w:sz w:val="36"/>
          <w:szCs w:val="36"/>
        </w:rPr>
        <w:t>Application to Recovery and Protection Goals</w:t>
      </w:r>
    </w:p>
    <w:p w14:paraId="282E5D5A" w14:textId="7AE0C7EB" w:rsidR="00AD577B" w:rsidRDefault="00D9423D" w:rsidP="00AD577B">
      <w:pPr>
        <w:spacing w:before="0"/>
        <w:jc w:val="center"/>
      </w:pPr>
      <w:r w:rsidRPr="00D9423D">
        <w:t>Agreement Number: 2026-06-H</w:t>
      </w:r>
    </w:p>
    <w:p w14:paraId="5719DD1C" w14:textId="720D8A6D" w:rsidR="00E5384D" w:rsidRPr="00AD577B" w:rsidRDefault="00BD06FB" w:rsidP="00AD577B">
      <w:pPr>
        <w:spacing w:before="0"/>
        <w:jc w:val="center"/>
        <w:rPr>
          <w:highlight w:val="yellow"/>
        </w:rPr>
      </w:pPr>
      <w:r w:rsidRPr="00EF6BEC">
        <w:rPr>
          <w:szCs w:val="24"/>
        </w:rPr>
        <w:t>B</w:t>
      </w:r>
      <w:r w:rsidR="00E47756" w:rsidRPr="00EF6BEC">
        <w:rPr>
          <w:szCs w:val="24"/>
        </w:rPr>
        <w:t>y</w:t>
      </w:r>
      <w:r>
        <w:rPr>
          <w:szCs w:val="24"/>
        </w:rPr>
        <w:t xml:space="preserve"> </w:t>
      </w:r>
      <w:r w:rsidR="0027787E">
        <w:rPr>
          <w:szCs w:val="24"/>
        </w:rPr>
        <w:t xml:space="preserve">Julia </w:t>
      </w:r>
      <w:r w:rsidR="0027787E" w:rsidRPr="00BB432C">
        <w:rPr>
          <w:szCs w:val="24"/>
        </w:rPr>
        <w:t>Kobelt</w:t>
      </w:r>
      <w:r w:rsidR="00D82620" w:rsidRPr="00BB432C">
        <w:rPr>
          <w:szCs w:val="24"/>
        </w:rPr>
        <w:t xml:space="preserve"> </w:t>
      </w:r>
      <w:r w:rsidR="00BB432C" w:rsidRPr="00BB432C">
        <w:rPr>
          <w:szCs w:val="24"/>
        </w:rPr>
        <w:t>&amp; Jason Toft</w:t>
      </w:r>
      <w:r w:rsidR="003C06BA" w:rsidRPr="00BB432C">
        <w:rPr>
          <w:szCs w:val="24"/>
        </w:rPr>
        <w:br/>
      </w:r>
      <w:r w:rsidR="00CB0703">
        <w:rPr>
          <w:szCs w:val="24"/>
        </w:rPr>
        <w:t>June</w:t>
      </w:r>
      <w:r w:rsidR="00CB0703" w:rsidRPr="0027787E">
        <w:rPr>
          <w:szCs w:val="24"/>
        </w:rPr>
        <w:t xml:space="preserve"> </w:t>
      </w:r>
      <w:r w:rsidR="0027787E" w:rsidRPr="0027787E">
        <w:rPr>
          <w:szCs w:val="24"/>
        </w:rPr>
        <w:t>2026</w:t>
      </w:r>
    </w:p>
    <w:p w14:paraId="628AD2CF" w14:textId="00332220" w:rsidR="0044610C" w:rsidRPr="00BC58E3" w:rsidRDefault="00AD2B09" w:rsidP="00332380">
      <w:pPr>
        <w:pStyle w:val="H2-Approvals"/>
        <w:spacing w:after="120"/>
      </w:pPr>
      <w:r w:rsidRPr="00BC58E3">
        <w:t>QAPP Approval</w:t>
      </w:r>
      <w:r w:rsidR="00F3409F" w:rsidRPr="00BC58E3">
        <w:t xml:space="preserve"> Signatures</w:t>
      </w:r>
    </w:p>
    <w:p w14:paraId="02C635C8" w14:textId="77777777" w:rsidR="0044610C" w:rsidRPr="0044610C" w:rsidRDefault="0044610C" w:rsidP="0044610C">
      <w:pPr>
        <w:pBdr>
          <w:bottom w:val="single" w:sz="4" w:space="1" w:color="auto"/>
        </w:pBdr>
        <w:tabs>
          <w:tab w:val="left" w:pos="7200"/>
        </w:tabs>
        <w:rPr>
          <w:sz w:val="22"/>
          <w:szCs w:val="22"/>
        </w:rPr>
      </w:pPr>
      <w:bookmarkStart w:id="5" w:name="_Hlk177640934"/>
      <w:r w:rsidRPr="0044610C">
        <w:rPr>
          <w:sz w:val="22"/>
          <w:szCs w:val="22"/>
        </w:rPr>
        <w:t xml:space="preserve">Signature: </w:t>
      </w:r>
      <w:r w:rsidRPr="0044610C">
        <w:rPr>
          <w:sz w:val="22"/>
          <w:szCs w:val="22"/>
        </w:rPr>
        <w:tab/>
        <w:t>Date:</w:t>
      </w:r>
    </w:p>
    <w:p w14:paraId="0909E053" w14:textId="173B0D57" w:rsidR="0044610C" w:rsidRPr="0044610C" w:rsidRDefault="0027787E" w:rsidP="0044610C">
      <w:pPr>
        <w:tabs>
          <w:tab w:val="left" w:pos="7200"/>
        </w:tabs>
        <w:spacing w:after="160"/>
        <w:rPr>
          <w:sz w:val="22"/>
          <w:szCs w:val="22"/>
        </w:rPr>
      </w:pPr>
      <w:r w:rsidRPr="0027787E">
        <w:rPr>
          <w:sz w:val="22"/>
          <w:szCs w:val="22"/>
        </w:rPr>
        <w:t>Julia Kobelt</w:t>
      </w:r>
      <w:r w:rsidR="0044610C" w:rsidRPr="0027787E">
        <w:rPr>
          <w:sz w:val="22"/>
          <w:szCs w:val="22"/>
        </w:rPr>
        <w:t xml:space="preserve">, </w:t>
      </w:r>
      <w:r w:rsidRPr="0027787E">
        <w:rPr>
          <w:sz w:val="22"/>
          <w:szCs w:val="22"/>
        </w:rPr>
        <w:t>Research Scientist</w:t>
      </w:r>
      <w:r w:rsidR="0044610C" w:rsidRPr="0027787E">
        <w:rPr>
          <w:sz w:val="22"/>
          <w:szCs w:val="22"/>
        </w:rPr>
        <w:t xml:space="preserve">, </w:t>
      </w:r>
      <w:r w:rsidRPr="0027787E">
        <w:rPr>
          <w:sz w:val="22"/>
          <w:szCs w:val="22"/>
        </w:rPr>
        <w:t>University</w:t>
      </w:r>
      <w:r>
        <w:rPr>
          <w:sz w:val="22"/>
          <w:szCs w:val="22"/>
        </w:rPr>
        <w:t xml:space="preserve"> of Washington</w:t>
      </w:r>
    </w:p>
    <w:bookmarkEnd w:id="5"/>
    <w:p w14:paraId="5AEF7924" w14:textId="77777777" w:rsidR="0044610C" w:rsidRPr="0044610C" w:rsidRDefault="0044610C" w:rsidP="0085423B">
      <w:pPr>
        <w:pBdr>
          <w:bottom w:val="single" w:sz="4" w:space="1" w:color="auto"/>
        </w:pBdr>
        <w:tabs>
          <w:tab w:val="left" w:pos="7200"/>
        </w:tabs>
        <w:spacing w:before="240"/>
        <w:rPr>
          <w:sz w:val="22"/>
          <w:szCs w:val="22"/>
        </w:rPr>
      </w:pPr>
      <w:r w:rsidRPr="0044610C">
        <w:rPr>
          <w:sz w:val="22"/>
          <w:szCs w:val="22"/>
        </w:rPr>
        <w:t xml:space="preserve">Signature: </w:t>
      </w:r>
      <w:r w:rsidRPr="0044610C">
        <w:rPr>
          <w:sz w:val="22"/>
          <w:szCs w:val="22"/>
        </w:rPr>
        <w:tab/>
        <w:t>Date:</w:t>
      </w:r>
    </w:p>
    <w:p w14:paraId="30073243" w14:textId="4A2C1CE2" w:rsidR="0044610C" w:rsidRPr="0044610C" w:rsidRDefault="008D1D67" w:rsidP="0085423B">
      <w:pPr>
        <w:spacing w:after="160"/>
        <w:rPr>
          <w:sz w:val="22"/>
          <w:szCs w:val="22"/>
        </w:rPr>
      </w:pPr>
      <w:r>
        <w:rPr>
          <w:sz w:val="22"/>
          <w:szCs w:val="22"/>
        </w:rPr>
        <w:t>Jason Toft, Principal Research Scientist, University of Washington</w:t>
      </w:r>
    </w:p>
    <w:p w14:paraId="1F1FF6E1" w14:textId="77777777" w:rsidR="0044610C" w:rsidRPr="0044610C" w:rsidRDefault="0044610C" w:rsidP="0085423B">
      <w:pPr>
        <w:pBdr>
          <w:bottom w:val="single" w:sz="4" w:space="1" w:color="auto"/>
        </w:pBdr>
        <w:tabs>
          <w:tab w:val="left" w:pos="7200"/>
        </w:tabs>
        <w:spacing w:before="240"/>
        <w:rPr>
          <w:sz w:val="22"/>
          <w:szCs w:val="22"/>
        </w:rPr>
      </w:pPr>
      <w:r w:rsidRPr="0044610C">
        <w:rPr>
          <w:sz w:val="22"/>
          <w:szCs w:val="22"/>
        </w:rPr>
        <w:t xml:space="preserve">Signature: </w:t>
      </w:r>
      <w:r w:rsidRPr="0044610C">
        <w:rPr>
          <w:sz w:val="22"/>
          <w:szCs w:val="22"/>
        </w:rPr>
        <w:tab/>
        <w:t>Date:</w:t>
      </w:r>
    </w:p>
    <w:p w14:paraId="284ED49B" w14:textId="7BA7BCF3" w:rsidR="0044610C" w:rsidRPr="0044610C" w:rsidRDefault="00D9423D" w:rsidP="0044610C">
      <w:pPr>
        <w:spacing w:after="160"/>
        <w:rPr>
          <w:sz w:val="22"/>
          <w:szCs w:val="22"/>
        </w:rPr>
      </w:pPr>
      <w:r w:rsidRPr="00D9423D">
        <w:rPr>
          <w:sz w:val="22"/>
          <w:szCs w:val="22"/>
        </w:rPr>
        <w:t>Bianca Perla, Science Director, Vashon Nature Center</w:t>
      </w:r>
      <w:r w:rsidRPr="00D9423D" w:rsidDel="00D9423D">
        <w:rPr>
          <w:sz w:val="22"/>
          <w:szCs w:val="22"/>
          <w:highlight w:val="yellow"/>
        </w:rPr>
        <w:t xml:space="preserve"> </w:t>
      </w:r>
    </w:p>
    <w:p w14:paraId="733F00FE" w14:textId="77777777" w:rsidR="0044610C" w:rsidRPr="0044610C" w:rsidRDefault="0044610C" w:rsidP="0085423B">
      <w:pPr>
        <w:pBdr>
          <w:bottom w:val="single" w:sz="4" w:space="1" w:color="auto"/>
        </w:pBdr>
        <w:tabs>
          <w:tab w:val="left" w:pos="7200"/>
        </w:tabs>
        <w:spacing w:before="240"/>
        <w:rPr>
          <w:sz w:val="22"/>
          <w:szCs w:val="22"/>
        </w:rPr>
      </w:pPr>
      <w:r w:rsidRPr="0044610C">
        <w:rPr>
          <w:sz w:val="22"/>
          <w:szCs w:val="22"/>
        </w:rPr>
        <w:t xml:space="preserve">Signature: </w:t>
      </w:r>
      <w:r w:rsidRPr="0044610C">
        <w:rPr>
          <w:sz w:val="22"/>
          <w:szCs w:val="22"/>
        </w:rPr>
        <w:tab/>
        <w:t>Date:</w:t>
      </w:r>
    </w:p>
    <w:p w14:paraId="53160370" w14:textId="10DE6FDA" w:rsidR="0044610C" w:rsidRPr="0044610C" w:rsidRDefault="00F40899" w:rsidP="0044610C">
      <w:pPr>
        <w:spacing w:after="160"/>
        <w:rPr>
          <w:sz w:val="22"/>
          <w:szCs w:val="22"/>
        </w:rPr>
      </w:pPr>
      <w:r w:rsidRPr="00F40899">
        <w:rPr>
          <w:sz w:val="22"/>
          <w:szCs w:val="22"/>
        </w:rPr>
        <w:t>Hans Daubenberger</w:t>
      </w:r>
      <w:r>
        <w:rPr>
          <w:sz w:val="22"/>
          <w:szCs w:val="22"/>
        </w:rPr>
        <w:t xml:space="preserve">, </w:t>
      </w:r>
      <w:r w:rsidRPr="00F40899">
        <w:rPr>
          <w:sz w:val="22"/>
          <w:szCs w:val="22"/>
        </w:rPr>
        <w:t>Senior Research Scientist,</w:t>
      </w:r>
      <w:r>
        <w:rPr>
          <w:sz w:val="22"/>
          <w:szCs w:val="22"/>
        </w:rPr>
        <w:t xml:space="preserve"> </w:t>
      </w:r>
      <w:r w:rsidRPr="00F40899">
        <w:rPr>
          <w:sz w:val="22"/>
          <w:szCs w:val="22"/>
        </w:rPr>
        <w:t>Port Gamble S’Klallam Tribe</w:t>
      </w:r>
      <w:r w:rsidRPr="00F40899" w:rsidDel="00F40899">
        <w:rPr>
          <w:sz w:val="22"/>
          <w:szCs w:val="22"/>
          <w:highlight w:val="yellow"/>
        </w:rPr>
        <w:t xml:space="preserve"> </w:t>
      </w:r>
    </w:p>
    <w:p w14:paraId="48D5D395" w14:textId="77777777" w:rsidR="00F40899" w:rsidRPr="0044610C" w:rsidRDefault="00F40899" w:rsidP="00F40899">
      <w:pPr>
        <w:pBdr>
          <w:bottom w:val="single" w:sz="4" w:space="1" w:color="auto"/>
        </w:pBdr>
        <w:tabs>
          <w:tab w:val="left" w:pos="7200"/>
        </w:tabs>
        <w:spacing w:before="240"/>
        <w:rPr>
          <w:sz w:val="22"/>
          <w:szCs w:val="22"/>
        </w:rPr>
      </w:pPr>
      <w:r w:rsidRPr="0044610C">
        <w:rPr>
          <w:sz w:val="22"/>
          <w:szCs w:val="22"/>
        </w:rPr>
        <w:t xml:space="preserve">Signature: </w:t>
      </w:r>
      <w:r w:rsidRPr="0044610C">
        <w:rPr>
          <w:sz w:val="22"/>
          <w:szCs w:val="22"/>
        </w:rPr>
        <w:tab/>
        <w:t>Date:</w:t>
      </w:r>
    </w:p>
    <w:p w14:paraId="7A6B5ED8" w14:textId="7F72862A" w:rsidR="00F40899" w:rsidRDefault="00F40899" w:rsidP="00152EE1">
      <w:pPr>
        <w:spacing w:after="160"/>
        <w:rPr>
          <w:sz w:val="22"/>
          <w:szCs w:val="22"/>
        </w:rPr>
      </w:pPr>
      <w:r w:rsidRPr="00F40899">
        <w:rPr>
          <w:sz w:val="22"/>
          <w:szCs w:val="22"/>
        </w:rPr>
        <w:t>Anne Shaffer, Lead Scientist, Coastal Watershed Institute</w:t>
      </w:r>
      <w:r w:rsidRPr="00F40899" w:rsidDel="00F40899">
        <w:rPr>
          <w:sz w:val="22"/>
          <w:szCs w:val="22"/>
          <w:highlight w:val="yellow"/>
        </w:rPr>
        <w:t xml:space="preserve"> </w:t>
      </w:r>
    </w:p>
    <w:p w14:paraId="6C48A4EC" w14:textId="77777777" w:rsidR="00F40899" w:rsidRPr="0044610C" w:rsidRDefault="00F40899" w:rsidP="00F40899">
      <w:pPr>
        <w:pBdr>
          <w:bottom w:val="single" w:sz="4" w:space="1" w:color="auto"/>
        </w:pBdr>
        <w:tabs>
          <w:tab w:val="left" w:pos="7200"/>
        </w:tabs>
        <w:spacing w:before="240"/>
        <w:rPr>
          <w:sz w:val="22"/>
          <w:szCs w:val="22"/>
        </w:rPr>
      </w:pPr>
      <w:r w:rsidRPr="0044610C">
        <w:rPr>
          <w:sz w:val="22"/>
          <w:szCs w:val="22"/>
        </w:rPr>
        <w:t xml:space="preserve">Signature: </w:t>
      </w:r>
      <w:r w:rsidRPr="0044610C">
        <w:rPr>
          <w:sz w:val="22"/>
          <w:szCs w:val="22"/>
        </w:rPr>
        <w:tab/>
        <w:t>Date:</w:t>
      </w:r>
    </w:p>
    <w:p w14:paraId="39EBD683" w14:textId="34461A61" w:rsidR="00F40899" w:rsidRPr="0044610C" w:rsidRDefault="00F40899" w:rsidP="00F40899">
      <w:pPr>
        <w:spacing w:after="160"/>
        <w:rPr>
          <w:sz w:val="22"/>
          <w:szCs w:val="22"/>
        </w:rPr>
      </w:pPr>
      <w:r w:rsidRPr="00F40899">
        <w:rPr>
          <w:sz w:val="22"/>
          <w:szCs w:val="22"/>
        </w:rPr>
        <w:t>Tina Whitman, Science Director</w:t>
      </w:r>
      <w:r>
        <w:rPr>
          <w:sz w:val="22"/>
          <w:szCs w:val="22"/>
        </w:rPr>
        <w:t>,</w:t>
      </w:r>
      <w:r w:rsidRPr="00F40899">
        <w:rPr>
          <w:sz w:val="22"/>
          <w:szCs w:val="22"/>
        </w:rPr>
        <w:t xml:space="preserve"> Friends of the San Juans</w:t>
      </w:r>
      <w:r w:rsidRPr="00F40899" w:rsidDel="00F40899">
        <w:rPr>
          <w:sz w:val="22"/>
          <w:szCs w:val="22"/>
          <w:highlight w:val="yellow"/>
        </w:rPr>
        <w:t xml:space="preserve"> </w:t>
      </w:r>
    </w:p>
    <w:p w14:paraId="3002EE28" w14:textId="77777777" w:rsidR="00F40899" w:rsidRPr="0044610C" w:rsidRDefault="00F40899" w:rsidP="00F40899">
      <w:pPr>
        <w:pBdr>
          <w:bottom w:val="single" w:sz="4" w:space="1" w:color="auto"/>
        </w:pBdr>
        <w:tabs>
          <w:tab w:val="left" w:pos="7200"/>
        </w:tabs>
        <w:spacing w:before="240"/>
        <w:rPr>
          <w:sz w:val="22"/>
          <w:szCs w:val="22"/>
        </w:rPr>
      </w:pPr>
      <w:r w:rsidRPr="0044610C">
        <w:rPr>
          <w:sz w:val="22"/>
          <w:szCs w:val="22"/>
        </w:rPr>
        <w:t xml:space="preserve">Signature: </w:t>
      </w:r>
      <w:r w:rsidRPr="0044610C">
        <w:rPr>
          <w:sz w:val="22"/>
          <w:szCs w:val="22"/>
        </w:rPr>
        <w:tab/>
        <w:t>Date:</w:t>
      </w:r>
    </w:p>
    <w:p w14:paraId="7B773737" w14:textId="45AA697D" w:rsidR="00F40899" w:rsidRPr="0044610C" w:rsidRDefault="00F40899" w:rsidP="00F40899">
      <w:pPr>
        <w:spacing w:after="160"/>
        <w:rPr>
          <w:sz w:val="22"/>
          <w:szCs w:val="22"/>
        </w:rPr>
      </w:pPr>
      <w:r w:rsidRPr="00F40899">
        <w:rPr>
          <w:sz w:val="22"/>
          <w:szCs w:val="22"/>
        </w:rPr>
        <w:t>Hilary Hayford, Habitat Research Director, Puget Sound Restoration Fund</w:t>
      </w:r>
    </w:p>
    <w:p w14:paraId="627DD24D" w14:textId="77777777" w:rsidR="00F40899" w:rsidRPr="0044610C" w:rsidRDefault="00F40899" w:rsidP="00F40899">
      <w:pPr>
        <w:pBdr>
          <w:bottom w:val="single" w:sz="4" w:space="1" w:color="auto"/>
        </w:pBdr>
        <w:tabs>
          <w:tab w:val="left" w:pos="7200"/>
        </w:tabs>
        <w:spacing w:before="240"/>
        <w:rPr>
          <w:sz w:val="22"/>
          <w:szCs w:val="22"/>
        </w:rPr>
      </w:pPr>
      <w:r w:rsidRPr="0044610C">
        <w:rPr>
          <w:sz w:val="22"/>
          <w:szCs w:val="22"/>
        </w:rPr>
        <w:t xml:space="preserve">Signature: </w:t>
      </w:r>
      <w:r w:rsidRPr="0044610C">
        <w:rPr>
          <w:sz w:val="22"/>
          <w:szCs w:val="22"/>
        </w:rPr>
        <w:tab/>
        <w:t>Date:</w:t>
      </w:r>
    </w:p>
    <w:p w14:paraId="63CEB033" w14:textId="0C683221" w:rsidR="00F40899" w:rsidRDefault="00F40899" w:rsidP="00152EE1">
      <w:pPr>
        <w:spacing w:after="160"/>
        <w:rPr>
          <w:sz w:val="22"/>
          <w:szCs w:val="22"/>
        </w:rPr>
      </w:pPr>
      <w:r w:rsidRPr="00F40899">
        <w:rPr>
          <w:sz w:val="22"/>
          <w:szCs w:val="22"/>
        </w:rPr>
        <w:t>Andrew Berger, Stock Assessment Biologist, Puyallup Tribe Fisheries Department</w:t>
      </w:r>
      <w:r w:rsidRPr="00F40899" w:rsidDel="00F40899">
        <w:rPr>
          <w:sz w:val="22"/>
          <w:szCs w:val="22"/>
          <w:highlight w:val="yellow"/>
        </w:rPr>
        <w:t xml:space="preserve"> </w:t>
      </w:r>
    </w:p>
    <w:p w14:paraId="0E8EC093" w14:textId="77777777" w:rsidR="0044610C" w:rsidRPr="0044610C" w:rsidRDefault="0044610C" w:rsidP="0085423B">
      <w:pPr>
        <w:pBdr>
          <w:bottom w:val="single" w:sz="4" w:space="1" w:color="auto"/>
        </w:pBdr>
        <w:tabs>
          <w:tab w:val="left" w:pos="7200"/>
        </w:tabs>
        <w:spacing w:before="240"/>
        <w:rPr>
          <w:sz w:val="22"/>
          <w:szCs w:val="22"/>
        </w:rPr>
      </w:pPr>
      <w:r w:rsidRPr="0044610C">
        <w:rPr>
          <w:sz w:val="22"/>
          <w:szCs w:val="22"/>
        </w:rPr>
        <w:t xml:space="preserve">Signature: </w:t>
      </w:r>
      <w:r w:rsidRPr="0044610C">
        <w:rPr>
          <w:sz w:val="22"/>
          <w:szCs w:val="22"/>
        </w:rPr>
        <w:tab/>
        <w:t>Date:</w:t>
      </w:r>
    </w:p>
    <w:p w14:paraId="157E7590" w14:textId="773F4E1F" w:rsidR="0044610C" w:rsidRPr="0044610C" w:rsidRDefault="00D9423D" w:rsidP="0044610C">
      <w:pPr>
        <w:tabs>
          <w:tab w:val="left" w:pos="7200"/>
        </w:tabs>
        <w:spacing w:after="160"/>
        <w:rPr>
          <w:sz w:val="22"/>
          <w:szCs w:val="22"/>
        </w:rPr>
      </w:pPr>
      <w:r>
        <w:rPr>
          <w:sz w:val="22"/>
          <w:szCs w:val="22"/>
        </w:rPr>
        <w:t xml:space="preserve">Annelise Del Rio, </w:t>
      </w:r>
      <w:r w:rsidRPr="00D9423D">
        <w:rPr>
          <w:sz w:val="22"/>
          <w:szCs w:val="22"/>
        </w:rPr>
        <w:t>Salmon Science Lead</w:t>
      </w:r>
      <w:r>
        <w:rPr>
          <w:sz w:val="22"/>
          <w:szCs w:val="22"/>
        </w:rPr>
        <w:t>, Puget Sound Partnership</w:t>
      </w:r>
    </w:p>
    <w:p w14:paraId="2F70C498" w14:textId="77777777" w:rsidR="0044610C" w:rsidRPr="0044610C" w:rsidRDefault="0044610C" w:rsidP="0085423B">
      <w:pPr>
        <w:pBdr>
          <w:bottom w:val="single" w:sz="4" w:space="1" w:color="auto"/>
        </w:pBdr>
        <w:tabs>
          <w:tab w:val="left" w:pos="7200"/>
        </w:tabs>
        <w:spacing w:before="240"/>
        <w:rPr>
          <w:sz w:val="22"/>
          <w:szCs w:val="22"/>
        </w:rPr>
      </w:pPr>
      <w:r w:rsidRPr="0044610C">
        <w:rPr>
          <w:sz w:val="22"/>
          <w:szCs w:val="22"/>
        </w:rPr>
        <w:t xml:space="preserve">Signature: </w:t>
      </w:r>
      <w:r w:rsidRPr="0044610C">
        <w:rPr>
          <w:sz w:val="22"/>
          <w:szCs w:val="22"/>
        </w:rPr>
        <w:tab/>
        <w:t>Date:</w:t>
      </w:r>
    </w:p>
    <w:p w14:paraId="3B26CEB5" w14:textId="43F171BB" w:rsidR="009071D2" w:rsidRPr="002E285F" w:rsidRDefault="00BE0046" w:rsidP="005D0093">
      <w:pPr>
        <w:tabs>
          <w:tab w:val="left" w:pos="7200"/>
        </w:tabs>
        <w:spacing w:after="160"/>
        <w:rPr>
          <w:sz w:val="22"/>
          <w:szCs w:val="22"/>
        </w:rPr>
      </w:pPr>
      <w:r>
        <w:rPr>
          <w:sz w:val="22"/>
          <w:szCs w:val="22"/>
        </w:rPr>
        <w:t>Ken Nelson, NEP Quality Assurance Coordinator, Washington Department of Ecology</w:t>
      </w:r>
      <w:r w:rsidR="009071D2">
        <w:br w:type="page"/>
      </w:r>
    </w:p>
    <w:p w14:paraId="019F149C" w14:textId="4A7EC9E0" w:rsidR="002C4E1F" w:rsidRPr="00FA4949" w:rsidRDefault="002C4E1F" w:rsidP="00FA4949">
      <w:pPr>
        <w:pStyle w:val="H2-TableofContents"/>
      </w:pPr>
      <w:bookmarkStart w:id="6" w:name="_Toc226028780"/>
      <w:r w:rsidRPr="00FA4949">
        <w:lastRenderedPageBreak/>
        <w:t xml:space="preserve">1.0 </w:t>
      </w:r>
      <w:r w:rsidRPr="00FA4949">
        <w:tab/>
        <w:t>Table of Contents</w:t>
      </w:r>
      <w:bookmarkEnd w:id="6"/>
    </w:p>
    <w:p w14:paraId="4EE65154" w14:textId="77777777" w:rsidR="002C4E1F" w:rsidRPr="00500D20" w:rsidRDefault="002C4E1F" w:rsidP="002C4E1F">
      <w:pPr>
        <w:ind w:left="7344"/>
        <w:jc w:val="center"/>
      </w:pPr>
      <w:r w:rsidRPr="00500D20">
        <w:t>Page</w:t>
      </w:r>
    </w:p>
    <w:p w14:paraId="18CB2154" w14:textId="082CC6BA" w:rsidR="0080291C" w:rsidRDefault="00D0496B">
      <w:pPr>
        <w:pStyle w:val="TOC2"/>
        <w:tabs>
          <w:tab w:val="left" w:pos="1440"/>
        </w:tabs>
        <w:rPr>
          <w:rFonts w:asciiTheme="minorHAnsi" w:eastAsiaTheme="minorEastAsia" w:hAnsiTheme="minorHAnsi" w:cstheme="minorBidi"/>
          <w:b w:val="0"/>
          <w:noProof/>
          <w:kern w:val="2"/>
          <w:szCs w:val="24"/>
          <w14:ligatures w14:val="standardContextual"/>
        </w:rPr>
      </w:pPr>
      <w:r>
        <w:fldChar w:fldCharType="begin"/>
      </w:r>
      <w:r>
        <w:instrText xml:space="preserve"> TOC \o "3-3" \h \z \t "Heading 2,2,Style1,1,Style2,2,Style4,1,H2-Table of Contents,2" </w:instrText>
      </w:r>
      <w:r>
        <w:fldChar w:fldCharType="separate"/>
      </w:r>
      <w:hyperlink w:anchor="_Toc226028780" w:history="1">
        <w:r w:rsidR="0080291C" w:rsidRPr="00382535">
          <w:rPr>
            <w:rStyle w:val="Hyperlink"/>
            <w:noProof/>
          </w:rPr>
          <w:t xml:space="preserve">1.0 </w:t>
        </w:r>
        <w:r w:rsidR="0080291C">
          <w:rPr>
            <w:rFonts w:asciiTheme="minorHAnsi" w:eastAsiaTheme="minorEastAsia" w:hAnsiTheme="minorHAnsi" w:cstheme="minorBidi"/>
            <w:b w:val="0"/>
            <w:noProof/>
            <w:kern w:val="2"/>
            <w:szCs w:val="24"/>
            <w14:ligatures w14:val="standardContextual"/>
          </w:rPr>
          <w:tab/>
        </w:r>
        <w:r w:rsidR="0080291C" w:rsidRPr="00382535">
          <w:rPr>
            <w:rStyle w:val="Hyperlink"/>
            <w:noProof/>
          </w:rPr>
          <w:t>Table of Contents</w:t>
        </w:r>
        <w:r w:rsidR="0080291C">
          <w:rPr>
            <w:noProof/>
            <w:webHidden/>
          </w:rPr>
          <w:tab/>
        </w:r>
        <w:r w:rsidR="0080291C">
          <w:rPr>
            <w:noProof/>
            <w:webHidden/>
          </w:rPr>
          <w:fldChar w:fldCharType="begin"/>
        </w:r>
        <w:r w:rsidR="0080291C">
          <w:rPr>
            <w:noProof/>
            <w:webHidden/>
          </w:rPr>
          <w:instrText xml:space="preserve"> PAGEREF _Toc226028780 \h </w:instrText>
        </w:r>
        <w:r w:rsidR="0080291C">
          <w:rPr>
            <w:noProof/>
            <w:webHidden/>
          </w:rPr>
        </w:r>
        <w:r w:rsidR="0080291C">
          <w:rPr>
            <w:noProof/>
            <w:webHidden/>
          </w:rPr>
          <w:fldChar w:fldCharType="separate"/>
        </w:r>
        <w:r w:rsidR="0080291C">
          <w:rPr>
            <w:noProof/>
            <w:webHidden/>
          </w:rPr>
          <w:t>2</w:t>
        </w:r>
        <w:r w:rsidR="0080291C">
          <w:rPr>
            <w:noProof/>
            <w:webHidden/>
          </w:rPr>
          <w:fldChar w:fldCharType="end"/>
        </w:r>
      </w:hyperlink>
    </w:p>
    <w:p w14:paraId="43CA53E1" w14:textId="2F8F3694" w:rsidR="0080291C" w:rsidRDefault="0080291C">
      <w:pPr>
        <w:pStyle w:val="TOC3"/>
        <w:rPr>
          <w:rFonts w:asciiTheme="minorHAnsi" w:eastAsiaTheme="minorEastAsia" w:hAnsiTheme="minorHAnsi" w:cstheme="minorBidi"/>
          <w:noProof/>
          <w:kern w:val="2"/>
          <w:szCs w:val="24"/>
          <w14:ligatures w14:val="standardContextual"/>
        </w:rPr>
      </w:pPr>
      <w:hyperlink w:anchor="_Toc226028781" w:history="1">
        <w:r w:rsidRPr="00382535">
          <w:rPr>
            <w:rStyle w:val="Hyperlink"/>
            <w:noProof/>
          </w:rPr>
          <w:t>List of Figures</w:t>
        </w:r>
        <w:r>
          <w:rPr>
            <w:noProof/>
            <w:webHidden/>
          </w:rPr>
          <w:tab/>
        </w:r>
        <w:r>
          <w:rPr>
            <w:noProof/>
            <w:webHidden/>
          </w:rPr>
          <w:fldChar w:fldCharType="begin"/>
        </w:r>
        <w:r>
          <w:rPr>
            <w:noProof/>
            <w:webHidden/>
          </w:rPr>
          <w:instrText xml:space="preserve"> PAGEREF _Toc226028781 \h </w:instrText>
        </w:r>
        <w:r>
          <w:rPr>
            <w:noProof/>
            <w:webHidden/>
          </w:rPr>
        </w:r>
        <w:r>
          <w:rPr>
            <w:noProof/>
            <w:webHidden/>
          </w:rPr>
          <w:fldChar w:fldCharType="separate"/>
        </w:r>
        <w:r>
          <w:rPr>
            <w:noProof/>
            <w:webHidden/>
          </w:rPr>
          <w:t>5</w:t>
        </w:r>
        <w:r>
          <w:rPr>
            <w:noProof/>
            <w:webHidden/>
          </w:rPr>
          <w:fldChar w:fldCharType="end"/>
        </w:r>
      </w:hyperlink>
    </w:p>
    <w:p w14:paraId="4400B9B4" w14:textId="057665A6" w:rsidR="0080291C" w:rsidRDefault="0080291C">
      <w:pPr>
        <w:pStyle w:val="TOC3"/>
        <w:rPr>
          <w:rFonts w:asciiTheme="minorHAnsi" w:eastAsiaTheme="minorEastAsia" w:hAnsiTheme="minorHAnsi" w:cstheme="minorBidi"/>
          <w:noProof/>
          <w:kern w:val="2"/>
          <w:szCs w:val="24"/>
          <w14:ligatures w14:val="standardContextual"/>
        </w:rPr>
      </w:pPr>
      <w:hyperlink w:anchor="_Toc226028782" w:history="1">
        <w:r w:rsidRPr="00382535">
          <w:rPr>
            <w:rStyle w:val="Hyperlink"/>
            <w:noProof/>
          </w:rPr>
          <w:t>List of Tables</w:t>
        </w:r>
        <w:r>
          <w:rPr>
            <w:noProof/>
            <w:webHidden/>
          </w:rPr>
          <w:tab/>
        </w:r>
        <w:r>
          <w:rPr>
            <w:noProof/>
            <w:webHidden/>
          </w:rPr>
          <w:fldChar w:fldCharType="begin"/>
        </w:r>
        <w:r>
          <w:rPr>
            <w:noProof/>
            <w:webHidden/>
          </w:rPr>
          <w:instrText xml:space="preserve"> PAGEREF _Toc226028782 \h </w:instrText>
        </w:r>
        <w:r>
          <w:rPr>
            <w:noProof/>
            <w:webHidden/>
          </w:rPr>
        </w:r>
        <w:r>
          <w:rPr>
            <w:noProof/>
            <w:webHidden/>
          </w:rPr>
          <w:fldChar w:fldCharType="separate"/>
        </w:r>
        <w:r>
          <w:rPr>
            <w:noProof/>
            <w:webHidden/>
          </w:rPr>
          <w:t>5</w:t>
        </w:r>
        <w:r>
          <w:rPr>
            <w:noProof/>
            <w:webHidden/>
          </w:rPr>
          <w:fldChar w:fldCharType="end"/>
        </w:r>
      </w:hyperlink>
    </w:p>
    <w:p w14:paraId="6AE0F57F" w14:textId="1A3A920B" w:rsidR="0080291C" w:rsidRDefault="0080291C">
      <w:pPr>
        <w:pStyle w:val="TOC2"/>
        <w:tabs>
          <w:tab w:val="left" w:pos="1440"/>
        </w:tabs>
        <w:rPr>
          <w:rFonts w:asciiTheme="minorHAnsi" w:eastAsiaTheme="minorEastAsia" w:hAnsiTheme="minorHAnsi" w:cstheme="minorBidi"/>
          <w:b w:val="0"/>
          <w:noProof/>
          <w:kern w:val="2"/>
          <w:szCs w:val="24"/>
          <w14:ligatures w14:val="standardContextual"/>
        </w:rPr>
      </w:pPr>
      <w:hyperlink w:anchor="_Toc226028783" w:history="1">
        <w:r w:rsidRPr="00382535">
          <w:rPr>
            <w:rStyle w:val="Hyperlink"/>
            <w:noProof/>
          </w:rPr>
          <w:t>2.0</w:t>
        </w:r>
        <w:r>
          <w:rPr>
            <w:rFonts w:asciiTheme="minorHAnsi" w:eastAsiaTheme="minorEastAsia" w:hAnsiTheme="minorHAnsi" w:cstheme="minorBidi"/>
            <w:b w:val="0"/>
            <w:noProof/>
            <w:kern w:val="2"/>
            <w:szCs w:val="24"/>
            <w14:ligatures w14:val="standardContextual"/>
          </w:rPr>
          <w:tab/>
        </w:r>
        <w:r w:rsidRPr="00382535">
          <w:rPr>
            <w:rStyle w:val="Hyperlink"/>
            <w:noProof/>
          </w:rPr>
          <w:t>Abstract</w:t>
        </w:r>
        <w:r>
          <w:rPr>
            <w:noProof/>
            <w:webHidden/>
          </w:rPr>
          <w:tab/>
        </w:r>
        <w:r>
          <w:rPr>
            <w:noProof/>
            <w:webHidden/>
          </w:rPr>
          <w:fldChar w:fldCharType="begin"/>
        </w:r>
        <w:r>
          <w:rPr>
            <w:noProof/>
            <w:webHidden/>
          </w:rPr>
          <w:instrText xml:space="preserve"> PAGEREF _Toc226028783 \h </w:instrText>
        </w:r>
        <w:r>
          <w:rPr>
            <w:noProof/>
            <w:webHidden/>
          </w:rPr>
        </w:r>
        <w:r>
          <w:rPr>
            <w:noProof/>
            <w:webHidden/>
          </w:rPr>
          <w:fldChar w:fldCharType="separate"/>
        </w:r>
        <w:r>
          <w:rPr>
            <w:noProof/>
            <w:webHidden/>
          </w:rPr>
          <w:t>6</w:t>
        </w:r>
        <w:r>
          <w:rPr>
            <w:noProof/>
            <w:webHidden/>
          </w:rPr>
          <w:fldChar w:fldCharType="end"/>
        </w:r>
      </w:hyperlink>
    </w:p>
    <w:p w14:paraId="5336F170" w14:textId="58D296C5" w:rsidR="0080291C" w:rsidRDefault="0080291C">
      <w:pPr>
        <w:pStyle w:val="TOC2"/>
        <w:tabs>
          <w:tab w:val="left" w:pos="1440"/>
        </w:tabs>
        <w:rPr>
          <w:rFonts w:asciiTheme="minorHAnsi" w:eastAsiaTheme="minorEastAsia" w:hAnsiTheme="minorHAnsi" w:cstheme="minorBidi"/>
          <w:b w:val="0"/>
          <w:noProof/>
          <w:kern w:val="2"/>
          <w:szCs w:val="24"/>
          <w14:ligatures w14:val="standardContextual"/>
        </w:rPr>
      </w:pPr>
      <w:hyperlink w:anchor="_Toc226028784" w:history="1">
        <w:r w:rsidRPr="00382535">
          <w:rPr>
            <w:rStyle w:val="Hyperlink"/>
            <w:noProof/>
          </w:rPr>
          <w:t>3.0</w:t>
        </w:r>
        <w:r>
          <w:rPr>
            <w:rFonts w:asciiTheme="minorHAnsi" w:eastAsiaTheme="minorEastAsia" w:hAnsiTheme="minorHAnsi" w:cstheme="minorBidi"/>
            <w:b w:val="0"/>
            <w:noProof/>
            <w:kern w:val="2"/>
            <w:szCs w:val="24"/>
            <w14:ligatures w14:val="standardContextual"/>
          </w:rPr>
          <w:tab/>
        </w:r>
        <w:r w:rsidRPr="00382535">
          <w:rPr>
            <w:rStyle w:val="Hyperlink"/>
            <w:noProof/>
          </w:rPr>
          <w:t>Background</w:t>
        </w:r>
        <w:r>
          <w:rPr>
            <w:noProof/>
            <w:webHidden/>
          </w:rPr>
          <w:tab/>
        </w:r>
        <w:r>
          <w:rPr>
            <w:noProof/>
            <w:webHidden/>
          </w:rPr>
          <w:fldChar w:fldCharType="begin"/>
        </w:r>
        <w:r>
          <w:rPr>
            <w:noProof/>
            <w:webHidden/>
          </w:rPr>
          <w:instrText xml:space="preserve"> PAGEREF _Toc226028784 \h </w:instrText>
        </w:r>
        <w:r>
          <w:rPr>
            <w:noProof/>
            <w:webHidden/>
          </w:rPr>
        </w:r>
        <w:r>
          <w:rPr>
            <w:noProof/>
            <w:webHidden/>
          </w:rPr>
          <w:fldChar w:fldCharType="separate"/>
        </w:r>
        <w:r>
          <w:rPr>
            <w:noProof/>
            <w:webHidden/>
          </w:rPr>
          <w:t>6</w:t>
        </w:r>
        <w:r>
          <w:rPr>
            <w:noProof/>
            <w:webHidden/>
          </w:rPr>
          <w:fldChar w:fldCharType="end"/>
        </w:r>
      </w:hyperlink>
    </w:p>
    <w:p w14:paraId="7DD92987" w14:textId="632F5645"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785" w:history="1">
        <w:r w:rsidRPr="00382535">
          <w:rPr>
            <w:rStyle w:val="Hyperlink"/>
            <w:noProof/>
          </w:rPr>
          <w:t>3.1</w:t>
        </w:r>
        <w:r>
          <w:rPr>
            <w:rFonts w:asciiTheme="minorHAnsi" w:eastAsiaTheme="minorEastAsia" w:hAnsiTheme="minorHAnsi" w:cstheme="minorBidi"/>
            <w:noProof/>
            <w:kern w:val="2"/>
            <w:szCs w:val="24"/>
            <w14:ligatures w14:val="standardContextual"/>
          </w:rPr>
          <w:tab/>
        </w:r>
        <w:r w:rsidRPr="00382535">
          <w:rPr>
            <w:rStyle w:val="Hyperlink"/>
            <w:noProof/>
          </w:rPr>
          <w:t>Introduction and problem statement</w:t>
        </w:r>
        <w:r>
          <w:rPr>
            <w:noProof/>
            <w:webHidden/>
          </w:rPr>
          <w:tab/>
        </w:r>
        <w:r>
          <w:rPr>
            <w:noProof/>
            <w:webHidden/>
          </w:rPr>
          <w:fldChar w:fldCharType="begin"/>
        </w:r>
        <w:r>
          <w:rPr>
            <w:noProof/>
            <w:webHidden/>
          </w:rPr>
          <w:instrText xml:space="preserve"> PAGEREF _Toc226028785 \h </w:instrText>
        </w:r>
        <w:r>
          <w:rPr>
            <w:noProof/>
            <w:webHidden/>
          </w:rPr>
        </w:r>
        <w:r>
          <w:rPr>
            <w:noProof/>
            <w:webHidden/>
          </w:rPr>
          <w:fldChar w:fldCharType="separate"/>
        </w:r>
        <w:r>
          <w:rPr>
            <w:noProof/>
            <w:webHidden/>
          </w:rPr>
          <w:t>6</w:t>
        </w:r>
        <w:r>
          <w:rPr>
            <w:noProof/>
            <w:webHidden/>
          </w:rPr>
          <w:fldChar w:fldCharType="end"/>
        </w:r>
      </w:hyperlink>
    </w:p>
    <w:p w14:paraId="0F1B2A10" w14:textId="651EB581"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786" w:history="1">
        <w:r w:rsidRPr="00382535">
          <w:rPr>
            <w:rStyle w:val="Hyperlink"/>
            <w:noProof/>
          </w:rPr>
          <w:t>3.2</w:t>
        </w:r>
        <w:r>
          <w:rPr>
            <w:rFonts w:asciiTheme="minorHAnsi" w:eastAsiaTheme="minorEastAsia" w:hAnsiTheme="minorHAnsi" w:cstheme="minorBidi"/>
            <w:noProof/>
            <w:kern w:val="2"/>
            <w:szCs w:val="24"/>
            <w14:ligatures w14:val="standardContextual"/>
          </w:rPr>
          <w:tab/>
        </w:r>
        <w:r w:rsidRPr="00382535">
          <w:rPr>
            <w:rStyle w:val="Hyperlink"/>
            <w:noProof/>
          </w:rPr>
          <w:t>Study area and surroundings</w:t>
        </w:r>
        <w:r>
          <w:rPr>
            <w:noProof/>
            <w:webHidden/>
          </w:rPr>
          <w:tab/>
        </w:r>
        <w:r>
          <w:rPr>
            <w:noProof/>
            <w:webHidden/>
          </w:rPr>
          <w:fldChar w:fldCharType="begin"/>
        </w:r>
        <w:r>
          <w:rPr>
            <w:noProof/>
            <w:webHidden/>
          </w:rPr>
          <w:instrText xml:space="preserve"> PAGEREF _Toc226028786 \h </w:instrText>
        </w:r>
        <w:r>
          <w:rPr>
            <w:noProof/>
            <w:webHidden/>
          </w:rPr>
        </w:r>
        <w:r>
          <w:rPr>
            <w:noProof/>
            <w:webHidden/>
          </w:rPr>
          <w:fldChar w:fldCharType="separate"/>
        </w:r>
        <w:r>
          <w:rPr>
            <w:noProof/>
            <w:webHidden/>
          </w:rPr>
          <w:t>7</w:t>
        </w:r>
        <w:r>
          <w:rPr>
            <w:noProof/>
            <w:webHidden/>
          </w:rPr>
          <w:fldChar w:fldCharType="end"/>
        </w:r>
      </w:hyperlink>
    </w:p>
    <w:p w14:paraId="2029719E" w14:textId="5CCD8B7F"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787" w:history="1">
        <w:r w:rsidRPr="00382535">
          <w:rPr>
            <w:rStyle w:val="Hyperlink"/>
            <w:noProof/>
          </w:rPr>
          <w:t>3.3</w:t>
        </w:r>
        <w:r>
          <w:rPr>
            <w:rFonts w:asciiTheme="minorHAnsi" w:eastAsiaTheme="minorEastAsia" w:hAnsiTheme="minorHAnsi" w:cstheme="minorBidi"/>
            <w:noProof/>
            <w:kern w:val="2"/>
            <w:szCs w:val="24"/>
            <w14:ligatures w14:val="standardContextual"/>
          </w:rPr>
          <w:tab/>
        </w:r>
        <w:r w:rsidRPr="00382535">
          <w:rPr>
            <w:rStyle w:val="Hyperlink"/>
            <w:noProof/>
          </w:rPr>
          <w:t>Water quality impairment studies</w:t>
        </w:r>
        <w:r>
          <w:rPr>
            <w:noProof/>
            <w:webHidden/>
          </w:rPr>
          <w:tab/>
        </w:r>
        <w:r>
          <w:rPr>
            <w:noProof/>
            <w:webHidden/>
          </w:rPr>
          <w:fldChar w:fldCharType="begin"/>
        </w:r>
        <w:r>
          <w:rPr>
            <w:noProof/>
            <w:webHidden/>
          </w:rPr>
          <w:instrText xml:space="preserve"> PAGEREF _Toc226028787 \h </w:instrText>
        </w:r>
        <w:r>
          <w:rPr>
            <w:noProof/>
            <w:webHidden/>
          </w:rPr>
        </w:r>
        <w:r>
          <w:rPr>
            <w:noProof/>
            <w:webHidden/>
          </w:rPr>
          <w:fldChar w:fldCharType="separate"/>
        </w:r>
        <w:r>
          <w:rPr>
            <w:noProof/>
            <w:webHidden/>
          </w:rPr>
          <w:t>10</w:t>
        </w:r>
        <w:r>
          <w:rPr>
            <w:noProof/>
            <w:webHidden/>
          </w:rPr>
          <w:fldChar w:fldCharType="end"/>
        </w:r>
      </w:hyperlink>
    </w:p>
    <w:p w14:paraId="70F89103" w14:textId="031A0967"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788" w:history="1">
        <w:r w:rsidRPr="00382535">
          <w:rPr>
            <w:rStyle w:val="Hyperlink"/>
            <w:noProof/>
          </w:rPr>
          <w:t>3.4</w:t>
        </w:r>
        <w:r>
          <w:rPr>
            <w:rFonts w:asciiTheme="minorHAnsi" w:eastAsiaTheme="minorEastAsia" w:hAnsiTheme="minorHAnsi" w:cstheme="minorBidi"/>
            <w:noProof/>
            <w:kern w:val="2"/>
            <w:szCs w:val="24"/>
            <w14:ligatures w14:val="standardContextual"/>
          </w:rPr>
          <w:tab/>
        </w:r>
        <w:r w:rsidRPr="00382535">
          <w:rPr>
            <w:rStyle w:val="Hyperlink"/>
            <w:noProof/>
          </w:rPr>
          <w:t>Effectiveness monitoring studies</w:t>
        </w:r>
        <w:r>
          <w:rPr>
            <w:noProof/>
            <w:webHidden/>
          </w:rPr>
          <w:tab/>
        </w:r>
        <w:r>
          <w:rPr>
            <w:noProof/>
            <w:webHidden/>
          </w:rPr>
          <w:fldChar w:fldCharType="begin"/>
        </w:r>
        <w:r>
          <w:rPr>
            <w:noProof/>
            <w:webHidden/>
          </w:rPr>
          <w:instrText xml:space="preserve"> PAGEREF _Toc226028788 \h </w:instrText>
        </w:r>
        <w:r>
          <w:rPr>
            <w:noProof/>
            <w:webHidden/>
          </w:rPr>
        </w:r>
        <w:r>
          <w:rPr>
            <w:noProof/>
            <w:webHidden/>
          </w:rPr>
          <w:fldChar w:fldCharType="separate"/>
        </w:r>
        <w:r>
          <w:rPr>
            <w:noProof/>
            <w:webHidden/>
          </w:rPr>
          <w:t>10</w:t>
        </w:r>
        <w:r>
          <w:rPr>
            <w:noProof/>
            <w:webHidden/>
          </w:rPr>
          <w:fldChar w:fldCharType="end"/>
        </w:r>
      </w:hyperlink>
    </w:p>
    <w:p w14:paraId="0AE01F66" w14:textId="7F0B3F10" w:rsidR="0080291C" w:rsidRDefault="0080291C">
      <w:pPr>
        <w:pStyle w:val="TOC2"/>
        <w:tabs>
          <w:tab w:val="left" w:pos="1440"/>
        </w:tabs>
        <w:rPr>
          <w:rFonts w:asciiTheme="minorHAnsi" w:eastAsiaTheme="minorEastAsia" w:hAnsiTheme="minorHAnsi" w:cstheme="minorBidi"/>
          <w:b w:val="0"/>
          <w:noProof/>
          <w:kern w:val="2"/>
          <w:szCs w:val="24"/>
          <w14:ligatures w14:val="standardContextual"/>
        </w:rPr>
      </w:pPr>
      <w:hyperlink w:anchor="_Toc226028789" w:history="1">
        <w:r w:rsidRPr="00382535">
          <w:rPr>
            <w:rStyle w:val="Hyperlink"/>
            <w:noProof/>
          </w:rPr>
          <w:t>4.0</w:t>
        </w:r>
        <w:r>
          <w:rPr>
            <w:rFonts w:asciiTheme="minorHAnsi" w:eastAsiaTheme="minorEastAsia" w:hAnsiTheme="minorHAnsi" w:cstheme="minorBidi"/>
            <w:b w:val="0"/>
            <w:noProof/>
            <w:kern w:val="2"/>
            <w:szCs w:val="24"/>
            <w14:ligatures w14:val="standardContextual"/>
          </w:rPr>
          <w:tab/>
        </w:r>
        <w:r w:rsidRPr="00382535">
          <w:rPr>
            <w:rStyle w:val="Hyperlink"/>
            <w:noProof/>
          </w:rPr>
          <w:t>Project Description</w:t>
        </w:r>
        <w:r>
          <w:rPr>
            <w:noProof/>
            <w:webHidden/>
          </w:rPr>
          <w:tab/>
        </w:r>
        <w:r>
          <w:rPr>
            <w:noProof/>
            <w:webHidden/>
          </w:rPr>
          <w:fldChar w:fldCharType="begin"/>
        </w:r>
        <w:r>
          <w:rPr>
            <w:noProof/>
            <w:webHidden/>
          </w:rPr>
          <w:instrText xml:space="preserve"> PAGEREF _Toc226028789 \h </w:instrText>
        </w:r>
        <w:r>
          <w:rPr>
            <w:noProof/>
            <w:webHidden/>
          </w:rPr>
        </w:r>
        <w:r>
          <w:rPr>
            <w:noProof/>
            <w:webHidden/>
          </w:rPr>
          <w:fldChar w:fldCharType="separate"/>
        </w:r>
        <w:r>
          <w:rPr>
            <w:noProof/>
            <w:webHidden/>
          </w:rPr>
          <w:t>11</w:t>
        </w:r>
        <w:r>
          <w:rPr>
            <w:noProof/>
            <w:webHidden/>
          </w:rPr>
          <w:fldChar w:fldCharType="end"/>
        </w:r>
      </w:hyperlink>
    </w:p>
    <w:p w14:paraId="5321308B" w14:textId="4668F87A" w:rsidR="0080291C" w:rsidRDefault="0080291C">
      <w:pPr>
        <w:pStyle w:val="TOC3"/>
        <w:tabs>
          <w:tab w:val="left" w:pos="2038"/>
        </w:tabs>
        <w:rPr>
          <w:rFonts w:asciiTheme="minorHAnsi" w:eastAsiaTheme="minorEastAsia" w:hAnsiTheme="minorHAnsi" w:cstheme="minorBidi"/>
          <w:noProof/>
          <w:kern w:val="2"/>
          <w:szCs w:val="24"/>
          <w14:ligatures w14:val="standardContextual"/>
        </w:rPr>
      </w:pPr>
      <w:hyperlink w:anchor="_Toc226028790" w:history="1">
        <w:r w:rsidRPr="00382535">
          <w:rPr>
            <w:rStyle w:val="Hyperlink"/>
            <w:noProof/>
          </w:rPr>
          <w:t xml:space="preserve">4.1 </w:t>
        </w:r>
        <w:r>
          <w:rPr>
            <w:rFonts w:asciiTheme="minorHAnsi" w:eastAsiaTheme="minorEastAsia" w:hAnsiTheme="minorHAnsi" w:cstheme="minorBidi"/>
            <w:noProof/>
            <w:kern w:val="2"/>
            <w:szCs w:val="24"/>
            <w14:ligatures w14:val="standardContextual"/>
          </w:rPr>
          <w:tab/>
        </w:r>
        <w:r w:rsidRPr="00382535">
          <w:rPr>
            <w:rStyle w:val="Hyperlink"/>
            <w:noProof/>
          </w:rPr>
          <w:t>Project goals</w:t>
        </w:r>
        <w:r>
          <w:rPr>
            <w:noProof/>
            <w:webHidden/>
          </w:rPr>
          <w:tab/>
        </w:r>
        <w:r>
          <w:rPr>
            <w:noProof/>
            <w:webHidden/>
          </w:rPr>
          <w:fldChar w:fldCharType="begin"/>
        </w:r>
        <w:r>
          <w:rPr>
            <w:noProof/>
            <w:webHidden/>
          </w:rPr>
          <w:instrText xml:space="preserve"> PAGEREF _Toc226028790 \h </w:instrText>
        </w:r>
        <w:r>
          <w:rPr>
            <w:noProof/>
            <w:webHidden/>
          </w:rPr>
        </w:r>
        <w:r>
          <w:rPr>
            <w:noProof/>
            <w:webHidden/>
          </w:rPr>
          <w:fldChar w:fldCharType="separate"/>
        </w:r>
        <w:r>
          <w:rPr>
            <w:noProof/>
            <w:webHidden/>
          </w:rPr>
          <w:t>11</w:t>
        </w:r>
        <w:r>
          <w:rPr>
            <w:noProof/>
            <w:webHidden/>
          </w:rPr>
          <w:fldChar w:fldCharType="end"/>
        </w:r>
      </w:hyperlink>
    </w:p>
    <w:p w14:paraId="3B502FF2" w14:textId="64360576" w:rsidR="0080291C" w:rsidRDefault="0080291C">
      <w:pPr>
        <w:pStyle w:val="TOC3"/>
        <w:tabs>
          <w:tab w:val="left" w:pos="2038"/>
        </w:tabs>
        <w:rPr>
          <w:rFonts w:asciiTheme="minorHAnsi" w:eastAsiaTheme="minorEastAsia" w:hAnsiTheme="minorHAnsi" w:cstheme="minorBidi"/>
          <w:noProof/>
          <w:kern w:val="2"/>
          <w:szCs w:val="24"/>
          <w14:ligatures w14:val="standardContextual"/>
        </w:rPr>
      </w:pPr>
      <w:hyperlink w:anchor="_Toc226028791" w:history="1">
        <w:r w:rsidRPr="00382535">
          <w:rPr>
            <w:rStyle w:val="Hyperlink"/>
            <w:noProof/>
          </w:rPr>
          <w:t xml:space="preserve">4.2 </w:t>
        </w:r>
        <w:r>
          <w:rPr>
            <w:rFonts w:asciiTheme="minorHAnsi" w:eastAsiaTheme="minorEastAsia" w:hAnsiTheme="minorHAnsi" w:cstheme="minorBidi"/>
            <w:noProof/>
            <w:kern w:val="2"/>
            <w:szCs w:val="24"/>
            <w14:ligatures w14:val="standardContextual"/>
          </w:rPr>
          <w:tab/>
        </w:r>
        <w:r w:rsidRPr="00382535">
          <w:rPr>
            <w:rStyle w:val="Hyperlink"/>
            <w:noProof/>
          </w:rPr>
          <w:t>Project objectives</w:t>
        </w:r>
        <w:r>
          <w:rPr>
            <w:noProof/>
            <w:webHidden/>
          </w:rPr>
          <w:tab/>
        </w:r>
        <w:r>
          <w:rPr>
            <w:noProof/>
            <w:webHidden/>
          </w:rPr>
          <w:fldChar w:fldCharType="begin"/>
        </w:r>
        <w:r>
          <w:rPr>
            <w:noProof/>
            <w:webHidden/>
          </w:rPr>
          <w:instrText xml:space="preserve"> PAGEREF _Toc226028791 \h </w:instrText>
        </w:r>
        <w:r>
          <w:rPr>
            <w:noProof/>
            <w:webHidden/>
          </w:rPr>
        </w:r>
        <w:r>
          <w:rPr>
            <w:noProof/>
            <w:webHidden/>
          </w:rPr>
          <w:fldChar w:fldCharType="separate"/>
        </w:r>
        <w:r>
          <w:rPr>
            <w:noProof/>
            <w:webHidden/>
          </w:rPr>
          <w:t>11</w:t>
        </w:r>
        <w:r>
          <w:rPr>
            <w:noProof/>
            <w:webHidden/>
          </w:rPr>
          <w:fldChar w:fldCharType="end"/>
        </w:r>
      </w:hyperlink>
    </w:p>
    <w:p w14:paraId="0E4C1C87" w14:textId="4AE5EB44" w:rsidR="0080291C" w:rsidRDefault="0080291C">
      <w:pPr>
        <w:pStyle w:val="TOC3"/>
        <w:tabs>
          <w:tab w:val="left" w:pos="2038"/>
        </w:tabs>
        <w:rPr>
          <w:rFonts w:asciiTheme="minorHAnsi" w:eastAsiaTheme="minorEastAsia" w:hAnsiTheme="minorHAnsi" w:cstheme="minorBidi"/>
          <w:noProof/>
          <w:kern w:val="2"/>
          <w:szCs w:val="24"/>
          <w14:ligatures w14:val="standardContextual"/>
        </w:rPr>
      </w:pPr>
      <w:hyperlink w:anchor="_Toc226028792" w:history="1">
        <w:r w:rsidRPr="00382535">
          <w:rPr>
            <w:rStyle w:val="Hyperlink"/>
            <w:noProof/>
          </w:rPr>
          <w:t xml:space="preserve">4.3 </w:t>
        </w:r>
        <w:r>
          <w:rPr>
            <w:rFonts w:asciiTheme="minorHAnsi" w:eastAsiaTheme="minorEastAsia" w:hAnsiTheme="minorHAnsi" w:cstheme="minorBidi"/>
            <w:noProof/>
            <w:kern w:val="2"/>
            <w:szCs w:val="24"/>
            <w14:ligatures w14:val="standardContextual"/>
          </w:rPr>
          <w:tab/>
        </w:r>
        <w:r w:rsidRPr="00382535">
          <w:rPr>
            <w:rStyle w:val="Hyperlink"/>
            <w:noProof/>
          </w:rPr>
          <w:t>Information needed and sources</w:t>
        </w:r>
        <w:r>
          <w:rPr>
            <w:noProof/>
            <w:webHidden/>
          </w:rPr>
          <w:tab/>
        </w:r>
        <w:r>
          <w:rPr>
            <w:noProof/>
            <w:webHidden/>
          </w:rPr>
          <w:fldChar w:fldCharType="begin"/>
        </w:r>
        <w:r>
          <w:rPr>
            <w:noProof/>
            <w:webHidden/>
          </w:rPr>
          <w:instrText xml:space="preserve"> PAGEREF _Toc226028792 \h </w:instrText>
        </w:r>
        <w:r>
          <w:rPr>
            <w:noProof/>
            <w:webHidden/>
          </w:rPr>
        </w:r>
        <w:r>
          <w:rPr>
            <w:noProof/>
            <w:webHidden/>
          </w:rPr>
          <w:fldChar w:fldCharType="separate"/>
        </w:r>
        <w:r>
          <w:rPr>
            <w:noProof/>
            <w:webHidden/>
          </w:rPr>
          <w:t>11</w:t>
        </w:r>
        <w:r>
          <w:rPr>
            <w:noProof/>
            <w:webHidden/>
          </w:rPr>
          <w:fldChar w:fldCharType="end"/>
        </w:r>
      </w:hyperlink>
    </w:p>
    <w:p w14:paraId="18EF10B5" w14:textId="42792EB7" w:rsidR="0080291C" w:rsidRDefault="0080291C">
      <w:pPr>
        <w:pStyle w:val="TOC3"/>
        <w:tabs>
          <w:tab w:val="left" w:pos="2038"/>
        </w:tabs>
        <w:rPr>
          <w:rFonts w:asciiTheme="minorHAnsi" w:eastAsiaTheme="minorEastAsia" w:hAnsiTheme="minorHAnsi" w:cstheme="minorBidi"/>
          <w:noProof/>
          <w:kern w:val="2"/>
          <w:szCs w:val="24"/>
          <w14:ligatures w14:val="standardContextual"/>
        </w:rPr>
      </w:pPr>
      <w:hyperlink w:anchor="_Toc226028793" w:history="1">
        <w:r w:rsidRPr="00382535">
          <w:rPr>
            <w:rStyle w:val="Hyperlink"/>
            <w:noProof/>
          </w:rPr>
          <w:t xml:space="preserve">4.4 </w:t>
        </w:r>
        <w:r>
          <w:rPr>
            <w:rFonts w:asciiTheme="minorHAnsi" w:eastAsiaTheme="minorEastAsia" w:hAnsiTheme="minorHAnsi" w:cstheme="minorBidi"/>
            <w:noProof/>
            <w:kern w:val="2"/>
            <w:szCs w:val="24"/>
            <w14:ligatures w14:val="standardContextual"/>
          </w:rPr>
          <w:tab/>
        </w:r>
        <w:r w:rsidRPr="00382535">
          <w:rPr>
            <w:rStyle w:val="Hyperlink"/>
            <w:noProof/>
          </w:rPr>
          <w:t>Tasks required</w:t>
        </w:r>
        <w:r>
          <w:rPr>
            <w:noProof/>
            <w:webHidden/>
          </w:rPr>
          <w:tab/>
        </w:r>
        <w:r>
          <w:rPr>
            <w:noProof/>
            <w:webHidden/>
          </w:rPr>
          <w:fldChar w:fldCharType="begin"/>
        </w:r>
        <w:r>
          <w:rPr>
            <w:noProof/>
            <w:webHidden/>
          </w:rPr>
          <w:instrText xml:space="preserve"> PAGEREF _Toc226028793 \h </w:instrText>
        </w:r>
        <w:r>
          <w:rPr>
            <w:noProof/>
            <w:webHidden/>
          </w:rPr>
        </w:r>
        <w:r>
          <w:rPr>
            <w:noProof/>
            <w:webHidden/>
          </w:rPr>
          <w:fldChar w:fldCharType="separate"/>
        </w:r>
        <w:r>
          <w:rPr>
            <w:noProof/>
            <w:webHidden/>
          </w:rPr>
          <w:t>12</w:t>
        </w:r>
        <w:r>
          <w:rPr>
            <w:noProof/>
            <w:webHidden/>
          </w:rPr>
          <w:fldChar w:fldCharType="end"/>
        </w:r>
      </w:hyperlink>
    </w:p>
    <w:p w14:paraId="2660A2EF" w14:textId="6F44CFEC" w:rsidR="0080291C" w:rsidRDefault="0080291C">
      <w:pPr>
        <w:pStyle w:val="TOC3"/>
        <w:tabs>
          <w:tab w:val="left" w:pos="2038"/>
        </w:tabs>
        <w:rPr>
          <w:rFonts w:asciiTheme="minorHAnsi" w:eastAsiaTheme="minorEastAsia" w:hAnsiTheme="minorHAnsi" w:cstheme="minorBidi"/>
          <w:noProof/>
          <w:kern w:val="2"/>
          <w:szCs w:val="24"/>
          <w14:ligatures w14:val="standardContextual"/>
        </w:rPr>
      </w:pPr>
      <w:hyperlink w:anchor="_Toc226028794" w:history="1">
        <w:r w:rsidRPr="00382535">
          <w:rPr>
            <w:rStyle w:val="Hyperlink"/>
            <w:noProof/>
          </w:rPr>
          <w:t xml:space="preserve">4.5 </w:t>
        </w:r>
        <w:r>
          <w:rPr>
            <w:rFonts w:asciiTheme="minorHAnsi" w:eastAsiaTheme="minorEastAsia" w:hAnsiTheme="minorHAnsi" w:cstheme="minorBidi"/>
            <w:noProof/>
            <w:kern w:val="2"/>
            <w:szCs w:val="24"/>
            <w14:ligatures w14:val="standardContextual"/>
          </w:rPr>
          <w:tab/>
        </w:r>
        <w:r w:rsidRPr="00382535">
          <w:rPr>
            <w:rStyle w:val="Hyperlink"/>
            <w:noProof/>
          </w:rPr>
          <w:t>Systematic planning process</w:t>
        </w:r>
        <w:r>
          <w:rPr>
            <w:noProof/>
            <w:webHidden/>
          </w:rPr>
          <w:tab/>
        </w:r>
        <w:r>
          <w:rPr>
            <w:noProof/>
            <w:webHidden/>
          </w:rPr>
          <w:fldChar w:fldCharType="begin"/>
        </w:r>
        <w:r>
          <w:rPr>
            <w:noProof/>
            <w:webHidden/>
          </w:rPr>
          <w:instrText xml:space="preserve"> PAGEREF _Toc226028794 \h </w:instrText>
        </w:r>
        <w:r>
          <w:rPr>
            <w:noProof/>
            <w:webHidden/>
          </w:rPr>
        </w:r>
        <w:r>
          <w:rPr>
            <w:noProof/>
            <w:webHidden/>
          </w:rPr>
          <w:fldChar w:fldCharType="separate"/>
        </w:r>
        <w:r>
          <w:rPr>
            <w:noProof/>
            <w:webHidden/>
          </w:rPr>
          <w:t>12</w:t>
        </w:r>
        <w:r>
          <w:rPr>
            <w:noProof/>
            <w:webHidden/>
          </w:rPr>
          <w:fldChar w:fldCharType="end"/>
        </w:r>
      </w:hyperlink>
    </w:p>
    <w:p w14:paraId="6457609F" w14:textId="412E3E2E" w:rsidR="0080291C" w:rsidRDefault="0080291C">
      <w:pPr>
        <w:pStyle w:val="TOC2"/>
        <w:tabs>
          <w:tab w:val="left" w:pos="1440"/>
        </w:tabs>
        <w:rPr>
          <w:rFonts w:asciiTheme="minorHAnsi" w:eastAsiaTheme="minorEastAsia" w:hAnsiTheme="minorHAnsi" w:cstheme="minorBidi"/>
          <w:b w:val="0"/>
          <w:noProof/>
          <w:kern w:val="2"/>
          <w:szCs w:val="24"/>
          <w14:ligatures w14:val="standardContextual"/>
        </w:rPr>
      </w:pPr>
      <w:hyperlink w:anchor="_Toc226028795" w:history="1">
        <w:r w:rsidRPr="00382535">
          <w:rPr>
            <w:rStyle w:val="Hyperlink"/>
            <w:noProof/>
          </w:rPr>
          <w:t>5.0</w:t>
        </w:r>
        <w:r>
          <w:rPr>
            <w:rFonts w:asciiTheme="minorHAnsi" w:eastAsiaTheme="minorEastAsia" w:hAnsiTheme="minorHAnsi" w:cstheme="minorBidi"/>
            <w:b w:val="0"/>
            <w:noProof/>
            <w:kern w:val="2"/>
            <w:szCs w:val="24"/>
            <w14:ligatures w14:val="standardContextual"/>
          </w:rPr>
          <w:tab/>
        </w:r>
        <w:r w:rsidRPr="00382535">
          <w:rPr>
            <w:rStyle w:val="Hyperlink"/>
            <w:noProof/>
          </w:rPr>
          <w:t>Organization and Schedule</w:t>
        </w:r>
        <w:r>
          <w:rPr>
            <w:noProof/>
            <w:webHidden/>
          </w:rPr>
          <w:tab/>
        </w:r>
        <w:r>
          <w:rPr>
            <w:noProof/>
            <w:webHidden/>
          </w:rPr>
          <w:fldChar w:fldCharType="begin"/>
        </w:r>
        <w:r>
          <w:rPr>
            <w:noProof/>
            <w:webHidden/>
          </w:rPr>
          <w:instrText xml:space="preserve"> PAGEREF _Toc226028795 \h </w:instrText>
        </w:r>
        <w:r>
          <w:rPr>
            <w:noProof/>
            <w:webHidden/>
          </w:rPr>
        </w:r>
        <w:r>
          <w:rPr>
            <w:noProof/>
            <w:webHidden/>
          </w:rPr>
          <w:fldChar w:fldCharType="separate"/>
        </w:r>
        <w:r>
          <w:rPr>
            <w:noProof/>
            <w:webHidden/>
          </w:rPr>
          <w:t>13</w:t>
        </w:r>
        <w:r>
          <w:rPr>
            <w:noProof/>
            <w:webHidden/>
          </w:rPr>
          <w:fldChar w:fldCharType="end"/>
        </w:r>
      </w:hyperlink>
    </w:p>
    <w:p w14:paraId="07229DA4" w14:textId="7334BFC7"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796" w:history="1">
        <w:r w:rsidRPr="00382535">
          <w:rPr>
            <w:rStyle w:val="Hyperlink"/>
            <w:noProof/>
          </w:rPr>
          <w:t>5.1</w:t>
        </w:r>
        <w:r>
          <w:rPr>
            <w:rFonts w:asciiTheme="minorHAnsi" w:eastAsiaTheme="minorEastAsia" w:hAnsiTheme="minorHAnsi" w:cstheme="minorBidi"/>
            <w:noProof/>
            <w:kern w:val="2"/>
            <w:szCs w:val="24"/>
            <w14:ligatures w14:val="standardContextual"/>
          </w:rPr>
          <w:tab/>
        </w:r>
        <w:r w:rsidRPr="00382535">
          <w:rPr>
            <w:rStyle w:val="Hyperlink"/>
            <w:noProof/>
          </w:rPr>
          <w:t>Key individuals and their responsibilities</w:t>
        </w:r>
        <w:r>
          <w:rPr>
            <w:noProof/>
            <w:webHidden/>
          </w:rPr>
          <w:tab/>
        </w:r>
        <w:r>
          <w:rPr>
            <w:noProof/>
            <w:webHidden/>
          </w:rPr>
          <w:fldChar w:fldCharType="begin"/>
        </w:r>
        <w:r>
          <w:rPr>
            <w:noProof/>
            <w:webHidden/>
          </w:rPr>
          <w:instrText xml:space="preserve"> PAGEREF _Toc226028796 \h </w:instrText>
        </w:r>
        <w:r>
          <w:rPr>
            <w:noProof/>
            <w:webHidden/>
          </w:rPr>
        </w:r>
        <w:r>
          <w:rPr>
            <w:noProof/>
            <w:webHidden/>
          </w:rPr>
          <w:fldChar w:fldCharType="separate"/>
        </w:r>
        <w:r>
          <w:rPr>
            <w:noProof/>
            <w:webHidden/>
          </w:rPr>
          <w:t>13</w:t>
        </w:r>
        <w:r>
          <w:rPr>
            <w:noProof/>
            <w:webHidden/>
          </w:rPr>
          <w:fldChar w:fldCharType="end"/>
        </w:r>
      </w:hyperlink>
    </w:p>
    <w:p w14:paraId="560642F1" w14:textId="3BBCF582"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797" w:history="1">
        <w:r w:rsidRPr="00382535">
          <w:rPr>
            <w:rStyle w:val="Hyperlink"/>
            <w:noProof/>
          </w:rPr>
          <w:t>5.2</w:t>
        </w:r>
        <w:r>
          <w:rPr>
            <w:rFonts w:asciiTheme="minorHAnsi" w:eastAsiaTheme="minorEastAsia" w:hAnsiTheme="minorHAnsi" w:cstheme="minorBidi"/>
            <w:noProof/>
            <w:kern w:val="2"/>
            <w:szCs w:val="24"/>
            <w14:ligatures w14:val="standardContextual"/>
          </w:rPr>
          <w:tab/>
        </w:r>
        <w:r w:rsidRPr="00382535">
          <w:rPr>
            <w:rStyle w:val="Hyperlink"/>
            <w:noProof/>
          </w:rPr>
          <w:t>Special training and certifications</w:t>
        </w:r>
        <w:r>
          <w:rPr>
            <w:noProof/>
            <w:webHidden/>
          </w:rPr>
          <w:tab/>
        </w:r>
        <w:r>
          <w:rPr>
            <w:noProof/>
            <w:webHidden/>
          </w:rPr>
          <w:fldChar w:fldCharType="begin"/>
        </w:r>
        <w:r>
          <w:rPr>
            <w:noProof/>
            <w:webHidden/>
          </w:rPr>
          <w:instrText xml:space="preserve"> PAGEREF _Toc226028797 \h </w:instrText>
        </w:r>
        <w:r>
          <w:rPr>
            <w:noProof/>
            <w:webHidden/>
          </w:rPr>
        </w:r>
        <w:r>
          <w:rPr>
            <w:noProof/>
            <w:webHidden/>
          </w:rPr>
          <w:fldChar w:fldCharType="separate"/>
        </w:r>
        <w:r>
          <w:rPr>
            <w:noProof/>
            <w:webHidden/>
          </w:rPr>
          <w:t>17</w:t>
        </w:r>
        <w:r>
          <w:rPr>
            <w:noProof/>
            <w:webHidden/>
          </w:rPr>
          <w:fldChar w:fldCharType="end"/>
        </w:r>
      </w:hyperlink>
    </w:p>
    <w:p w14:paraId="4942F164" w14:textId="73455764"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798" w:history="1">
        <w:r w:rsidRPr="00382535">
          <w:rPr>
            <w:rStyle w:val="Hyperlink"/>
            <w:noProof/>
          </w:rPr>
          <w:t>5.3</w:t>
        </w:r>
        <w:r>
          <w:rPr>
            <w:rFonts w:asciiTheme="minorHAnsi" w:eastAsiaTheme="minorEastAsia" w:hAnsiTheme="minorHAnsi" w:cstheme="minorBidi"/>
            <w:noProof/>
            <w:kern w:val="2"/>
            <w:szCs w:val="24"/>
            <w14:ligatures w14:val="standardContextual"/>
          </w:rPr>
          <w:tab/>
        </w:r>
        <w:r w:rsidRPr="00382535">
          <w:rPr>
            <w:rStyle w:val="Hyperlink"/>
            <w:noProof/>
          </w:rPr>
          <w:t>Organization chart</w:t>
        </w:r>
        <w:r>
          <w:rPr>
            <w:noProof/>
            <w:webHidden/>
          </w:rPr>
          <w:tab/>
        </w:r>
        <w:r>
          <w:rPr>
            <w:noProof/>
            <w:webHidden/>
          </w:rPr>
          <w:fldChar w:fldCharType="begin"/>
        </w:r>
        <w:r>
          <w:rPr>
            <w:noProof/>
            <w:webHidden/>
          </w:rPr>
          <w:instrText xml:space="preserve"> PAGEREF _Toc226028798 \h </w:instrText>
        </w:r>
        <w:r>
          <w:rPr>
            <w:noProof/>
            <w:webHidden/>
          </w:rPr>
        </w:r>
        <w:r>
          <w:rPr>
            <w:noProof/>
            <w:webHidden/>
          </w:rPr>
          <w:fldChar w:fldCharType="separate"/>
        </w:r>
        <w:r>
          <w:rPr>
            <w:noProof/>
            <w:webHidden/>
          </w:rPr>
          <w:t>18</w:t>
        </w:r>
        <w:r>
          <w:rPr>
            <w:noProof/>
            <w:webHidden/>
          </w:rPr>
          <w:fldChar w:fldCharType="end"/>
        </w:r>
      </w:hyperlink>
    </w:p>
    <w:p w14:paraId="28335B00" w14:textId="369F76BE"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799" w:history="1">
        <w:r w:rsidRPr="00382535">
          <w:rPr>
            <w:rStyle w:val="Hyperlink"/>
            <w:noProof/>
          </w:rPr>
          <w:t>5.4</w:t>
        </w:r>
        <w:r>
          <w:rPr>
            <w:rFonts w:asciiTheme="minorHAnsi" w:eastAsiaTheme="minorEastAsia" w:hAnsiTheme="minorHAnsi" w:cstheme="minorBidi"/>
            <w:noProof/>
            <w:kern w:val="2"/>
            <w:szCs w:val="24"/>
            <w14:ligatures w14:val="standardContextual"/>
          </w:rPr>
          <w:tab/>
        </w:r>
        <w:r w:rsidRPr="00382535">
          <w:rPr>
            <w:rStyle w:val="Hyperlink"/>
            <w:noProof/>
          </w:rPr>
          <w:t>Proposed project schedule</w:t>
        </w:r>
        <w:r>
          <w:rPr>
            <w:noProof/>
            <w:webHidden/>
          </w:rPr>
          <w:tab/>
        </w:r>
        <w:r>
          <w:rPr>
            <w:noProof/>
            <w:webHidden/>
          </w:rPr>
          <w:fldChar w:fldCharType="begin"/>
        </w:r>
        <w:r>
          <w:rPr>
            <w:noProof/>
            <w:webHidden/>
          </w:rPr>
          <w:instrText xml:space="preserve"> PAGEREF _Toc226028799 \h </w:instrText>
        </w:r>
        <w:r>
          <w:rPr>
            <w:noProof/>
            <w:webHidden/>
          </w:rPr>
        </w:r>
        <w:r>
          <w:rPr>
            <w:noProof/>
            <w:webHidden/>
          </w:rPr>
          <w:fldChar w:fldCharType="separate"/>
        </w:r>
        <w:r>
          <w:rPr>
            <w:noProof/>
            <w:webHidden/>
          </w:rPr>
          <w:t>18</w:t>
        </w:r>
        <w:r>
          <w:rPr>
            <w:noProof/>
            <w:webHidden/>
          </w:rPr>
          <w:fldChar w:fldCharType="end"/>
        </w:r>
      </w:hyperlink>
    </w:p>
    <w:p w14:paraId="5536E863" w14:textId="43BF73AC"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00" w:history="1">
        <w:r w:rsidRPr="00382535">
          <w:rPr>
            <w:rStyle w:val="Hyperlink"/>
            <w:noProof/>
          </w:rPr>
          <w:t>5.5</w:t>
        </w:r>
        <w:r>
          <w:rPr>
            <w:rFonts w:asciiTheme="minorHAnsi" w:eastAsiaTheme="minorEastAsia" w:hAnsiTheme="minorHAnsi" w:cstheme="minorBidi"/>
            <w:noProof/>
            <w:kern w:val="2"/>
            <w:szCs w:val="24"/>
            <w14:ligatures w14:val="standardContextual"/>
          </w:rPr>
          <w:tab/>
        </w:r>
        <w:r w:rsidRPr="00382535">
          <w:rPr>
            <w:rStyle w:val="Hyperlink"/>
            <w:noProof/>
          </w:rPr>
          <w:t>Budget and funding</w:t>
        </w:r>
        <w:r>
          <w:rPr>
            <w:noProof/>
            <w:webHidden/>
          </w:rPr>
          <w:tab/>
        </w:r>
        <w:r>
          <w:rPr>
            <w:noProof/>
            <w:webHidden/>
          </w:rPr>
          <w:fldChar w:fldCharType="begin"/>
        </w:r>
        <w:r>
          <w:rPr>
            <w:noProof/>
            <w:webHidden/>
          </w:rPr>
          <w:instrText xml:space="preserve"> PAGEREF _Toc226028800 \h </w:instrText>
        </w:r>
        <w:r>
          <w:rPr>
            <w:noProof/>
            <w:webHidden/>
          </w:rPr>
        </w:r>
        <w:r>
          <w:rPr>
            <w:noProof/>
            <w:webHidden/>
          </w:rPr>
          <w:fldChar w:fldCharType="separate"/>
        </w:r>
        <w:r>
          <w:rPr>
            <w:noProof/>
            <w:webHidden/>
          </w:rPr>
          <w:t>20</w:t>
        </w:r>
        <w:r>
          <w:rPr>
            <w:noProof/>
            <w:webHidden/>
          </w:rPr>
          <w:fldChar w:fldCharType="end"/>
        </w:r>
      </w:hyperlink>
    </w:p>
    <w:p w14:paraId="367E128E" w14:textId="08DA9B2F" w:rsidR="0080291C" w:rsidRDefault="0080291C">
      <w:pPr>
        <w:pStyle w:val="TOC2"/>
        <w:tabs>
          <w:tab w:val="left" w:pos="1440"/>
        </w:tabs>
        <w:rPr>
          <w:rFonts w:asciiTheme="minorHAnsi" w:eastAsiaTheme="minorEastAsia" w:hAnsiTheme="minorHAnsi" w:cstheme="minorBidi"/>
          <w:b w:val="0"/>
          <w:noProof/>
          <w:kern w:val="2"/>
          <w:szCs w:val="24"/>
          <w14:ligatures w14:val="standardContextual"/>
        </w:rPr>
      </w:pPr>
      <w:hyperlink w:anchor="_Toc226028801" w:history="1">
        <w:r w:rsidRPr="00382535">
          <w:rPr>
            <w:rStyle w:val="Hyperlink"/>
            <w:noProof/>
          </w:rPr>
          <w:t>6.0</w:t>
        </w:r>
        <w:r>
          <w:rPr>
            <w:rFonts w:asciiTheme="minorHAnsi" w:eastAsiaTheme="minorEastAsia" w:hAnsiTheme="minorHAnsi" w:cstheme="minorBidi"/>
            <w:b w:val="0"/>
            <w:noProof/>
            <w:kern w:val="2"/>
            <w:szCs w:val="24"/>
            <w14:ligatures w14:val="standardContextual"/>
          </w:rPr>
          <w:tab/>
        </w:r>
        <w:r w:rsidRPr="00382535">
          <w:rPr>
            <w:rStyle w:val="Hyperlink"/>
            <w:noProof/>
          </w:rPr>
          <w:t>Quality Objectives</w:t>
        </w:r>
        <w:r>
          <w:rPr>
            <w:noProof/>
            <w:webHidden/>
          </w:rPr>
          <w:tab/>
        </w:r>
        <w:r>
          <w:rPr>
            <w:noProof/>
            <w:webHidden/>
          </w:rPr>
          <w:fldChar w:fldCharType="begin"/>
        </w:r>
        <w:r>
          <w:rPr>
            <w:noProof/>
            <w:webHidden/>
          </w:rPr>
          <w:instrText xml:space="preserve"> PAGEREF _Toc226028801 \h </w:instrText>
        </w:r>
        <w:r>
          <w:rPr>
            <w:noProof/>
            <w:webHidden/>
          </w:rPr>
        </w:r>
        <w:r>
          <w:rPr>
            <w:noProof/>
            <w:webHidden/>
          </w:rPr>
          <w:fldChar w:fldCharType="separate"/>
        </w:r>
        <w:r>
          <w:rPr>
            <w:noProof/>
            <w:webHidden/>
          </w:rPr>
          <w:t>22</w:t>
        </w:r>
        <w:r>
          <w:rPr>
            <w:noProof/>
            <w:webHidden/>
          </w:rPr>
          <w:fldChar w:fldCharType="end"/>
        </w:r>
      </w:hyperlink>
    </w:p>
    <w:p w14:paraId="1D9A9D57" w14:textId="5C1351B6"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02" w:history="1">
        <w:r w:rsidRPr="00382535">
          <w:rPr>
            <w:rStyle w:val="Hyperlink"/>
            <w:noProof/>
          </w:rPr>
          <w:t>6.1</w:t>
        </w:r>
        <w:r>
          <w:rPr>
            <w:rFonts w:asciiTheme="minorHAnsi" w:eastAsiaTheme="minorEastAsia" w:hAnsiTheme="minorHAnsi" w:cstheme="minorBidi"/>
            <w:noProof/>
            <w:kern w:val="2"/>
            <w:szCs w:val="24"/>
            <w14:ligatures w14:val="standardContextual"/>
          </w:rPr>
          <w:tab/>
        </w:r>
        <w:r w:rsidRPr="00382535">
          <w:rPr>
            <w:rStyle w:val="Hyperlink"/>
            <w:noProof/>
          </w:rPr>
          <w:t xml:space="preserve">Data quality objectives </w:t>
        </w:r>
        <w:r>
          <w:rPr>
            <w:noProof/>
            <w:webHidden/>
          </w:rPr>
          <w:tab/>
        </w:r>
        <w:r>
          <w:rPr>
            <w:noProof/>
            <w:webHidden/>
          </w:rPr>
          <w:fldChar w:fldCharType="begin"/>
        </w:r>
        <w:r>
          <w:rPr>
            <w:noProof/>
            <w:webHidden/>
          </w:rPr>
          <w:instrText xml:space="preserve"> PAGEREF _Toc226028802 \h </w:instrText>
        </w:r>
        <w:r>
          <w:rPr>
            <w:noProof/>
            <w:webHidden/>
          </w:rPr>
        </w:r>
        <w:r>
          <w:rPr>
            <w:noProof/>
            <w:webHidden/>
          </w:rPr>
          <w:fldChar w:fldCharType="separate"/>
        </w:r>
        <w:r>
          <w:rPr>
            <w:noProof/>
            <w:webHidden/>
          </w:rPr>
          <w:t>22</w:t>
        </w:r>
        <w:r>
          <w:rPr>
            <w:noProof/>
            <w:webHidden/>
          </w:rPr>
          <w:fldChar w:fldCharType="end"/>
        </w:r>
      </w:hyperlink>
    </w:p>
    <w:p w14:paraId="4F92DE95" w14:textId="6F108E3A"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03" w:history="1">
        <w:r w:rsidRPr="00382535">
          <w:rPr>
            <w:rStyle w:val="Hyperlink"/>
            <w:noProof/>
          </w:rPr>
          <w:t>6.2</w:t>
        </w:r>
        <w:r>
          <w:rPr>
            <w:rFonts w:asciiTheme="minorHAnsi" w:eastAsiaTheme="minorEastAsia" w:hAnsiTheme="minorHAnsi" w:cstheme="minorBidi"/>
            <w:noProof/>
            <w:kern w:val="2"/>
            <w:szCs w:val="24"/>
            <w14:ligatures w14:val="standardContextual"/>
          </w:rPr>
          <w:tab/>
        </w:r>
        <w:r w:rsidRPr="00382535">
          <w:rPr>
            <w:rStyle w:val="Hyperlink"/>
            <w:noProof/>
          </w:rPr>
          <w:t>Measurement quality objectives</w:t>
        </w:r>
        <w:r>
          <w:rPr>
            <w:noProof/>
            <w:webHidden/>
          </w:rPr>
          <w:tab/>
        </w:r>
        <w:r>
          <w:rPr>
            <w:noProof/>
            <w:webHidden/>
          </w:rPr>
          <w:fldChar w:fldCharType="begin"/>
        </w:r>
        <w:r>
          <w:rPr>
            <w:noProof/>
            <w:webHidden/>
          </w:rPr>
          <w:instrText xml:space="preserve"> PAGEREF _Toc226028803 \h </w:instrText>
        </w:r>
        <w:r>
          <w:rPr>
            <w:noProof/>
            <w:webHidden/>
          </w:rPr>
        </w:r>
        <w:r>
          <w:rPr>
            <w:noProof/>
            <w:webHidden/>
          </w:rPr>
          <w:fldChar w:fldCharType="separate"/>
        </w:r>
        <w:r>
          <w:rPr>
            <w:noProof/>
            <w:webHidden/>
          </w:rPr>
          <w:t>22</w:t>
        </w:r>
        <w:r>
          <w:rPr>
            <w:noProof/>
            <w:webHidden/>
          </w:rPr>
          <w:fldChar w:fldCharType="end"/>
        </w:r>
      </w:hyperlink>
    </w:p>
    <w:p w14:paraId="5071DB03" w14:textId="07BB29B3"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04" w:history="1">
        <w:r w:rsidRPr="00382535">
          <w:rPr>
            <w:rStyle w:val="Hyperlink"/>
            <w:noProof/>
          </w:rPr>
          <w:t>6.3</w:t>
        </w:r>
        <w:r>
          <w:rPr>
            <w:rFonts w:asciiTheme="minorHAnsi" w:eastAsiaTheme="minorEastAsia" w:hAnsiTheme="minorHAnsi" w:cstheme="minorBidi"/>
            <w:noProof/>
            <w:kern w:val="2"/>
            <w:szCs w:val="24"/>
            <w14:ligatures w14:val="standardContextual"/>
          </w:rPr>
          <w:tab/>
        </w:r>
        <w:r w:rsidRPr="00382535">
          <w:rPr>
            <w:rStyle w:val="Hyperlink"/>
            <w:noProof/>
          </w:rPr>
          <w:t>Acceptance criteria for quality of existing data</w:t>
        </w:r>
        <w:r>
          <w:rPr>
            <w:noProof/>
            <w:webHidden/>
          </w:rPr>
          <w:tab/>
        </w:r>
        <w:r>
          <w:rPr>
            <w:noProof/>
            <w:webHidden/>
          </w:rPr>
          <w:fldChar w:fldCharType="begin"/>
        </w:r>
        <w:r>
          <w:rPr>
            <w:noProof/>
            <w:webHidden/>
          </w:rPr>
          <w:instrText xml:space="preserve"> PAGEREF _Toc226028804 \h </w:instrText>
        </w:r>
        <w:r>
          <w:rPr>
            <w:noProof/>
            <w:webHidden/>
          </w:rPr>
        </w:r>
        <w:r>
          <w:rPr>
            <w:noProof/>
            <w:webHidden/>
          </w:rPr>
          <w:fldChar w:fldCharType="separate"/>
        </w:r>
        <w:r>
          <w:rPr>
            <w:noProof/>
            <w:webHidden/>
          </w:rPr>
          <w:t>25</w:t>
        </w:r>
        <w:r>
          <w:rPr>
            <w:noProof/>
            <w:webHidden/>
          </w:rPr>
          <w:fldChar w:fldCharType="end"/>
        </w:r>
      </w:hyperlink>
    </w:p>
    <w:p w14:paraId="3AEBD69C" w14:textId="2CF12187"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05" w:history="1">
        <w:r w:rsidRPr="00382535">
          <w:rPr>
            <w:rStyle w:val="Hyperlink"/>
            <w:noProof/>
          </w:rPr>
          <w:t>6.4</w:t>
        </w:r>
        <w:r>
          <w:rPr>
            <w:rFonts w:asciiTheme="minorHAnsi" w:eastAsiaTheme="minorEastAsia" w:hAnsiTheme="minorHAnsi" w:cstheme="minorBidi"/>
            <w:noProof/>
            <w:kern w:val="2"/>
            <w:szCs w:val="24"/>
            <w14:ligatures w14:val="standardContextual"/>
          </w:rPr>
          <w:tab/>
        </w:r>
        <w:r w:rsidRPr="00382535">
          <w:rPr>
            <w:rStyle w:val="Hyperlink"/>
            <w:noProof/>
          </w:rPr>
          <w:t>Model quality objectives</w:t>
        </w:r>
        <w:r>
          <w:rPr>
            <w:noProof/>
            <w:webHidden/>
          </w:rPr>
          <w:tab/>
        </w:r>
        <w:r>
          <w:rPr>
            <w:noProof/>
            <w:webHidden/>
          </w:rPr>
          <w:fldChar w:fldCharType="begin"/>
        </w:r>
        <w:r>
          <w:rPr>
            <w:noProof/>
            <w:webHidden/>
          </w:rPr>
          <w:instrText xml:space="preserve"> PAGEREF _Toc226028805 \h </w:instrText>
        </w:r>
        <w:r>
          <w:rPr>
            <w:noProof/>
            <w:webHidden/>
          </w:rPr>
        </w:r>
        <w:r>
          <w:rPr>
            <w:noProof/>
            <w:webHidden/>
          </w:rPr>
          <w:fldChar w:fldCharType="separate"/>
        </w:r>
        <w:r>
          <w:rPr>
            <w:noProof/>
            <w:webHidden/>
          </w:rPr>
          <w:t>25</w:t>
        </w:r>
        <w:r>
          <w:rPr>
            <w:noProof/>
            <w:webHidden/>
          </w:rPr>
          <w:fldChar w:fldCharType="end"/>
        </w:r>
      </w:hyperlink>
    </w:p>
    <w:p w14:paraId="0494F452" w14:textId="4AE3D368" w:rsidR="0080291C" w:rsidRDefault="0080291C">
      <w:pPr>
        <w:pStyle w:val="TOC2"/>
        <w:tabs>
          <w:tab w:val="left" w:pos="1440"/>
        </w:tabs>
        <w:rPr>
          <w:rFonts w:asciiTheme="minorHAnsi" w:eastAsiaTheme="minorEastAsia" w:hAnsiTheme="minorHAnsi" w:cstheme="minorBidi"/>
          <w:b w:val="0"/>
          <w:noProof/>
          <w:kern w:val="2"/>
          <w:szCs w:val="24"/>
          <w14:ligatures w14:val="standardContextual"/>
        </w:rPr>
      </w:pPr>
      <w:hyperlink w:anchor="_Toc226028806" w:history="1">
        <w:r w:rsidRPr="00382535">
          <w:rPr>
            <w:rStyle w:val="Hyperlink"/>
            <w:noProof/>
          </w:rPr>
          <w:t>7.0</w:t>
        </w:r>
        <w:r>
          <w:rPr>
            <w:rFonts w:asciiTheme="minorHAnsi" w:eastAsiaTheme="minorEastAsia" w:hAnsiTheme="minorHAnsi" w:cstheme="minorBidi"/>
            <w:b w:val="0"/>
            <w:noProof/>
            <w:kern w:val="2"/>
            <w:szCs w:val="24"/>
            <w14:ligatures w14:val="standardContextual"/>
          </w:rPr>
          <w:tab/>
        </w:r>
        <w:r w:rsidRPr="00382535">
          <w:rPr>
            <w:rStyle w:val="Hyperlink"/>
            <w:noProof/>
          </w:rPr>
          <w:t>Study Design</w:t>
        </w:r>
        <w:r>
          <w:rPr>
            <w:noProof/>
            <w:webHidden/>
          </w:rPr>
          <w:tab/>
        </w:r>
        <w:r>
          <w:rPr>
            <w:noProof/>
            <w:webHidden/>
          </w:rPr>
          <w:fldChar w:fldCharType="begin"/>
        </w:r>
        <w:r>
          <w:rPr>
            <w:noProof/>
            <w:webHidden/>
          </w:rPr>
          <w:instrText xml:space="preserve"> PAGEREF _Toc226028806 \h </w:instrText>
        </w:r>
        <w:r>
          <w:rPr>
            <w:noProof/>
            <w:webHidden/>
          </w:rPr>
        </w:r>
        <w:r>
          <w:rPr>
            <w:noProof/>
            <w:webHidden/>
          </w:rPr>
          <w:fldChar w:fldCharType="separate"/>
        </w:r>
        <w:r>
          <w:rPr>
            <w:noProof/>
            <w:webHidden/>
          </w:rPr>
          <w:t>26</w:t>
        </w:r>
        <w:r>
          <w:rPr>
            <w:noProof/>
            <w:webHidden/>
          </w:rPr>
          <w:fldChar w:fldCharType="end"/>
        </w:r>
      </w:hyperlink>
    </w:p>
    <w:p w14:paraId="616D9281" w14:textId="18615188"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07" w:history="1">
        <w:r w:rsidRPr="00382535">
          <w:rPr>
            <w:rStyle w:val="Hyperlink"/>
            <w:noProof/>
          </w:rPr>
          <w:t>7.1</w:t>
        </w:r>
        <w:r>
          <w:rPr>
            <w:rFonts w:asciiTheme="minorHAnsi" w:eastAsiaTheme="minorEastAsia" w:hAnsiTheme="minorHAnsi" w:cstheme="minorBidi"/>
            <w:noProof/>
            <w:kern w:val="2"/>
            <w:szCs w:val="24"/>
            <w14:ligatures w14:val="standardContextual"/>
          </w:rPr>
          <w:tab/>
        </w:r>
        <w:r w:rsidRPr="00382535">
          <w:rPr>
            <w:rStyle w:val="Hyperlink"/>
            <w:noProof/>
          </w:rPr>
          <w:t>Study boundaries</w:t>
        </w:r>
        <w:r>
          <w:rPr>
            <w:noProof/>
            <w:webHidden/>
          </w:rPr>
          <w:tab/>
        </w:r>
        <w:r>
          <w:rPr>
            <w:noProof/>
            <w:webHidden/>
          </w:rPr>
          <w:fldChar w:fldCharType="begin"/>
        </w:r>
        <w:r>
          <w:rPr>
            <w:noProof/>
            <w:webHidden/>
          </w:rPr>
          <w:instrText xml:space="preserve"> PAGEREF _Toc226028807 \h </w:instrText>
        </w:r>
        <w:r>
          <w:rPr>
            <w:noProof/>
            <w:webHidden/>
          </w:rPr>
        </w:r>
        <w:r>
          <w:rPr>
            <w:noProof/>
            <w:webHidden/>
          </w:rPr>
          <w:fldChar w:fldCharType="separate"/>
        </w:r>
        <w:r>
          <w:rPr>
            <w:noProof/>
            <w:webHidden/>
          </w:rPr>
          <w:t>26</w:t>
        </w:r>
        <w:r>
          <w:rPr>
            <w:noProof/>
            <w:webHidden/>
          </w:rPr>
          <w:fldChar w:fldCharType="end"/>
        </w:r>
      </w:hyperlink>
    </w:p>
    <w:p w14:paraId="439A38DA" w14:textId="4F62BE9A"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08" w:history="1">
        <w:r w:rsidRPr="00382535">
          <w:rPr>
            <w:rStyle w:val="Hyperlink"/>
            <w:noProof/>
          </w:rPr>
          <w:t>7.2</w:t>
        </w:r>
        <w:r>
          <w:rPr>
            <w:rFonts w:asciiTheme="minorHAnsi" w:eastAsiaTheme="minorEastAsia" w:hAnsiTheme="minorHAnsi" w:cstheme="minorBidi"/>
            <w:noProof/>
            <w:kern w:val="2"/>
            <w:szCs w:val="24"/>
            <w14:ligatures w14:val="standardContextual"/>
          </w:rPr>
          <w:tab/>
        </w:r>
        <w:r w:rsidRPr="00382535">
          <w:rPr>
            <w:rStyle w:val="Hyperlink"/>
            <w:noProof/>
          </w:rPr>
          <w:t>Field data collection</w:t>
        </w:r>
        <w:r>
          <w:rPr>
            <w:noProof/>
            <w:webHidden/>
          </w:rPr>
          <w:tab/>
        </w:r>
        <w:r>
          <w:rPr>
            <w:noProof/>
            <w:webHidden/>
          </w:rPr>
          <w:fldChar w:fldCharType="begin"/>
        </w:r>
        <w:r>
          <w:rPr>
            <w:noProof/>
            <w:webHidden/>
          </w:rPr>
          <w:instrText xml:space="preserve"> PAGEREF _Toc226028808 \h </w:instrText>
        </w:r>
        <w:r>
          <w:rPr>
            <w:noProof/>
            <w:webHidden/>
          </w:rPr>
        </w:r>
        <w:r>
          <w:rPr>
            <w:noProof/>
            <w:webHidden/>
          </w:rPr>
          <w:fldChar w:fldCharType="separate"/>
        </w:r>
        <w:r>
          <w:rPr>
            <w:noProof/>
            <w:webHidden/>
          </w:rPr>
          <w:t>26</w:t>
        </w:r>
        <w:r>
          <w:rPr>
            <w:noProof/>
            <w:webHidden/>
          </w:rPr>
          <w:fldChar w:fldCharType="end"/>
        </w:r>
      </w:hyperlink>
    </w:p>
    <w:p w14:paraId="0E83E2CF" w14:textId="4CDF2D67"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09" w:history="1">
        <w:r w:rsidRPr="00382535">
          <w:rPr>
            <w:rStyle w:val="Hyperlink"/>
            <w:noProof/>
          </w:rPr>
          <w:t>7.3</w:t>
        </w:r>
        <w:r>
          <w:rPr>
            <w:rFonts w:asciiTheme="minorHAnsi" w:eastAsiaTheme="minorEastAsia" w:hAnsiTheme="minorHAnsi" w:cstheme="minorBidi"/>
            <w:noProof/>
            <w:kern w:val="2"/>
            <w:szCs w:val="24"/>
            <w14:ligatures w14:val="standardContextual"/>
          </w:rPr>
          <w:tab/>
        </w:r>
        <w:r w:rsidRPr="00382535">
          <w:rPr>
            <w:rStyle w:val="Hyperlink"/>
            <w:noProof/>
          </w:rPr>
          <w:t>Modeling and analysis design</w:t>
        </w:r>
        <w:r>
          <w:rPr>
            <w:noProof/>
            <w:webHidden/>
          </w:rPr>
          <w:tab/>
        </w:r>
        <w:r>
          <w:rPr>
            <w:noProof/>
            <w:webHidden/>
          </w:rPr>
          <w:fldChar w:fldCharType="begin"/>
        </w:r>
        <w:r>
          <w:rPr>
            <w:noProof/>
            <w:webHidden/>
          </w:rPr>
          <w:instrText xml:space="preserve"> PAGEREF _Toc226028809 \h </w:instrText>
        </w:r>
        <w:r>
          <w:rPr>
            <w:noProof/>
            <w:webHidden/>
          </w:rPr>
        </w:r>
        <w:r>
          <w:rPr>
            <w:noProof/>
            <w:webHidden/>
          </w:rPr>
          <w:fldChar w:fldCharType="separate"/>
        </w:r>
        <w:r>
          <w:rPr>
            <w:noProof/>
            <w:webHidden/>
          </w:rPr>
          <w:t>27</w:t>
        </w:r>
        <w:r>
          <w:rPr>
            <w:noProof/>
            <w:webHidden/>
          </w:rPr>
          <w:fldChar w:fldCharType="end"/>
        </w:r>
      </w:hyperlink>
    </w:p>
    <w:p w14:paraId="74A0C9FB" w14:textId="58DA78D4"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10" w:history="1">
        <w:r w:rsidRPr="00382535">
          <w:rPr>
            <w:rStyle w:val="Hyperlink"/>
            <w:noProof/>
          </w:rPr>
          <w:t>7.4</w:t>
        </w:r>
        <w:r>
          <w:rPr>
            <w:rFonts w:asciiTheme="minorHAnsi" w:eastAsiaTheme="minorEastAsia" w:hAnsiTheme="minorHAnsi" w:cstheme="minorBidi"/>
            <w:noProof/>
            <w:kern w:val="2"/>
            <w:szCs w:val="24"/>
            <w14:ligatures w14:val="standardContextual"/>
          </w:rPr>
          <w:tab/>
        </w:r>
        <w:r w:rsidRPr="00382535">
          <w:rPr>
            <w:rStyle w:val="Hyperlink"/>
            <w:noProof/>
          </w:rPr>
          <w:t>Assumptions underlying design</w:t>
        </w:r>
        <w:r>
          <w:rPr>
            <w:noProof/>
            <w:webHidden/>
          </w:rPr>
          <w:tab/>
        </w:r>
        <w:r>
          <w:rPr>
            <w:noProof/>
            <w:webHidden/>
          </w:rPr>
          <w:fldChar w:fldCharType="begin"/>
        </w:r>
        <w:r>
          <w:rPr>
            <w:noProof/>
            <w:webHidden/>
          </w:rPr>
          <w:instrText xml:space="preserve"> PAGEREF _Toc226028810 \h </w:instrText>
        </w:r>
        <w:r>
          <w:rPr>
            <w:noProof/>
            <w:webHidden/>
          </w:rPr>
        </w:r>
        <w:r>
          <w:rPr>
            <w:noProof/>
            <w:webHidden/>
          </w:rPr>
          <w:fldChar w:fldCharType="separate"/>
        </w:r>
        <w:r>
          <w:rPr>
            <w:noProof/>
            <w:webHidden/>
          </w:rPr>
          <w:t>28</w:t>
        </w:r>
        <w:r>
          <w:rPr>
            <w:noProof/>
            <w:webHidden/>
          </w:rPr>
          <w:fldChar w:fldCharType="end"/>
        </w:r>
      </w:hyperlink>
    </w:p>
    <w:p w14:paraId="57719785" w14:textId="3380B87E"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11" w:history="1">
        <w:r w:rsidRPr="00382535">
          <w:rPr>
            <w:rStyle w:val="Hyperlink"/>
            <w:noProof/>
          </w:rPr>
          <w:t>7.5</w:t>
        </w:r>
        <w:r>
          <w:rPr>
            <w:rFonts w:asciiTheme="minorHAnsi" w:eastAsiaTheme="minorEastAsia" w:hAnsiTheme="minorHAnsi" w:cstheme="minorBidi"/>
            <w:noProof/>
            <w:kern w:val="2"/>
            <w:szCs w:val="24"/>
            <w14:ligatures w14:val="standardContextual"/>
          </w:rPr>
          <w:tab/>
        </w:r>
        <w:r w:rsidRPr="00382535">
          <w:rPr>
            <w:rStyle w:val="Hyperlink"/>
            <w:noProof/>
          </w:rPr>
          <w:t>Possible challenges and contingencies</w:t>
        </w:r>
        <w:r>
          <w:rPr>
            <w:noProof/>
            <w:webHidden/>
          </w:rPr>
          <w:tab/>
        </w:r>
        <w:r>
          <w:rPr>
            <w:noProof/>
            <w:webHidden/>
          </w:rPr>
          <w:fldChar w:fldCharType="begin"/>
        </w:r>
        <w:r>
          <w:rPr>
            <w:noProof/>
            <w:webHidden/>
          </w:rPr>
          <w:instrText xml:space="preserve"> PAGEREF _Toc226028811 \h </w:instrText>
        </w:r>
        <w:r>
          <w:rPr>
            <w:noProof/>
            <w:webHidden/>
          </w:rPr>
        </w:r>
        <w:r>
          <w:rPr>
            <w:noProof/>
            <w:webHidden/>
          </w:rPr>
          <w:fldChar w:fldCharType="separate"/>
        </w:r>
        <w:r>
          <w:rPr>
            <w:noProof/>
            <w:webHidden/>
          </w:rPr>
          <w:t>28</w:t>
        </w:r>
        <w:r>
          <w:rPr>
            <w:noProof/>
            <w:webHidden/>
          </w:rPr>
          <w:fldChar w:fldCharType="end"/>
        </w:r>
      </w:hyperlink>
    </w:p>
    <w:p w14:paraId="3BCEB464" w14:textId="6C3315BF" w:rsidR="0080291C" w:rsidRDefault="0080291C">
      <w:pPr>
        <w:pStyle w:val="TOC2"/>
        <w:tabs>
          <w:tab w:val="left" w:pos="1440"/>
        </w:tabs>
        <w:rPr>
          <w:rFonts w:asciiTheme="minorHAnsi" w:eastAsiaTheme="minorEastAsia" w:hAnsiTheme="minorHAnsi" w:cstheme="minorBidi"/>
          <w:b w:val="0"/>
          <w:noProof/>
          <w:kern w:val="2"/>
          <w:szCs w:val="24"/>
          <w14:ligatures w14:val="standardContextual"/>
        </w:rPr>
      </w:pPr>
      <w:hyperlink w:anchor="_Toc226028812" w:history="1">
        <w:r w:rsidRPr="00382535">
          <w:rPr>
            <w:rStyle w:val="Hyperlink"/>
            <w:noProof/>
          </w:rPr>
          <w:t>8.0</w:t>
        </w:r>
        <w:r>
          <w:rPr>
            <w:rFonts w:asciiTheme="minorHAnsi" w:eastAsiaTheme="minorEastAsia" w:hAnsiTheme="minorHAnsi" w:cstheme="minorBidi"/>
            <w:b w:val="0"/>
            <w:noProof/>
            <w:kern w:val="2"/>
            <w:szCs w:val="24"/>
            <w14:ligatures w14:val="standardContextual"/>
          </w:rPr>
          <w:tab/>
        </w:r>
        <w:r w:rsidRPr="00382535">
          <w:rPr>
            <w:rStyle w:val="Hyperlink"/>
            <w:noProof/>
          </w:rPr>
          <w:t>Field Procedures</w:t>
        </w:r>
        <w:r>
          <w:rPr>
            <w:noProof/>
            <w:webHidden/>
          </w:rPr>
          <w:tab/>
        </w:r>
        <w:r>
          <w:rPr>
            <w:noProof/>
            <w:webHidden/>
          </w:rPr>
          <w:fldChar w:fldCharType="begin"/>
        </w:r>
        <w:r>
          <w:rPr>
            <w:noProof/>
            <w:webHidden/>
          </w:rPr>
          <w:instrText xml:space="preserve"> PAGEREF _Toc226028812 \h </w:instrText>
        </w:r>
        <w:r>
          <w:rPr>
            <w:noProof/>
            <w:webHidden/>
          </w:rPr>
        </w:r>
        <w:r>
          <w:rPr>
            <w:noProof/>
            <w:webHidden/>
          </w:rPr>
          <w:fldChar w:fldCharType="separate"/>
        </w:r>
        <w:r>
          <w:rPr>
            <w:noProof/>
            <w:webHidden/>
          </w:rPr>
          <w:t>30</w:t>
        </w:r>
        <w:r>
          <w:rPr>
            <w:noProof/>
            <w:webHidden/>
          </w:rPr>
          <w:fldChar w:fldCharType="end"/>
        </w:r>
      </w:hyperlink>
    </w:p>
    <w:p w14:paraId="03EB2976" w14:textId="7ADAC539"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13" w:history="1">
        <w:r w:rsidRPr="00382535">
          <w:rPr>
            <w:rStyle w:val="Hyperlink"/>
            <w:noProof/>
          </w:rPr>
          <w:t>8.1</w:t>
        </w:r>
        <w:r>
          <w:rPr>
            <w:rFonts w:asciiTheme="minorHAnsi" w:eastAsiaTheme="minorEastAsia" w:hAnsiTheme="minorHAnsi" w:cstheme="minorBidi"/>
            <w:noProof/>
            <w:kern w:val="2"/>
            <w:szCs w:val="24"/>
            <w14:ligatures w14:val="standardContextual"/>
          </w:rPr>
          <w:tab/>
        </w:r>
        <w:r w:rsidRPr="00382535">
          <w:rPr>
            <w:rStyle w:val="Hyperlink"/>
            <w:noProof/>
          </w:rPr>
          <w:t>Invasive species evaluation</w:t>
        </w:r>
        <w:r>
          <w:rPr>
            <w:noProof/>
            <w:webHidden/>
          </w:rPr>
          <w:tab/>
        </w:r>
        <w:r>
          <w:rPr>
            <w:noProof/>
            <w:webHidden/>
          </w:rPr>
          <w:fldChar w:fldCharType="begin"/>
        </w:r>
        <w:r>
          <w:rPr>
            <w:noProof/>
            <w:webHidden/>
          </w:rPr>
          <w:instrText xml:space="preserve"> PAGEREF _Toc226028813 \h </w:instrText>
        </w:r>
        <w:r>
          <w:rPr>
            <w:noProof/>
            <w:webHidden/>
          </w:rPr>
        </w:r>
        <w:r>
          <w:rPr>
            <w:noProof/>
            <w:webHidden/>
          </w:rPr>
          <w:fldChar w:fldCharType="separate"/>
        </w:r>
        <w:r>
          <w:rPr>
            <w:noProof/>
            <w:webHidden/>
          </w:rPr>
          <w:t>30</w:t>
        </w:r>
        <w:r>
          <w:rPr>
            <w:noProof/>
            <w:webHidden/>
          </w:rPr>
          <w:fldChar w:fldCharType="end"/>
        </w:r>
      </w:hyperlink>
    </w:p>
    <w:p w14:paraId="6FA25221" w14:textId="16A3A331"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14" w:history="1">
        <w:r w:rsidRPr="00382535">
          <w:rPr>
            <w:rStyle w:val="Hyperlink"/>
            <w:noProof/>
          </w:rPr>
          <w:t>8.2</w:t>
        </w:r>
        <w:r>
          <w:rPr>
            <w:rFonts w:asciiTheme="minorHAnsi" w:eastAsiaTheme="minorEastAsia" w:hAnsiTheme="minorHAnsi" w:cstheme="minorBidi"/>
            <w:noProof/>
            <w:kern w:val="2"/>
            <w:szCs w:val="24"/>
            <w14:ligatures w14:val="standardContextual"/>
          </w:rPr>
          <w:tab/>
        </w:r>
        <w:r w:rsidRPr="00382535">
          <w:rPr>
            <w:rStyle w:val="Hyperlink"/>
            <w:noProof/>
          </w:rPr>
          <w:t>Measurement and sampling procedures</w:t>
        </w:r>
        <w:r>
          <w:rPr>
            <w:noProof/>
            <w:webHidden/>
          </w:rPr>
          <w:tab/>
        </w:r>
        <w:r>
          <w:rPr>
            <w:noProof/>
            <w:webHidden/>
          </w:rPr>
          <w:fldChar w:fldCharType="begin"/>
        </w:r>
        <w:r>
          <w:rPr>
            <w:noProof/>
            <w:webHidden/>
          </w:rPr>
          <w:instrText xml:space="preserve"> PAGEREF _Toc226028814 \h </w:instrText>
        </w:r>
        <w:r>
          <w:rPr>
            <w:noProof/>
            <w:webHidden/>
          </w:rPr>
        </w:r>
        <w:r>
          <w:rPr>
            <w:noProof/>
            <w:webHidden/>
          </w:rPr>
          <w:fldChar w:fldCharType="separate"/>
        </w:r>
        <w:r>
          <w:rPr>
            <w:noProof/>
            <w:webHidden/>
          </w:rPr>
          <w:t>30</w:t>
        </w:r>
        <w:r>
          <w:rPr>
            <w:noProof/>
            <w:webHidden/>
          </w:rPr>
          <w:fldChar w:fldCharType="end"/>
        </w:r>
      </w:hyperlink>
    </w:p>
    <w:p w14:paraId="4135BA05" w14:textId="1D7493BC"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15" w:history="1">
        <w:r w:rsidRPr="00382535">
          <w:rPr>
            <w:rStyle w:val="Hyperlink"/>
            <w:noProof/>
          </w:rPr>
          <w:t>8.3</w:t>
        </w:r>
        <w:r>
          <w:rPr>
            <w:rFonts w:asciiTheme="minorHAnsi" w:eastAsiaTheme="minorEastAsia" w:hAnsiTheme="minorHAnsi" w:cstheme="minorBidi"/>
            <w:noProof/>
            <w:kern w:val="2"/>
            <w:szCs w:val="24"/>
            <w14:ligatures w14:val="standardContextual"/>
          </w:rPr>
          <w:tab/>
        </w:r>
        <w:r w:rsidRPr="00382535">
          <w:rPr>
            <w:rStyle w:val="Hyperlink"/>
            <w:noProof/>
          </w:rPr>
          <w:t>Containers, preservation methods, holding times</w:t>
        </w:r>
        <w:r>
          <w:rPr>
            <w:noProof/>
            <w:webHidden/>
          </w:rPr>
          <w:tab/>
        </w:r>
        <w:r>
          <w:rPr>
            <w:noProof/>
            <w:webHidden/>
          </w:rPr>
          <w:fldChar w:fldCharType="begin"/>
        </w:r>
        <w:r>
          <w:rPr>
            <w:noProof/>
            <w:webHidden/>
          </w:rPr>
          <w:instrText xml:space="preserve"> PAGEREF _Toc226028815 \h </w:instrText>
        </w:r>
        <w:r>
          <w:rPr>
            <w:noProof/>
            <w:webHidden/>
          </w:rPr>
        </w:r>
        <w:r>
          <w:rPr>
            <w:noProof/>
            <w:webHidden/>
          </w:rPr>
          <w:fldChar w:fldCharType="separate"/>
        </w:r>
        <w:r>
          <w:rPr>
            <w:noProof/>
            <w:webHidden/>
          </w:rPr>
          <w:t>31</w:t>
        </w:r>
        <w:r>
          <w:rPr>
            <w:noProof/>
            <w:webHidden/>
          </w:rPr>
          <w:fldChar w:fldCharType="end"/>
        </w:r>
      </w:hyperlink>
    </w:p>
    <w:p w14:paraId="452E1939" w14:textId="6B3CA84B"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16" w:history="1">
        <w:r w:rsidRPr="00382535">
          <w:rPr>
            <w:rStyle w:val="Hyperlink"/>
            <w:noProof/>
          </w:rPr>
          <w:t>8.4</w:t>
        </w:r>
        <w:r>
          <w:rPr>
            <w:rFonts w:asciiTheme="minorHAnsi" w:eastAsiaTheme="minorEastAsia" w:hAnsiTheme="minorHAnsi" w:cstheme="minorBidi"/>
            <w:noProof/>
            <w:kern w:val="2"/>
            <w:szCs w:val="24"/>
            <w14:ligatures w14:val="standardContextual"/>
          </w:rPr>
          <w:tab/>
        </w:r>
        <w:r w:rsidRPr="00382535">
          <w:rPr>
            <w:rStyle w:val="Hyperlink"/>
            <w:noProof/>
          </w:rPr>
          <w:t>Equipment decontamination</w:t>
        </w:r>
        <w:r>
          <w:rPr>
            <w:noProof/>
            <w:webHidden/>
          </w:rPr>
          <w:tab/>
        </w:r>
        <w:r>
          <w:rPr>
            <w:noProof/>
            <w:webHidden/>
          </w:rPr>
          <w:fldChar w:fldCharType="begin"/>
        </w:r>
        <w:r>
          <w:rPr>
            <w:noProof/>
            <w:webHidden/>
          </w:rPr>
          <w:instrText xml:space="preserve"> PAGEREF _Toc226028816 \h </w:instrText>
        </w:r>
        <w:r>
          <w:rPr>
            <w:noProof/>
            <w:webHidden/>
          </w:rPr>
        </w:r>
        <w:r>
          <w:rPr>
            <w:noProof/>
            <w:webHidden/>
          </w:rPr>
          <w:fldChar w:fldCharType="separate"/>
        </w:r>
        <w:r>
          <w:rPr>
            <w:noProof/>
            <w:webHidden/>
          </w:rPr>
          <w:t>32</w:t>
        </w:r>
        <w:r>
          <w:rPr>
            <w:noProof/>
            <w:webHidden/>
          </w:rPr>
          <w:fldChar w:fldCharType="end"/>
        </w:r>
      </w:hyperlink>
    </w:p>
    <w:p w14:paraId="148A7D85" w14:textId="5CB0D4D2"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17" w:history="1">
        <w:r w:rsidRPr="00382535">
          <w:rPr>
            <w:rStyle w:val="Hyperlink"/>
            <w:noProof/>
          </w:rPr>
          <w:t>8.5</w:t>
        </w:r>
        <w:r>
          <w:rPr>
            <w:rFonts w:asciiTheme="minorHAnsi" w:eastAsiaTheme="minorEastAsia" w:hAnsiTheme="minorHAnsi" w:cstheme="minorBidi"/>
            <w:noProof/>
            <w:kern w:val="2"/>
            <w:szCs w:val="24"/>
            <w14:ligatures w14:val="standardContextual"/>
          </w:rPr>
          <w:tab/>
        </w:r>
        <w:r w:rsidRPr="00382535">
          <w:rPr>
            <w:rStyle w:val="Hyperlink"/>
            <w:noProof/>
          </w:rPr>
          <w:t>Sample ID</w:t>
        </w:r>
        <w:r>
          <w:rPr>
            <w:noProof/>
            <w:webHidden/>
          </w:rPr>
          <w:tab/>
        </w:r>
        <w:r>
          <w:rPr>
            <w:noProof/>
            <w:webHidden/>
          </w:rPr>
          <w:fldChar w:fldCharType="begin"/>
        </w:r>
        <w:r>
          <w:rPr>
            <w:noProof/>
            <w:webHidden/>
          </w:rPr>
          <w:instrText xml:space="preserve"> PAGEREF _Toc226028817 \h </w:instrText>
        </w:r>
        <w:r>
          <w:rPr>
            <w:noProof/>
            <w:webHidden/>
          </w:rPr>
        </w:r>
        <w:r>
          <w:rPr>
            <w:noProof/>
            <w:webHidden/>
          </w:rPr>
          <w:fldChar w:fldCharType="separate"/>
        </w:r>
        <w:r>
          <w:rPr>
            <w:noProof/>
            <w:webHidden/>
          </w:rPr>
          <w:t>32</w:t>
        </w:r>
        <w:r>
          <w:rPr>
            <w:noProof/>
            <w:webHidden/>
          </w:rPr>
          <w:fldChar w:fldCharType="end"/>
        </w:r>
      </w:hyperlink>
    </w:p>
    <w:p w14:paraId="1FFE1AAE" w14:textId="10FC3BC5"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18" w:history="1">
        <w:r w:rsidRPr="00382535">
          <w:rPr>
            <w:rStyle w:val="Hyperlink"/>
            <w:noProof/>
          </w:rPr>
          <w:t>8.6</w:t>
        </w:r>
        <w:r>
          <w:rPr>
            <w:rFonts w:asciiTheme="minorHAnsi" w:eastAsiaTheme="minorEastAsia" w:hAnsiTheme="minorHAnsi" w:cstheme="minorBidi"/>
            <w:noProof/>
            <w:kern w:val="2"/>
            <w:szCs w:val="24"/>
            <w14:ligatures w14:val="standardContextual"/>
          </w:rPr>
          <w:tab/>
        </w:r>
        <w:r w:rsidRPr="00382535">
          <w:rPr>
            <w:rStyle w:val="Hyperlink"/>
            <w:noProof/>
          </w:rPr>
          <w:t>Chain of custody</w:t>
        </w:r>
        <w:r>
          <w:rPr>
            <w:noProof/>
            <w:webHidden/>
          </w:rPr>
          <w:tab/>
        </w:r>
        <w:r>
          <w:rPr>
            <w:noProof/>
            <w:webHidden/>
          </w:rPr>
          <w:fldChar w:fldCharType="begin"/>
        </w:r>
        <w:r>
          <w:rPr>
            <w:noProof/>
            <w:webHidden/>
          </w:rPr>
          <w:instrText xml:space="preserve"> PAGEREF _Toc226028818 \h </w:instrText>
        </w:r>
        <w:r>
          <w:rPr>
            <w:noProof/>
            <w:webHidden/>
          </w:rPr>
        </w:r>
        <w:r>
          <w:rPr>
            <w:noProof/>
            <w:webHidden/>
          </w:rPr>
          <w:fldChar w:fldCharType="separate"/>
        </w:r>
        <w:r>
          <w:rPr>
            <w:noProof/>
            <w:webHidden/>
          </w:rPr>
          <w:t>34</w:t>
        </w:r>
        <w:r>
          <w:rPr>
            <w:noProof/>
            <w:webHidden/>
          </w:rPr>
          <w:fldChar w:fldCharType="end"/>
        </w:r>
      </w:hyperlink>
    </w:p>
    <w:p w14:paraId="72524400" w14:textId="53687DA8"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19" w:history="1">
        <w:r w:rsidRPr="00382535">
          <w:rPr>
            <w:rStyle w:val="Hyperlink"/>
            <w:noProof/>
          </w:rPr>
          <w:t>8.7</w:t>
        </w:r>
        <w:r>
          <w:rPr>
            <w:rFonts w:asciiTheme="minorHAnsi" w:eastAsiaTheme="minorEastAsia" w:hAnsiTheme="minorHAnsi" w:cstheme="minorBidi"/>
            <w:noProof/>
            <w:kern w:val="2"/>
            <w:szCs w:val="24"/>
            <w14:ligatures w14:val="standardContextual"/>
          </w:rPr>
          <w:tab/>
        </w:r>
        <w:r w:rsidRPr="00382535">
          <w:rPr>
            <w:rStyle w:val="Hyperlink"/>
            <w:noProof/>
          </w:rPr>
          <w:t>Field log requirements</w:t>
        </w:r>
        <w:r>
          <w:rPr>
            <w:noProof/>
            <w:webHidden/>
          </w:rPr>
          <w:tab/>
        </w:r>
        <w:r>
          <w:rPr>
            <w:noProof/>
            <w:webHidden/>
          </w:rPr>
          <w:fldChar w:fldCharType="begin"/>
        </w:r>
        <w:r>
          <w:rPr>
            <w:noProof/>
            <w:webHidden/>
          </w:rPr>
          <w:instrText xml:space="preserve"> PAGEREF _Toc226028819 \h </w:instrText>
        </w:r>
        <w:r>
          <w:rPr>
            <w:noProof/>
            <w:webHidden/>
          </w:rPr>
        </w:r>
        <w:r>
          <w:rPr>
            <w:noProof/>
            <w:webHidden/>
          </w:rPr>
          <w:fldChar w:fldCharType="separate"/>
        </w:r>
        <w:r>
          <w:rPr>
            <w:noProof/>
            <w:webHidden/>
          </w:rPr>
          <w:t>34</w:t>
        </w:r>
        <w:r>
          <w:rPr>
            <w:noProof/>
            <w:webHidden/>
          </w:rPr>
          <w:fldChar w:fldCharType="end"/>
        </w:r>
      </w:hyperlink>
    </w:p>
    <w:p w14:paraId="59079614" w14:textId="7FB18124"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20" w:history="1">
        <w:r w:rsidRPr="00382535">
          <w:rPr>
            <w:rStyle w:val="Hyperlink"/>
            <w:noProof/>
          </w:rPr>
          <w:t>8.8</w:t>
        </w:r>
        <w:r>
          <w:rPr>
            <w:rFonts w:asciiTheme="minorHAnsi" w:eastAsiaTheme="minorEastAsia" w:hAnsiTheme="minorHAnsi" w:cstheme="minorBidi"/>
            <w:noProof/>
            <w:kern w:val="2"/>
            <w:szCs w:val="24"/>
            <w14:ligatures w14:val="standardContextual"/>
          </w:rPr>
          <w:tab/>
        </w:r>
        <w:r w:rsidRPr="00382535">
          <w:rPr>
            <w:rStyle w:val="Hyperlink"/>
            <w:noProof/>
          </w:rPr>
          <w:t>Other activities</w:t>
        </w:r>
        <w:r>
          <w:rPr>
            <w:noProof/>
            <w:webHidden/>
          </w:rPr>
          <w:tab/>
        </w:r>
        <w:r>
          <w:rPr>
            <w:noProof/>
            <w:webHidden/>
          </w:rPr>
          <w:fldChar w:fldCharType="begin"/>
        </w:r>
        <w:r>
          <w:rPr>
            <w:noProof/>
            <w:webHidden/>
          </w:rPr>
          <w:instrText xml:space="preserve"> PAGEREF _Toc226028820 \h </w:instrText>
        </w:r>
        <w:r>
          <w:rPr>
            <w:noProof/>
            <w:webHidden/>
          </w:rPr>
        </w:r>
        <w:r>
          <w:rPr>
            <w:noProof/>
            <w:webHidden/>
          </w:rPr>
          <w:fldChar w:fldCharType="separate"/>
        </w:r>
        <w:r>
          <w:rPr>
            <w:noProof/>
            <w:webHidden/>
          </w:rPr>
          <w:t>35</w:t>
        </w:r>
        <w:r>
          <w:rPr>
            <w:noProof/>
            <w:webHidden/>
          </w:rPr>
          <w:fldChar w:fldCharType="end"/>
        </w:r>
      </w:hyperlink>
    </w:p>
    <w:p w14:paraId="131574A1" w14:textId="36715795" w:rsidR="0080291C" w:rsidRDefault="0080291C">
      <w:pPr>
        <w:pStyle w:val="TOC2"/>
        <w:tabs>
          <w:tab w:val="left" w:pos="1440"/>
        </w:tabs>
        <w:rPr>
          <w:rFonts w:asciiTheme="minorHAnsi" w:eastAsiaTheme="minorEastAsia" w:hAnsiTheme="minorHAnsi" w:cstheme="minorBidi"/>
          <w:b w:val="0"/>
          <w:noProof/>
          <w:kern w:val="2"/>
          <w:szCs w:val="24"/>
          <w14:ligatures w14:val="standardContextual"/>
        </w:rPr>
      </w:pPr>
      <w:hyperlink w:anchor="_Toc226028821" w:history="1">
        <w:r w:rsidRPr="006A296B">
          <w:rPr>
            <w:rStyle w:val="Hyperlink"/>
            <w:noProof/>
          </w:rPr>
          <w:t>9.0</w:t>
        </w:r>
        <w:r w:rsidRPr="006A296B">
          <w:rPr>
            <w:rFonts w:asciiTheme="minorHAnsi" w:eastAsiaTheme="minorEastAsia" w:hAnsiTheme="minorHAnsi" w:cstheme="minorBidi"/>
            <w:b w:val="0"/>
            <w:noProof/>
            <w:kern w:val="2"/>
            <w:szCs w:val="24"/>
            <w14:ligatures w14:val="standardContextual"/>
          </w:rPr>
          <w:tab/>
        </w:r>
        <w:r w:rsidRPr="006A296B">
          <w:rPr>
            <w:rStyle w:val="Hyperlink"/>
            <w:noProof/>
          </w:rPr>
          <w:t>Laboratory Procedures</w:t>
        </w:r>
        <w:r w:rsidRPr="006A296B">
          <w:rPr>
            <w:noProof/>
            <w:webHidden/>
          </w:rPr>
          <w:tab/>
        </w:r>
        <w:r w:rsidRPr="006A296B">
          <w:rPr>
            <w:noProof/>
            <w:webHidden/>
          </w:rPr>
          <w:fldChar w:fldCharType="begin"/>
        </w:r>
        <w:r w:rsidRPr="006A296B">
          <w:rPr>
            <w:noProof/>
            <w:webHidden/>
          </w:rPr>
          <w:instrText xml:space="preserve"> PAGEREF _Toc226028821 \h </w:instrText>
        </w:r>
        <w:r w:rsidRPr="006A296B">
          <w:rPr>
            <w:noProof/>
            <w:webHidden/>
          </w:rPr>
        </w:r>
        <w:r w:rsidRPr="006A296B">
          <w:rPr>
            <w:noProof/>
            <w:webHidden/>
          </w:rPr>
          <w:fldChar w:fldCharType="separate"/>
        </w:r>
        <w:r w:rsidRPr="006A296B">
          <w:rPr>
            <w:noProof/>
            <w:webHidden/>
          </w:rPr>
          <w:t>36</w:t>
        </w:r>
        <w:r w:rsidRPr="006A296B">
          <w:rPr>
            <w:noProof/>
            <w:webHidden/>
          </w:rPr>
          <w:fldChar w:fldCharType="end"/>
        </w:r>
      </w:hyperlink>
    </w:p>
    <w:p w14:paraId="39280587" w14:textId="05050217"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22" w:history="1">
        <w:r w:rsidRPr="00382535">
          <w:rPr>
            <w:rStyle w:val="Hyperlink"/>
            <w:noProof/>
          </w:rPr>
          <w:t>9.1</w:t>
        </w:r>
        <w:r>
          <w:rPr>
            <w:rFonts w:asciiTheme="minorHAnsi" w:eastAsiaTheme="minorEastAsia" w:hAnsiTheme="minorHAnsi" w:cstheme="minorBidi"/>
            <w:noProof/>
            <w:kern w:val="2"/>
            <w:szCs w:val="24"/>
            <w14:ligatures w14:val="standardContextual"/>
          </w:rPr>
          <w:tab/>
        </w:r>
        <w:r w:rsidRPr="00382535">
          <w:rPr>
            <w:rStyle w:val="Hyperlink"/>
            <w:noProof/>
          </w:rPr>
          <w:t>Lab procedures table</w:t>
        </w:r>
        <w:r>
          <w:rPr>
            <w:noProof/>
            <w:webHidden/>
          </w:rPr>
          <w:tab/>
        </w:r>
        <w:r>
          <w:rPr>
            <w:noProof/>
            <w:webHidden/>
          </w:rPr>
          <w:fldChar w:fldCharType="begin"/>
        </w:r>
        <w:r>
          <w:rPr>
            <w:noProof/>
            <w:webHidden/>
          </w:rPr>
          <w:instrText xml:space="preserve"> PAGEREF _Toc226028822 \h </w:instrText>
        </w:r>
        <w:r>
          <w:rPr>
            <w:noProof/>
            <w:webHidden/>
          </w:rPr>
        </w:r>
        <w:r>
          <w:rPr>
            <w:noProof/>
            <w:webHidden/>
          </w:rPr>
          <w:fldChar w:fldCharType="separate"/>
        </w:r>
        <w:r>
          <w:rPr>
            <w:noProof/>
            <w:webHidden/>
          </w:rPr>
          <w:t>36</w:t>
        </w:r>
        <w:r>
          <w:rPr>
            <w:noProof/>
            <w:webHidden/>
          </w:rPr>
          <w:fldChar w:fldCharType="end"/>
        </w:r>
      </w:hyperlink>
    </w:p>
    <w:p w14:paraId="4F68D8FE" w14:textId="7497FB14"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23" w:history="1">
        <w:r w:rsidRPr="00382535">
          <w:rPr>
            <w:rStyle w:val="Hyperlink"/>
            <w:noProof/>
          </w:rPr>
          <w:t>9.2</w:t>
        </w:r>
        <w:r>
          <w:rPr>
            <w:rFonts w:asciiTheme="minorHAnsi" w:eastAsiaTheme="minorEastAsia" w:hAnsiTheme="minorHAnsi" w:cstheme="minorBidi"/>
            <w:noProof/>
            <w:kern w:val="2"/>
            <w:szCs w:val="24"/>
            <w14:ligatures w14:val="standardContextual"/>
          </w:rPr>
          <w:tab/>
        </w:r>
        <w:r w:rsidRPr="00382535">
          <w:rPr>
            <w:rStyle w:val="Hyperlink"/>
            <w:noProof/>
          </w:rPr>
          <w:t>Sample preparation method(s)</w:t>
        </w:r>
        <w:r>
          <w:rPr>
            <w:noProof/>
            <w:webHidden/>
          </w:rPr>
          <w:tab/>
        </w:r>
        <w:r>
          <w:rPr>
            <w:noProof/>
            <w:webHidden/>
          </w:rPr>
          <w:fldChar w:fldCharType="begin"/>
        </w:r>
        <w:r>
          <w:rPr>
            <w:noProof/>
            <w:webHidden/>
          </w:rPr>
          <w:instrText xml:space="preserve"> PAGEREF _Toc226028823 \h </w:instrText>
        </w:r>
        <w:r>
          <w:rPr>
            <w:noProof/>
            <w:webHidden/>
          </w:rPr>
        </w:r>
        <w:r>
          <w:rPr>
            <w:noProof/>
            <w:webHidden/>
          </w:rPr>
          <w:fldChar w:fldCharType="separate"/>
        </w:r>
        <w:r>
          <w:rPr>
            <w:noProof/>
            <w:webHidden/>
          </w:rPr>
          <w:t>37</w:t>
        </w:r>
        <w:r>
          <w:rPr>
            <w:noProof/>
            <w:webHidden/>
          </w:rPr>
          <w:fldChar w:fldCharType="end"/>
        </w:r>
      </w:hyperlink>
    </w:p>
    <w:p w14:paraId="04597705" w14:textId="51328862"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24" w:history="1">
        <w:r w:rsidRPr="00382535">
          <w:rPr>
            <w:rStyle w:val="Hyperlink"/>
            <w:noProof/>
          </w:rPr>
          <w:t>9.3</w:t>
        </w:r>
        <w:r>
          <w:rPr>
            <w:rFonts w:asciiTheme="minorHAnsi" w:eastAsiaTheme="minorEastAsia" w:hAnsiTheme="minorHAnsi" w:cstheme="minorBidi"/>
            <w:noProof/>
            <w:kern w:val="2"/>
            <w:szCs w:val="24"/>
            <w14:ligatures w14:val="standardContextual"/>
          </w:rPr>
          <w:tab/>
        </w:r>
        <w:r w:rsidRPr="00382535">
          <w:rPr>
            <w:rStyle w:val="Hyperlink"/>
            <w:noProof/>
          </w:rPr>
          <w:t>Special method requirements</w:t>
        </w:r>
        <w:r>
          <w:rPr>
            <w:noProof/>
            <w:webHidden/>
          </w:rPr>
          <w:tab/>
        </w:r>
        <w:r>
          <w:rPr>
            <w:noProof/>
            <w:webHidden/>
          </w:rPr>
          <w:fldChar w:fldCharType="begin"/>
        </w:r>
        <w:r>
          <w:rPr>
            <w:noProof/>
            <w:webHidden/>
          </w:rPr>
          <w:instrText xml:space="preserve"> PAGEREF _Toc226028824 \h </w:instrText>
        </w:r>
        <w:r>
          <w:rPr>
            <w:noProof/>
            <w:webHidden/>
          </w:rPr>
        </w:r>
        <w:r>
          <w:rPr>
            <w:noProof/>
            <w:webHidden/>
          </w:rPr>
          <w:fldChar w:fldCharType="separate"/>
        </w:r>
        <w:r>
          <w:rPr>
            <w:noProof/>
            <w:webHidden/>
          </w:rPr>
          <w:t>37</w:t>
        </w:r>
        <w:r>
          <w:rPr>
            <w:noProof/>
            <w:webHidden/>
          </w:rPr>
          <w:fldChar w:fldCharType="end"/>
        </w:r>
      </w:hyperlink>
    </w:p>
    <w:p w14:paraId="7737C01F" w14:textId="107DF9C1" w:rsidR="0080291C" w:rsidRDefault="0080291C">
      <w:pPr>
        <w:pStyle w:val="TOC3"/>
        <w:tabs>
          <w:tab w:val="left" w:pos="1984"/>
        </w:tabs>
        <w:rPr>
          <w:rFonts w:asciiTheme="minorHAnsi" w:eastAsiaTheme="minorEastAsia" w:hAnsiTheme="minorHAnsi" w:cstheme="minorBidi"/>
          <w:noProof/>
          <w:kern w:val="2"/>
          <w:szCs w:val="24"/>
          <w14:ligatures w14:val="standardContextual"/>
        </w:rPr>
      </w:pPr>
      <w:hyperlink w:anchor="_Toc226028825" w:history="1">
        <w:r w:rsidRPr="00382535">
          <w:rPr>
            <w:rStyle w:val="Hyperlink"/>
            <w:noProof/>
          </w:rPr>
          <w:t>9.4</w:t>
        </w:r>
        <w:r>
          <w:rPr>
            <w:rFonts w:asciiTheme="minorHAnsi" w:eastAsiaTheme="minorEastAsia" w:hAnsiTheme="minorHAnsi" w:cstheme="minorBidi"/>
            <w:noProof/>
            <w:kern w:val="2"/>
            <w:szCs w:val="24"/>
            <w14:ligatures w14:val="standardContextual"/>
          </w:rPr>
          <w:tab/>
        </w:r>
        <w:r w:rsidRPr="00382535">
          <w:rPr>
            <w:rStyle w:val="Hyperlink"/>
            <w:noProof/>
          </w:rPr>
          <w:t>Laboratories accredited for methods</w:t>
        </w:r>
        <w:r>
          <w:rPr>
            <w:noProof/>
            <w:webHidden/>
          </w:rPr>
          <w:tab/>
        </w:r>
        <w:r>
          <w:rPr>
            <w:noProof/>
            <w:webHidden/>
          </w:rPr>
          <w:fldChar w:fldCharType="begin"/>
        </w:r>
        <w:r>
          <w:rPr>
            <w:noProof/>
            <w:webHidden/>
          </w:rPr>
          <w:instrText xml:space="preserve"> PAGEREF _Toc226028825 \h </w:instrText>
        </w:r>
        <w:r>
          <w:rPr>
            <w:noProof/>
            <w:webHidden/>
          </w:rPr>
        </w:r>
        <w:r>
          <w:rPr>
            <w:noProof/>
            <w:webHidden/>
          </w:rPr>
          <w:fldChar w:fldCharType="separate"/>
        </w:r>
        <w:r>
          <w:rPr>
            <w:noProof/>
            <w:webHidden/>
          </w:rPr>
          <w:t>37</w:t>
        </w:r>
        <w:r>
          <w:rPr>
            <w:noProof/>
            <w:webHidden/>
          </w:rPr>
          <w:fldChar w:fldCharType="end"/>
        </w:r>
      </w:hyperlink>
    </w:p>
    <w:p w14:paraId="30D26624" w14:textId="617A17F3" w:rsidR="0080291C" w:rsidRDefault="0080291C">
      <w:pPr>
        <w:pStyle w:val="TOC2"/>
        <w:tabs>
          <w:tab w:val="left" w:pos="1680"/>
        </w:tabs>
        <w:rPr>
          <w:rFonts w:asciiTheme="minorHAnsi" w:eastAsiaTheme="minorEastAsia" w:hAnsiTheme="minorHAnsi" w:cstheme="minorBidi"/>
          <w:b w:val="0"/>
          <w:noProof/>
          <w:kern w:val="2"/>
          <w:szCs w:val="24"/>
          <w14:ligatures w14:val="standardContextual"/>
        </w:rPr>
      </w:pPr>
      <w:hyperlink w:anchor="_Toc226028826" w:history="1">
        <w:r w:rsidRPr="00382535">
          <w:rPr>
            <w:rStyle w:val="Hyperlink"/>
            <w:noProof/>
          </w:rPr>
          <w:t xml:space="preserve">10.0 </w:t>
        </w:r>
        <w:r>
          <w:rPr>
            <w:rFonts w:asciiTheme="minorHAnsi" w:eastAsiaTheme="minorEastAsia" w:hAnsiTheme="minorHAnsi" w:cstheme="minorBidi"/>
            <w:b w:val="0"/>
            <w:noProof/>
            <w:kern w:val="2"/>
            <w:szCs w:val="24"/>
            <w14:ligatures w14:val="standardContextual"/>
          </w:rPr>
          <w:tab/>
        </w:r>
        <w:r w:rsidRPr="00382535">
          <w:rPr>
            <w:rStyle w:val="Hyperlink"/>
            <w:noProof/>
          </w:rPr>
          <w:t>Quality Control Procedures</w:t>
        </w:r>
        <w:r>
          <w:rPr>
            <w:noProof/>
            <w:webHidden/>
          </w:rPr>
          <w:tab/>
        </w:r>
        <w:r>
          <w:rPr>
            <w:noProof/>
            <w:webHidden/>
          </w:rPr>
          <w:fldChar w:fldCharType="begin"/>
        </w:r>
        <w:r>
          <w:rPr>
            <w:noProof/>
            <w:webHidden/>
          </w:rPr>
          <w:instrText xml:space="preserve"> PAGEREF _Toc226028826 \h </w:instrText>
        </w:r>
        <w:r>
          <w:rPr>
            <w:noProof/>
            <w:webHidden/>
          </w:rPr>
        </w:r>
        <w:r>
          <w:rPr>
            <w:noProof/>
            <w:webHidden/>
          </w:rPr>
          <w:fldChar w:fldCharType="separate"/>
        </w:r>
        <w:r>
          <w:rPr>
            <w:noProof/>
            <w:webHidden/>
          </w:rPr>
          <w:t>39</w:t>
        </w:r>
        <w:r>
          <w:rPr>
            <w:noProof/>
            <w:webHidden/>
          </w:rPr>
          <w:fldChar w:fldCharType="end"/>
        </w:r>
      </w:hyperlink>
    </w:p>
    <w:p w14:paraId="12A536BE" w14:textId="21E02852"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27" w:history="1">
        <w:r w:rsidRPr="00382535">
          <w:rPr>
            <w:rStyle w:val="Hyperlink"/>
            <w:noProof/>
          </w:rPr>
          <w:t>10.1</w:t>
        </w:r>
        <w:r>
          <w:rPr>
            <w:rFonts w:asciiTheme="minorHAnsi" w:eastAsiaTheme="minorEastAsia" w:hAnsiTheme="minorHAnsi" w:cstheme="minorBidi"/>
            <w:noProof/>
            <w:kern w:val="2"/>
            <w:szCs w:val="24"/>
            <w14:ligatures w14:val="standardContextual"/>
          </w:rPr>
          <w:tab/>
        </w:r>
        <w:r w:rsidRPr="00382535">
          <w:rPr>
            <w:rStyle w:val="Hyperlink"/>
            <w:noProof/>
          </w:rPr>
          <w:t>Table of field and laboratory quality control</w:t>
        </w:r>
        <w:r>
          <w:rPr>
            <w:noProof/>
            <w:webHidden/>
          </w:rPr>
          <w:tab/>
        </w:r>
        <w:r>
          <w:rPr>
            <w:noProof/>
            <w:webHidden/>
          </w:rPr>
          <w:fldChar w:fldCharType="begin"/>
        </w:r>
        <w:r>
          <w:rPr>
            <w:noProof/>
            <w:webHidden/>
          </w:rPr>
          <w:instrText xml:space="preserve"> PAGEREF _Toc226028827 \h </w:instrText>
        </w:r>
        <w:r>
          <w:rPr>
            <w:noProof/>
            <w:webHidden/>
          </w:rPr>
        </w:r>
        <w:r>
          <w:rPr>
            <w:noProof/>
            <w:webHidden/>
          </w:rPr>
          <w:fldChar w:fldCharType="separate"/>
        </w:r>
        <w:r>
          <w:rPr>
            <w:noProof/>
            <w:webHidden/>
          </w:rPr>
          <w:t>39</w:t>
        </w:r>
        <w:r>
          <w:rPr>
            <w:noProof/>
            <w:webHidden/>
          </w:rPr>
          <w:fldChar w:fldCharType="end"/>
        </w:r>
      </w:hyperlink>
    </w:p>
    <w:p w14:paraId="6731CB52" w14:textId="1AF208D4"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28" w:history="1">
        <w:r w:rsidRPr="00382535">
          <w:rPr>
            <w:rStyle w:val="Hyperlink"/>
            <w:noProof/>
          </w:rPr>
          <w:t>10.2</w:t>
        </w:r>
        <w:r>
          <w:rPr>
            <w:rFonts w:asciiTheme="minorHAnsi" w:eastAsiaTheme="minorEastAsia" w:hAnsiTheme="minorHAnsi" w:cstheme="minorBidi"/>
            <w:noProof/>
            <w:kern w:val="2"/>
            <w:szCs w:val="24"/>
            <w14:ligatures w14:val="standardContextual"/>
          </w:rPr>
          <w:tab/>
        </w:r>
        <w:r w:rsidRPr="00382535">
          <w:rPr>
            <w:rStyle w:val="Hyperlink"/>
            <w:noProof/>
          </w:rPr>
          <w:t>Corrective action processes</w:t>
        </w:r>
        <w:r>
          <w:rPr>
            <w:noProof/>
            <w:webHidden/>
          </w:rPr>
          <w:tab/>
        </w:r>
        <w:r>
          <w:rPr>
            <w:noProof/>
            <w:webHidden/>
          </w:rPr>
          <w:fldChar w:fldCharType="begin"/>
        </w:r>
        <w:r>
          <w:rPr>
            <w:noProof/>
            <w:webHidden/>
          </w:rPr>
          <w:instrText xml:space="preserve"> PAGEREF _Toc226028828 \h </w:instrText>
        </w:r>
        <w:r>
          <w:rPr>
            <w:noProof/>
            <w:webHidden/>
          </w:rPr>
        </w:r>
        <w:r>
          <w:rPr>
            <w:noProof/>
            <w:webHidden/>
          </w:rPr>
          <w:fldChar w:fldCharType="separate"/>
        </w:r>
        <w:r>
          <w:rPr>
            <w:noProof/>
            <w:webHidden/>
          </w:rPr>
          <w:t>40</w:t>
        </w:r>
        <w:r>
          <w:rPr>
            <w:noProof/>
            <w:webHidden/>
          </w:rPr>
          <w:fldChar w:fldCharType="end"/>
        </w:r>
      </w:hyperlink>
    </w:p>
    <w:p w14:paraId="7C5200BF" w14:textId="67BF08A3" w:rsidR="0080291C" w:rsidRDefault="0080291C">
      <w:pPr>
        <w:pStyle w:val="TOC2"/>
        <w:tabs>
          <w:tab w:val="left" w:pos="1680"/>
        </w:tabs>
        <w:rPr>
          <w:rFonts w:asciiTheme="minorHAnsi" w:eastAsiaTheme="minorEastAsia" w:hAnsiTheme="minorHAnsi" w:cstheme="minorBidi"/>
          <w:b w:val="0"/>
          <w:noProof/>
          <w:kern w:val="2"/>
          <w:szCs w:val="24"/>
          <w14:ligatures w14:val="standardContextual"/>
        </w:rPr>
      </w:pPr>
      <w:hyperlink w:anchor="_Toc226028829" w:history="1">
        <w:r w:rsidRPr="00382535">
          <w:rPr>
            <w:rStyle w:val="Hyperlink"/>
            <w:noProof/>
          </w:rPr>
          <w:t xml:space="preserve">11.0 </w:t>
        </w:r>
        <w:r>
          <w:rPr>
            <w:rFonts w:asciiTheme="minorHAnsi" w:eastAsiaTheme="minorEastAsia" w:hAnsiTheme="minorHAnsi" w:cstheme="minorBidi"/>
            <w:b w:val="0"/>
            <w:noProof/>
            <w:kern w:val="2"/>
            <w:szCs w:val="24"/>
            <w14:ligatures w14:val="standardContextual"/>
          </w:rPr>
          <w:tab/>
        </w:r>
        <w:r w:rsidRPr="00382535">
          <w:rPr>
            <w:rStyle w:val="Hyperlink"/>
            <w:noProof/>
          </w:rPr>
          <w:t>Data Management Procedures</w:t>
        </w:r>
        <w:r>
          <w:rPr>
            <w:noProof/>
            <w:webHidden/>
          </w:rPr>
          <w:tab/>
        </w:r>
        <w:r>
          <w:rPr>
            <w:noProof/>
            <w:webHidden/>
          </w:rPr>
          <w:fldChar w:fldCharType="begin"/>
        </w:r>
        <w:r>
          <w:rPr>
            <w:noProof/>
            <w:webHidden/>
          </w:rPr>
          <w:instrText xml:space="preserve"> PAGEREF _Toc226028829 \h </w:instrText>
        </w:r>
        <w:r>
          <w:rPr>
            <w:noProof/>
            <w:webHidden/>
          </w:rPr>
        </w:r>
        <w:r>
          <w:rPr>
            <w:noProof/>
            <w:webHidden/>
          </w:rPr>
          <w:fldChar w:fldCharType="separate"/>
        </w:r>
        <w:r>
          <w:rPr>
            <w:noProof/>
            <w:webHidden/>
          </w:rPr>
          <w:t>41</w:t>
        </w:r>
        <w:r>
          <w:rPr>
            <w:noProof/>
            <w:webHidden/>
          </w:rPr>
          <w:fldChar w:fldCharType="end"/>
        </w:r>
      </w:hyperlink>
    </w:p>
    <w:p w14:paraId="70F3982B" w14:textId="7884412C"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30" w:history="1">
        <w:r w:rsidRPr="00382535">
          <w:rPr>
            <w:rStyle w:val="Hyperlink"/>
            <w:noProof/>
          </w:rPr>
          <w:t>11.1</w:t>
        </w:r>
        <w:r>
          <w:rPr>
            <w:rFonts w:asciiTheme="minorHAnsi" w:eastAsiaTheme="minorEastAsia" w:hAnsiTheme="minorHAnsi" w:cstheme="minorBidi"/>
            <w:noProof/>
            <w:kern w:val="2"/>
            <w:szCs w:val="24"/>
            <w14:ligatures w14:val="standardContextual"/>
          </w:rPr>
          <w:tab/>
        </w:r>
        <w:r w:rsidRPr="00382535">
          <w:rPr>
            <w:rStyle w:val="Hyperlink"/>
            <w:noProof/>
          </w:rPr>
          <w:t>Data recording and reporting requirements</w:t>
        </w:r>
        <w:r>
          <w:rPr>
            <w:noProof/>
            <w:webHidden/>
          </w:rPr>
          <w:tab/>
        </w:r>
        <w:r>
          <w:rPr>
            <w:noProof/>
            <w:webHidden/>
          </w:rPr>
          <w:fldChar w:fldCharType="begin"/>
        </w:r>
        <w:r>
          <w:rPr>
            <w:noProof/>
            <w:webHidden/>
          </w:rPr>
          <w:instrText xml:space="preserve"> PAGEREF _Toc226028830 \h </w:instrText>
        </w:r>
        <w:r>
          <w:rPr>
            <w:noProof/>
            <w:webHidden/>
          </w:rPr>
        </w:r>
        <w:r>
          <w:rPr>
            <w:noProof/>
            <w:webHidden/>
          </w:rPr>
          <w:fldChar w:fldCharType="separate"/>
        </w:r>
        <w:r>
          <w:rPr>
            <w:noProof/>
            <w:webHidden/>
          </w:rPr>
          <w:t>41</w:t>
        </w:r>
        <w:r>
          <w:rPr>
            <w:noProof/>
            <w:webHidden/>
          </w:rPr>
          <w:fldChar w:fldCharType="end"/>
        </w:r>
      </w:hyperlink>
    </w:p>
    <w:p w14:paraId="4C21A255" w14:textId="1E0353B0"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31" w:history="1">
        <w:r w:rsidRPr="00382535">
          <w:rPr>
            <w:rStyle w:val="Hyperlink"/>
            <w:noProof/>
          </w:rPr>
          <w:t>11.2</w:t>
        </w:r>
        <w:r>
          <w:rPr>
            <w:rFonts w:asciiTheme="minorHAnsi" w:eastAsiaTheme="minorEastAsia" w:hAnsiTheme="minorHAnsi" w:cstheme="minorBidi"/>
            <w:noProof/>
            <w:kern w:val="2"/>
            <w:szCs w:val="24"/>
            <w14:ligatures w14:val="standardContextual"/>
          </w:rPr>
          <w:tab/>
        </w:r>
        <w:r w:rsidRPr="00382535">
          <w:rPr>
            <w:rStyle w:val="Hyperlink"/>
            <w:noProof/>
          </w:rPr>
          <w:t>Laboratory data package requirements</w:t>
        </w:r>
        <w:r>
          <w:rPr>
            <w:noProof/>
            <w:webHidden/>
          </w:rPr>
          <w:tab/>
        </w:r>
        <w:r>
          <w:rPr>
            <w:noProof/>
            <w:webHidden/>
          </w:rPr>
          <w:fldChar w:fldCharType="begin"/>
        </w:r>
        <w:r>
          <w:rPr>
            <w:noProof/>
            <w:webHidden/>
          </w:rPr>
          <w:instrText xml:space="preserve"> PAGEREF _Toc226028831 \h </w:instrText>
        </w:r>
        <w:r>
          <w:rPr>
            <w:noProof/>
            <w:webHidden/>
          </w:rPr>
        </w:r>
        <w:r>
          <w:rPr>
            <w:noProof/>
            <w:webHidden/>
          </w:rPr>
          <w:fldChar w:fldCharType="separate"/>
        </w:r>
        <w:r>
          <w:rPr>
            <w:noProof/>
            <w:webHidden/>
          </w:rPr>
          <w:t>41</w:t>
        </w:r>
        <w:r>
          <w:rPr>
            <w:noProof/>
            <w:webHidden/>
          </w:rPr>
          <w:fldChar w:fldCharType="end"/>
        </w:r>
      </w:hyperlink>
    </w:p>
    <w:p w14:paraId="415D6255" w14:textId="39008F4A"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32" w:history="1">
        <w:r w:rsidRPr="00382535">
          <w:rPr>
            <w:rStyle w:val="Hyperlink"/>
            <w:noProof/>
          </w:rPr>
          <w:t>11.3</w:t>
        </w:r>
        <w:r>
          <w:rPr>
            <w:rFonts w:asciiTheme="minorHAnsi" w:eastAsiaTheme="minorEastAsia" w:hAnsiTheme="minorHAnsi" w:cstheme="minorBidi"/>
            <w:noProof/>
            <w:kern w:val="2"/>
            <w:szCs w:val="24"/>
            <w14:ligatures w14:val="standardContextual"/>
          </w:rPr>
          <w:tab/>
        </w:r>
        <w:r w:rsidRPr="00382535">
          <w:rPr>
            <w:rStyle w:val="Hyperlink"/>
            <w:noProof/>
          </w:rPr>
          <w:t>Electronic transfer requirements</w:t>
        </w:r>
        <w:r>
          <w:rPr>
            <w:noProof/>
            <w:webHidden/>
          </w:rPr>
          <w:tab/>
        </w:r>
        <w:r>
          <w:rPr>
            <w:noProof/>
            <w:webHidden/>
          </w:rPr>
          <w:fldChar w:fldCharType="begin"/>
        </w:r>
        <w:r>
          <w:rPr>
            <w:noProof/>
            <w:webHidden/>
          </w:rPr>
          <w:instrText xml:space="preserve"> PAGEREF _Toc226028832 \h </w:instrText>
        </w:r>
        <w:r>
          <w:rPr>
            <w:noProof/>
            <w:webHidden/>
          </w:rPr>
        </w:r>
        <w:r>
          <w:rPr>
            <w:noProof/>
            <w:webHidden/>
          </w:rPr>
          <w:fldChar w:fldCharType="separate"/>
        </w:r>
        <w:r>
          <w:rPr>
            <w:noProof/>
            <w:webHidden/>
          </w:rPr>
          <w:t>41</w:t>
        </w:r>
        <w:r>
          <w:rPr>
            <w:noProof/>
            <w:webHidden/>
          </w:rPr>
          <w:fldChar w:fldCharType="end"/>
        </w:r>
      </w:hyperlink>
    </w:p>
    <w:p w14:paraId="36922D59" w14:textId="5C58AF06"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33" w:history="1">
        <w:r w:rsidRPr="00382535">
          <w:rPr>
            <w:rStyle w:val="Hyperlink"/>
            <w:noProof/>
          </w:rPr>
          <w:t>11.4</w:t>
        </w:r>
        <w:r>
          <w:rPr>
            <w:rFonts w:asciiTheme="minorHAnsi" w:eastAsiaTheme="minorEastAsia" w:hAnsiTheme="minorHAnsi" w:cstheme="minorBidi"/>
            <w:noProof/>
            <w:kern w:val="2"/>
            <w:szCs w:val="24"/>
            <w14:ligatures w14:val="standardContextual"/>
          </w:rPr>
          <w:tab/>
        </w:r>
        <w:r w:rsidRPr="00382535">
          <w:rPr>
            <w:rStyle w:val="Hyperlink"/>
            <w:noProof/>
          </w:rPr>
          <w:t>Data upload procedures</w:t>
        </w:r>
        <w:r>
          <w:rPr>
            <w:noProof/>
            <w:webHidden/>
          </w:rPr>
          <w:tab/>
        </w:r>
        <w:r>
          <w:rPr>
            <w:noProof/>
            <w:webHidden/>
          </w:rPr>
          <w:fldChar w:fldCharType="begin"/>
        </w:r>
        <w:r>
          <w:rPr>
            <w:noProof/>
            <w:webHidden/>
          </w:rPr>
          <w:instrText xml:space="preserve"> PAGEREF _Toc226028833 \h </w:instrText>
        </w:r>
        <w:r>
          <w:rPr>
            <w:noProof/>
            <w:webHidden/>
          </w:rPr>
        </w:r>
        <w:r>
          <w:rPr>
            <w:noProof/>
            <w:webHidden/>
          </w:rPr>
          <w:fldChar w:fldCharType="separate"/>
        </w:r>
        <w:r>
          <w:rPr>
            <w:noProof/>
            <w:webHidden/>
          </w:rPr>
          <w:t>41</w:t>
        </w:r>
        <w:r>
          <w:rPr>
            <w:noProof/>
            <w:webHidden/>
          </w:rPr>
          <w:fldChar w:fldCharType="end"/>
        </w:r>
      </w:hyperlink>
    </w:p>
    <w:p w14:paraId="20E27A56" w14:textId="06636CDA"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34" w:history="1">
        <w:r w:rsidRPr="00382535">
          <w:rPr>
            <w:rStyle w:val="Hyperlink"/>
            <w:noProof/>
          </w:rPr>
          <w:t>11.5</w:t>
        </w:r>
        <w:r>
          <w:rPr>
            <w:rFonts w:asciiTheme="minorHAnsi" w:eastAsiaTheme="minorEastAsia" w:hAnsiTheme="minorHAnsi" w:cstheme="minorBidi"/>
            <w:noProof/>
            <w:kern w:val="2"/>
            <w:szCs w:val="24"/>
            <w14:ligatures w14:val="standardContextual"/>
          </w:rPr>
          <w:tab/>
        </w:r>
        <w:r w:rsidRPr="00382535">
          <w:rPr>
            <w:rStyle w:val="Hyperlink"/>
            <w:noProof/>
          </w:rPr>
          <w:t>Model information management</w:t>
        </w:r>
        <w:r>
          <w:rPr>
            <w:noProof/>
            <w:webHidden/>
          </w:rPr>
          <w:tab/>
        </w:r>
        <w:r>
          <w:rPr>
            <w:noProof/>
            <w:webHidden/>
          </w:rPr>
          <w:fldChar w:fldCharType="begin"/>
        </w:r>
        <w:r>
          <w:rPr>
            <w:noProof/>
            <w:webHidden/>
          </w:rPr>
          <w:instrText xml:space="preserve"> PAGEREF _Toc226028834 \h </w:instrText>
        </w:r>
        <w:r>
          <w:rPr>
            <w:noProof/>
            <w:webHidden/>
          </w:rPr>
        </w:r>
        <w:r>
          <w:rPr>
            <w:noProof/>
            <w:webHidden/>
          </w:rPr>
          <w:fldChar w:fldCharType="separate"/>
        </w:r>
        <w:r>
          <w:rPr>
            <w:noProof/>
            <w:webHidden/>
          </w:rPr>
          <w:t>41</w:t>
        </w:r>
        <w:r>
          <w:rPr>
            <w:noProof/>
            <w:webHidden/>
          </w:rPr>
          <w:fldChar w:fldCharType="end"/>
        </w:r>
      </w:hyperlink>
    </w:p>
    <w:p w14:paraId="2B7C0844" w14:textId="3738F4F3" w:rsidR="0080291C" w:rsidRDefault="0080291C">
      <w:pPr>
        <w:pStyle w:val="TOC2"/>
        <w:tabs>
          <w:tab w:val="left" w:pos="1680"/>
        </w:tabs>
        <w:rPr>
          <w:rFonts w:asciiTheme="minorHAnsi" w:eastAsiaTheme="minorEastAsia" w:hAnsiTheme="minorHAnsi" w:cstheme="minorBidi"/>
          <w:b w:val="0"/>
          <w:noProof/>
          <w:kern w:val="2"/>
          <w:szCs w:val="24"/>
          <w14:ligatures w14:val="standardContextual"/>
        </w:rPr>
      </w:pPr>
      <w:hyperlink w:anchor="_Toc226028835" w:history="1">
        <w:r w:rsidRPr="00382535">
          <w:rPr>
            <w:rStyle w:val="Hyperlink"/>
            <w:noProof/>
          </w:rPr>
          <w:t xml:space="preserve">12.0 </w:t>
        </w:r>
        <w:r>
          <w:rPr>
            <w:rFonts w:asciiTheme="minorHAnsi" w:eastAsiaTheme="minorEastAsia" w:hAnsiTheme="minorHAnsi" w:cstheme="minorBidi"/>
            <w:b w:val="0"/>
            <w:noProof/>
            <w:kern w:val="2"/>
            <w:szCs w:val="24"/>
            <w14:ligatures w14:val="standardContextual"/>
          </w:rPr>
          <w:tab/>
        </w:r>
        <w:r w:rsidRPr="00382535">
          <w:rPr>
            <w:rStyle w:val="Hyperlink"/>
            <w:noProof/>
          </w:rPr>
          <w:t>Audits and Reports</w:t>
        </w:r>
        <w:r>
          <w:rPr>
            <w:noProof/>
            <w:webHidden/>
          </w:rPr>
          <w:tab/>
        </w:r>
        <w:r>
          <w:rPr>
            <w:noProof/>
            <w:webHidden/>
          </w:rPr>
          <w:fldChar w:fldCharType="begin"/>
        </w:r>
        <w:r>
          <w:rPr>
            <w:noProof/>
            <w:webHidden/>
          </w:rPr>
          <w:instrText xml:space="preserve"> PAGEREF _Toc226028835 \h </w:instrText>
        </w:r>
        <w:r>
          <w:rPr>
            <w:noProof/>
            <w:webHidden/>
          </w:rPr>
        </w:r>
        <w:r>
          <w:rPr>
            <w:noProof/>
            <w:webHidden/>
          </w:rPr>
          <w:fldChar w:fldCharType="separate"/>
        </w:r>
        <w:r>
          <w:rPr>
            <w:noProof/>
            <w:webHidden/>
          </w:rPr>
          <w:t>42</w:t>
        </w:r>
        <w:r>
          <w:rPr>
            <w:noProof/>
            <w:webHidden/>
          </w:rPr>
          <w:fldChar w:fldCharType="end"/>
        </w:r>
      </w:hyperlink>
    </w:p>
    <w:p w14:paraId="5055D612" w14:textId="3C4D0237"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36" w:history="1">
        <w:r w:rsidRPr="00382535">
          <w:rPr>
            <w:rStyle w:val="Hyperlink"/>
            <w:noProof/>
          </w:rPr>
          <w:t>12.1</w:t>
        </w:r>
        <w:r>
          <w:rPr>
            <w:rFonts w:asciiTheme="minorHAnsi" w:eastAsiaTheme="minorEastAsia" w:hAnsiTheme="minorHAnsi" w:cstheme="minorBidi"/>
            <w:noProof/>
            <w:kern w:val="2"/>
            <w:szCs w:val="24"/>
            <w14:ligatures w14:val="standardContextual"/>
          </w:rPr>
          <w:tab/>
        </w:r>
        <w:r w:rsidRPr="00382535">
          <w:rPr>
            <w:rStyle w:val="Hyperlink"/>
            <w:noProof/>
          </w:rPr>
          <w:t>Field, laboratory, and other audits</w:t>
        </w:r>
        <w:r>
          <w:rPr>
            <w:noProof/>
            <w:webHidden/>
          </w:rPr>
          <w:tab/>
        </w:r>
        <w:r>
          <w:rPr>
            <w:noProof/>
            <w:webHidden/>
          </w:rPr>
          <w:fldChar w:fldCharType="begin"/>
        </w:r>
        <w:r>
          <w:rPr>
            <w:noProof/>
            <w:webHidden/>
          </w:rPr>
          <w:instrText xml:space="preserve"> PAGEREF _Toc226028836 \h </w:instrText>
        </w:r>
        <w:r>
          <w:rPr>
            <w:noProof/>
            <w:webHidden/>
          </w:rPr>
        </w:r>
        <w:r>
          <w:rPr>
            <w:noProof/>
            <w:webHidden/>
          </w:rPr>
          <w:fldChar w:fldCharType="separate"/>
        </w:r>
        <w:r>
          <w:rPr>
            <w:noProof/>
            <w:webHidden/>
          </w:rPr>
          <w:t>42</w:t>
        </w:r>
        <w:r>
          <w:rPr>
            <w:noProof/>
            <w:webHidden/>
          </w:rPr>
          <w:fldChar w:fldCharType="end"/>
        </w:r>
      </w:hyperlink>
    </w:p>
    <w:p w14:paraId="08024151" w14:textId="41C352E5"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37" w:history="1">
        <w:r w:rsidRPr="00382535">
          <w:rPr>
            <w:rStyle w:val="Hyperlink"/>
            <w:noProof/>
          </w:rPr>
          <w:t>12.2</w:t>
        </w:r>
        <w:r>
          <w:rPr>
            <w:rFonts w:asciiTheme="minorHAnsi" w:eastAsiaTheme="minorEastAsia" w:hAnsiTheme="minorHAnsi" w:cstheme="minorBidi"/>
            <w:noProof/>
            <w:kern w:val="2"/>
            <w:szCs w:val="24"/>
            <w14:ligatures w14:val="standardContextual"/>
          </w:rPr>
          <w:tab/>
        </w:r>
        <w:r w:rsidRPr="00382535">
          <w:rPr>
            <w:rStyle w:val="Hyperlink"/>
            <w:noProof/>
          </w:rPr>
          <w:t>Responsible personnel</w:t>
        </w:r>
        <w:r>
          <w:rPr>
            <w:noProof/>
            <w:webHidden/>
          </w:rPr>
          <w:tab/>
        </w:r>
        <w:r>
          <w:rPr>
            <w:noProof/>
            <w:webHidden/>
          </w:rPr>
          <w:fldChar w:fldCharType="begin"/>
        </w:r>
        <w:r>
          <w:rPr>
            <w:noProof/>
            <w:webHidden/>
          </w:rPr>
          <w:instrText xml:space="preserve"> PAGEREF _Toc226028837 \h </w:instrText>
        </w:r>
        <w:r>
          <w:rPr>
            <w:noProof/>
            <w:webHidden/>
          </w:rPr>
        </w:r>
        <w:r>
          <w:rPr>
            <w:noProof/>
            <w:webHidden/>
          </w:rPr>
          <w:fldChar w:fldCharType="separate"/>
        </w:r>
        <w:r>
          <w:rPr>
            <w:noProof/>
            <w:webHidden/>
          </w:rPr>
          <w:t>42</w:t>
        </w:r>
        <w:r>
          <w:rPr>
            <w:noProof/>
            <w:webHidden/>
          </w:rPr>
          <w:fldChar w:fldCharType="end"/>
        </w:r>
      </w:hyperlink>
    </w:p>
    <w:p w14:paraId="59906C8F" w14:textId="0091B8E9"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38" w:history="1">
        <w:r w:rsidRPr="00382535">
          <w:rPr>
            <w:rStyle w:val="Hyperlink"/>
            <w:noProof/>
          </w:rPr>
          <w:t>12.3</w:t>
        </w:r>
        <w:r>
          <w:rPr>
            <w:rFonts w:asciiTheme="minorHAnsi" w:eastAsiaTheme="minorEastAsia" w:hAnsiTheme="minorHAnsi" w:cstheme="minorBidi"/>
            <w:noProof/>
            <w:kern w:val="2"/>
            <w:szCs w:val="24"/>
            <w14:ligatures w14:val="standardContextual"/>
          </w:rPr>
          <w:tab/>
        </w:r>
        <w:r w:rsidRPr="00382535">
          <w:rPr>
            <w:rStyle w:val="Hyperlink"/>
            <w:noProof/>
          </w:rPr>
          <w:t>Frequency and distribution of reports</w:t>
        </w:r>
        <w:r>
          <w:rPr>
            <w:noProof/>
            <w:webHidden/>
          </w:rPr>
          <w:tab/>
        </w:r>
        <w:r>
          <w:rPr>
            <w:noProof/>
            <w:webHidden/>
          </w:rPr>
          <w:fldChar w:fldCharType="begin"/>
        </w:r>
        <w:r>
          <w:rPr>
            <w:noProof/>
            <w:webHidden/>
          </w:rPr>
          <w:instrText xml:space="preserve"> PAGEREF _Toc226028838 \h </w:instrText>
        </w:r>
        <w:r>
          <w:rPr>
            <w:noProof/>
            <w:webHidden/>
          </w:rPr>
        </w:r>
        <w:r>
          <w:rPr>
            <w:noProof/>
            <w:webHidden/>
          </w:rPr>
          <w:fldChar w:fldCharType="separate"/>
        </w:r>
        <w:r>
          <w:rPr>
            <w:noProof/>
            <w:webHidden/>
          </w:rPr>
          <w:t>42</w:t>
        </w:r>
        <w:r>
          <w:rPr>
            <w:noProof/>
            <w:webHidden/>
          </w:rPr>
          <w:fldChar w:fldCharType="end"/>
        </w:r>
      </w:hyperlink>
    </w:p>
    <w:p w14:paraId="14A18344" w14:textId="58F9F8A1"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39" w:history="1">
        <w:r w:rsidRPr="00382535">
          <w:rPr>
            <w:rStyle w:val="Hyperlink"/>
            <w:noProof/>
          </w:rPr>
          <w:t>12.4</w:t>
        </w:r>
        <w:r>
          <w:rPr>
            <w:rFonts w:asciiTheme="minorHAnsi" w:eastAsiaTheme="minorEastAsia" w:hAnsiTheme="minorHAnsi" w:cstheme="minorBidi"/>
            <w:noProof/>
            <w:kern w:val="2"/>
            <w:szCs w:val="24"/>
            <w14:ligatures w14:val="standardContextual"/>
          </w:rPr>
          <w:tab/>
        </w:r>
        <w:r w:rsidRPr="00382535">
          <w:rPr>
            <w:rStyle w:val="Hyperlink"/>
            <w:noProof/>
          </w:rPr>
          <w:t>Responsibility for reports</w:t>
        </w:r>
        <w:r>
          <w:rPr>
            <w:noProof/>
            <w:webHidden/>
          </w:rPr>
          <w:tab/>
        </w:r>
        <w:r>
          <w:rPr>
            <w:noProof/>
            <w:webHidden/>
          </w:rPr>
          <w:fldChar w:fldCharType="begin"/>
        </w:r>
        <w:r>
          <w:rPr>
            <w:noProof/>
            <w:webHidden/>
          </w:rPr>
          <w:instrText xml:space="preserve"> PAGEREF _Toc226028839 \h </w:instrText>
        </w:r>
        <w:r>
          <w:rPr>
            <w:noProof/>
            <w:webHidden/>
          </w:rPr>
        </w:r>
        <w:r>
          <w:rPr>
            <w:noProof/>
            <w:webHidden/>
          </w:rPr>
          <w:fldChar w:fldCharType="separate"/>
        </w:r>
        <w:r>
          <w:rPr>
            <w:noProof/>
            <w:webHidden/>
          </w:rPr>
          <w:t>43</w:t>
        </w:r>
        <w:r>
          <w:rPr>
            <w:noProof/>
            <w:webHidden/>
          </w:rPr>
          <w:fldChar w:fldCharType="end"/>
        </w:r>
      </w:hyperlink>
    </w:p>
    <w:p w14:paraId="13358EF7" w14:textId="64A3F653" w:rsidR="0080291C" w:rsidRDefault="0080291C">
      <w:pPr>
        <w:pStyle w:val="TOC2"/>
        <w:tabs>
          <w:tab w:val="left" w:pos="1680"/>
        </w:tabs>
        <w:rPr>
          <w:rFonts w:asciiTheme="minorHAnsi" w:eastAsiaTheme="minorEastAsia" w:hAnsiTheme="minorHAnsi" w:cstheme="minorBidi"/>
          <w:b w:val="0"/>
          <w:noProof/>
          <w:kern w:val="2"/>
          <w:szCs w:val="24"/>
          <w14:ligatures w14:val="standardContextual"/>
        </w:rPr>
      </w:pPr>
      <w:hyperlink w:anchor="_Toc226028840" w:history="1">
        <w:r w:rsidRPr="00382535">
          <w:rPr>
            <w:rStyle w:val="Hyperlink"/>
            <w:noProof/>
          </w:rPr>
          <w:t xml:space="preserve">13.0 </w:t>
        </w:r>
        <w:r>
          <w:rPr>
            <w:rFonts w:asciiTheme="minorHAnsi" w:eastAsiaTheme="minorEastAsia" w:hAnsiTheme="minorHAnsi" w:cstheme="minorBidi"/>
            <w:b w:val="0"/>
            <w:noProof/>
            <w:kern w:val="2"/>
            <w:szCs w:val="24"/>
            <w14:ligatures w14:val="standardContextual"/>
          </w:rPr>
          <w:tab/>
        </w:r>
        <w:r w:rsidRPr="00382535">
          <w:rPr>
            <w:rStyle w:val="Hyperlink"/>
            <w:noProof/>
          </w:rPr>
          <w:t>Data Verification</w:t>
        </w:r>
        <w:r>
          <w:rPr>
            <w:noProof/>
            <w:webHidden/>
          </w:rPr>
          <w:tab/>
        </w:r>
        <w:r>
          <w:rPr>
            <w:noProof/>
            <w:webHidden/>
          </w:rPr>
          <w:fldChar w:fldCharType="begin"/>
        </w:r>
        <w:r>
          <w:rPr>
            <w:noProof/>
            <w:webHidden/>
          </w:rPr>
          <w:instrText xml:space="preserve"> PAGEREF _Toc226028840 \h </w:instrText>
        </w:r>
        <w:r>
          <w:rPr>
            <w:noProof/>
            <w:webHidden/>
          </w:rPr>
        </w:r>
        <w:r>
          <w:rPr>
            <w:noProof/>
            <w:webHidden/>
          </w:rPr>
          <w:fldChar w:fldCharType="separate"/>
        </w:r>
        <w:r>
          <w:rPr>
            <w:noProof/>
            <w:webHidden/>
          </w:rPr>
          <w:t>44</w:t>
        </w:r>
        <w:r>
          <w:rPr>
            <w:noProof/>
            <w:webHidden/>
          </w:rPr>
          <w:fldChar w:fldCharType="end"/>
        </w:r>
      </w:hyperlink>
    </w:p>
    <w:p w14:paraId="08BA433F" w14:textId="520530C0"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41" w:history="1">
        <w:r w:rsidRPr="00382535">
          <w:rPr>
            <w:rStyle w:val="Hyperlink"/>
            <w:noProof/>
          </w:rPr>
          <w:t>13.1</w:t>
        </w:r>
        <w:r>
          <w:rPr>
            <w:rFonts w:asciiTheme="minorHAnsi" w:eastAsiaTheme="minorEastAsia" w:hAnsiTheme="minorHAnsi" w:cstheme="minorBidi"/>
            <w:noProof/>
            <w:kern w:val="2"/>
            <w:szCs w:val="24"/>
            <w14:ligatures w14:val="standardContextual"/>
          </w:rPr>
          <w:tab/>
        </w:r>
        <w:r w:rsidRPr="00382535">
          <w:rPr>
            <w:rStyle w:val="Hyperlink"/>
            <w:noProof/>
          </w:rPr>
          <w:t>Field data verification, requirements, and responsibilities</w:t>
        </w:r>
        <w:r>
          <w:rPr>
            <w:noProof/>
            <w:webHidden/>
          </w:rPr>
          <w:tab/>
        </w:r>
        <w:r>
          <w:rPr>
            <w:noProof/>
            <w:webHidden/>
          </w:rPr>
          <w:fldChar w:fldCharType="begin"/>
        </w:r>
        <w:r>
          <w:rPr>
            <w:noProof/>
            <w:webHidden/>
          </w:rPr>
          <w:instrText xml:space="preserve"> PAGEREF _Toc226028841 \h </w:instrText>
        </w:r>
        <w:r>
          <w:rPr>
            <w:noProof/>
            <w:webHidden/>
          </w:rPr>
        </w:r>
        <w:r>
          <w:rPr>
            <w:noProof/>
            <w:webHidden/>
          </w:rPr>
          <w:fldChar w:fldCharType="separate"/>
        </w:r>
        <w:r>
          <w:rPr>
            <w:noProof/>
            <w:webHidden/>
          </w:rPr>
          <w:t>44</w:t>
        </w:r>
        <w:r>
          <w:rPr>
            <w:noProof/>
            <w:webHidden/>
          </w:rPr>
          <w:fldChar w:fldCharType="end"/>
        </w:r>
      </w:hyperlink>
    </w:p>
    <w:p w14:paraId="6CB26D20" w14:textId="34A64B3B"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42" w:history="1">
        <w:r w:rsidRPr="00382535">
          <w:rPr>
            <w:rStyle w:val="Hyperlink"/>
            <w:noProof/>
          </w:rPr>
          <w:t>13.2</w:t>
        </w:r>
        <w:r>
          <w:rPr>
            <w:rFonts w:asciiTheme="minorHAnsi" w:eastAsiaTheme="minorEastAsia" w:hAnsiTheme="minorHAnsi" w:cstheme="minorBidi"/>
            <w:noProof/>
            <w:kern w:val="2"/>
            <w:szCs w:val="24"/>
            <w14:ligatures w14:val="standardContextual"/>
          </w:rPr>
          <w:tab/>
        </w:r>
        <w:r w:rsidRPr="00382535">
          <w:rPr>
            <w:rStyle w:val="Hyperlink"/>
            <w:noProof/>
          </w:rPr>
          <w:t>Laboratory data verification</w:t>
        </w:r>
        <w:r>
          <w:rPr>
            <w:noProof/>
            <w:webHidden/>
          </w:rPr>
          <w:tab/>
        </w:r>
        <w:r>
          <w:rPr>
            <w:noProof/>
            <w:webHidden/>
          </w:rPr>
          <w:fldChar w:fldCharType="begin"/>
        </w:r>
        <w:r>
          <w:rPr>
            <w:noProof/>
            <w:webHidden/>
          </w:rPr>
          <w:instrText xml:space="preserve"> PAGEREF _Toc226028842 \h </w:instrText>
        </w:r>
        <w:r>
          <w:rPr>
            <w:noProof/>
            <w:webHidden/>
          </w:rPr>
        </w:r>
        <w:r>
          <w:rPr>
            <w:noProof/>
            <w:webHidden/>
          </w:rPr>
          <w:fldChar w:fldCharType="separate"/>
        </w:r>
        <w:r>
          <w:rPr>
            <w:noProof/>
            <w:webHidden/>
          </w:rPr>
          <w:t>44</w:t>
        </w:r>
        <w:r>
          <w:rPr>
            <w:noProof/>
            <w:webHidden/>
          </w:rPr>
          <w:fldChar w:fldCharType="end"/>
        </w:r>
      </w:hyperlink>
    </w:p>
    <w:p w14:paraId="14114908" w14:textId="37CD4608"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43" w:history="1">
        <w:r w:rsidRPr="00382535">
          <w:rPr>
            <w:rStyle w:val="Hyperlink"/>
            <w:noProof/>
          </w:rPr>
          <w:t>13.3</w:t>
        </w:r>
        <w:r>
          <w:rPr>
            <w:rFonts w:asciiTheme="minorHAnsi" w:eastAsiaTheme="minorEastAsia" w:hAnsiTheme="minorHAnsi" w:cstheme="minorBidi"/>
            <w:noProof/>
            <w:kern w:val="2"/>
            <w:szCs w:val="24"/>
            <w14:ligatures w14:val="standardContextual"/>
          </w:rPr>
          <w:tab/>
        </w:r>
        <w:r w:rsidRPr="00382535">
          <w:rPr>
            <w:rStyle w:val="Hyperlink"/>
            <w:noProof/>
          </w:rPr>
          <w:t>Validation requirements, if necessary</w:t>
        </w:r>
        <w:r>
          <w:rPr>
            <w:noProof/>
            <w:webHidden/>
          </w:rPr>
          <w:tab/>
        </w:r>
        <w:r>
          <w:rPr>
            <w:noProof/>
            <w:webHidden/>
          </w:rPr>
          <w:fldChar w:fldCharType="begin"/>
        </w:r>
        <w:r>
          <w:rPr>
            <w:noProof/>
            <w:webHidden/>
          </w:rPr>
          <w:instrText xml:space="preserve"> PAGEREF _Toc226028843 \h </w:instrText>
        </w:r>
        <w:r>
          <w:rPr>
            <w:noProof/>
            <w:webHidden/>
          </w:rPr>
        </w:r>
        <w:r>
          <w:rPr>
            <w:noProof/>
            <w:webHidden/>
          </w:rPr>
          <w:fldChar w:fldCharType="separate"/>
        </w:r>
        <w:r>
          <w:rPr>
            <w:noProof/>
            <w:webHidden/>
          </w:rPr>
          <w:t>44</w:t>
        </w:r>
        <w:r>
          <w:rPr>
            <w:noProof/>
            <w:webHidden/>
          </w:rPr>
          <w:fldChar w:fldCharType="end"/>
        </w:r>
      </w:hyperlink>
    </w:p>
    <w:p w14:paraId="762B7AAA" w14:textId="18004FF0"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44" w:history="1">
        <w:r w:rsidRPr="00382535">
          <w:rPr>
            <w:rStyle w:val="Hyperlink"/>
            <w:noProof/>
          </w:rPr>
          <w:t>13.4</w:t>
        </w:r>
        <w:r>
          <w:rPr>
            <w:rFonts w:asciiTheme="minorHAnsi" w:eastAsiaTheme="minorEastAsia" w:hAnsiTheme="minorHAnsi" w:cstheme="minorBidi"/>
            <w:noProof/>
            <w:kern w:val="2"/>
            <w:szCs w:val="24"/>
            <w14:ligatures w14:val="standardContextual"/>
          </w:rPr>
          <w:tab/>
        </w:r>
        <w:r w:rsidRPr="00382535">
          <w:rPr>
            <w:rStyle w:val="Hyperlink"/>
            <w:noProof/>
          </w:rPr>
          <w:t>Model quality assessment</w:t>
        </w:r>
        <w:r>
          <w:rPr>
            <w:noProof/>
            <w:webHidden/>
          </w:rPr>
          <w:tab/>
        </w:r>
        <w:r>
          <w:rPr>
            <w:noProof/>
            <w:webHidden/>
          </w:rPr>
          <w:fldChar w:fldCharType="begin"/>
        </w:r>
        <w:r>
          <w:rPr>
            <w:noProof/>
            <w:webHidden/>
          </w:rPr>
          <w:instrText xml:space="preserve"> PAGEREF _Toc226028844 \h </w:instrText>
        </w:r>
        <w:r>
          <w:rPr>
            <w:noProof/>
            <w:webHidden/>
          </w:rPr>
        </w:r>
        <w:r>
          <w:rPr>
            <w:noProof/>
            <w:webHidden/>
          </w:rPr>
          <w:fldChar w:fldCharType="separate"/>
        </w:r>
        <w:r>
          <w:rPr>
            <w:noProof/>
            <w:webHidden/>
          </w:rPr>
          <w:t>44</w:t>
        </w:r>
        <w:r>
          <w:rPr>
            <w:noProof/>
            <w:webHidden/>
          </w:rPr>
          <w:fldChar w:fldCharType="end"/>
        </w:r>
      </w:hyperlink>
    </w:p>
    <w:p w14:paraId="7D0DC5E3" w14:textId="3A2522F9" w:rsidR="0080291C" w:rsidRDefault="0080291C">
      <w:pPr>
        <w:pStyle w:val="TOC2"/>
        <w:tabs>
          <w:tab w:val="left" w:pos="1680"/>
        </w:tabs>
        <w:rPr>
          <w:rFonts w:asciiTheme="minorHAnsi" w:eastAsiaTheme="minorEastAsia" w:hAnsiTheme="minorHAnsi" w:cstheme="minorBidi"/>
          <w:b w:val="0"/>
          <w:noProof/>
          <w:kern w:val="2"/>
          <w:szCs w:val="24"/>
          <w14:ligatures w14:val="standardContextual"/>
        </w:rPr>
      </w:pPr>
      <w:hyperlink w:anchor="_Toc226028845" w:history="1">
        <w:r w:rsidRPr="00382535">
          <w:rPr>
            <w:rStyle w:val="Hyperlink"/>
            <w:noProof/>
          </w:rPr>
          <w:t xml:space="preserve">14.0 </w:t>
        </w:r>
        <w:r>
          <w:rPr>
            <w:rFonts w:asciiTheme="minorHAnsi" w:eastAsiaTheme="minorEastAsia" w:hAnsiTheme="minorHAnsi" w:cstheme="minorBidi"/>
            <w:b w:val="0"/>
            <w:noProof/>
            <w:kern w:val="2"/>
            <w:szCs w:val="24"/>
            <w14:ligatures w14:val="standardContextual"/>
          </w:rPr>
          <w:tab/>
        </w:r>
        <w:r w:rsidRPr="00382535">
          <w:rPr>
            <w:rStyle w:val="Hyperlink"/>
            <w:noProof/>
          </w:rPr>
          <w:t>Data Quality (Usability) Assessment</w:t>
        </w:r>
        <w:r>
          <w:rPr>
            <w:noProof/>
            <w:webHidden/>
          </w:rPr>
          <w:tab/>
        </w:r>
        <w:r>
          <w:rPr>
            <w:noProof/>
            <w:webHidden/>
          </w:rPr>
          <w:fldChar w:fldCharType="begin"/>
        </w:r>
        <w:r>
          <w:rPr>
            <w:noProof/>
            <w:webHidden/>
          </w:rPr>
          <w:instrText xml:space="preserve"> PAGEREF _Toc226028845 \h </w:instrText>
        </w:r>
        <w:r>
          <w:rPr>
            <w:noProof/>
            <w:webHidden/>
          </w:rPr>
        </w:r>
        <w:r>
          <w:rPr>
            <w:noProof/>
            <w:webHidden/>
          </w:rPr>
          <w:fldChar w:fldCharType="separate"/>
        </w:r>
        <w:r>
          <w:rPr>
            <w:noProof/>
            <w:webHidden/>
          </w:rPr>
          <w:t>46</w:t>
        </w:r>
        <w:r>
          <w:rPr>
            <w:noProof/>
            <w:webHidden/>
          </w:rPr>
          <w:fldChar w:fldCharType="end"/>
        </w:r>
      </w:hyperlink>
    </w:p>
    <w:p w14:paraId="146D9884" w14:textId="5ADB2B4B"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46" w:history="1">
        <w:r w:rsidRPr="00382535">
          <w:rPr>
            <w:rStyle w:val="Hyperlink"/>
            <w:noProof/>
          </w:rPr>
          <w:t>14.1</w:t>
        </w:r>
        <w:r>
          <w:rPr>
            <w:rFonts w:asciiTheme="minorHAnsi" w:eastAsiaTheme="minorEastAsia" w:hAnsiTheme="minorHAnsi" w:cstheme="minorBidi"/>
            <w:noProof/>
            <w:kern w:val="2"/>
            <w:szCs w:val="24"/>
            <w14:ligatures w14:val="standardContextual"/>
          </w:rPr>
          <w:tab/>
        </w:r>
        <w:r w:rsidRPr="00382535">
          <w:rPr>
            <w:rStyle w:val="Hyperlink"/>
            <w:noProof/>
          </w:rPr>
          <w:t>Process for determining project objectives were met</w:t>
        </w:r>
        <w:r>
          <w:rPr>
            <w:noProof/>
            <w:webHidden/>
          </w:rPr>
          <w:tab/>
        </w:r>
        <w:r>
          <w:rPr>
            <w:noProof/>
            <w:webHidden/>
          </w:rPr>
          <w:fldChar w:fldCharType="begin"/>
        </w:r>
        <w:r>
          <w:rPr>
            <w:noProof/>
            <w:webHidden/>
          </w:rPr>
          <w:instrText xml:space="preserve"> PAGEREF _Toc226028846 \h </w:instrText>
        </w:r>
        <w:r>
          <w:rPr>
            <w:noProof/>
            <w:webHidden/>
          </w:rPr>
        </w:r>
        <w:r>
          <w:rPr>
            <w:noProof/>
            <w:webHidden/>
          </w:rPr>
          <w:fldChar w:fldCharType="separate"/>
        </w:r>
        <w:r>
          <w:rPr>
            <w:noProof/>
            <w:webHidden/>
          </w:rPr>
          <w:t>46</w:t>
        </w:r>
        <w:r>
          <w:rPr>
            <w:noProof/>
            <w:webHidden/>
          </w:rPr>
          <w:fldChar w:fldCharType="end"/>
        </w:r>
      </w:hyperlink>
    </w:p>
    <w:p w14:paraId="4B80CDF4" w14:textId="416FCBC2"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47" w:history="1">
        <w:r w:rsidRPr="00382535">
          <w:rPr>
            <w:rStyle w:val="Hyperlink"/>
            <w:noProof/>
          </w:rPr>
          <w:t>14.2</w:t>
        </w:r>
        <w:r>
          <w:rPr>
            <w:rFonts w:asciiTheme="minorHAnsi" w:eastAsiaTheme="minorEastAsia" w:hAnsiTheme="minorHAnsi" w:cstheme="minorBidi"/>
            <w:noProof/>
            <w:kern w:val="2"/>
            <w:szCs w:val="24"/>
            <w14:ligatures w14:val="standardContextual"/>
          </w:rPr>
          <w:tab/>
        </w:r>
        <w:r w:rsidRPr="00382535">
          <w:rPr>
            <w:rStyle w:val="Hyperlink"/>
            <w:noProof/>
          </w:rPr>
          <w:t>Treatment of non-detects</w:t>
        </w:r>
        <w:r>
          <w:rPr>
            <w:noProof/>
            <w:webHidden/>
          </w:rPr>
          <w:tab/>
        </w:r>
        <w:r>
          <w:rPr>
            <w:noProof/>
            <w:webHidden/>
          </w:rPr>
          <w:fldChar w:fldCharType="begin"/>
        </w:r>
        <w:r>
          <w:rPr>
            <w:noProof/>
            <w:webHidden/>
          </w:rPr>
          <w:instrText xml:space="preserve"> PAGEREF _Toc226028847 \h </w:instrText>
        </w:r>
        <w:r>
          <w:rPr>
            <w:noProof/>
            <w:webHidden/>
          </w:rPr>
        </w:r>
        <w:r>
          <w:rPr>
            <w:noProof/>
            <w:webHidden/>
          </w:rPr>
          <w:fldChar w:fldCharType="separate"/>
        </w:r>
        <w:r>
          <w:rPr>
            <w:noProof/>
            <w:webHidden/>
          </w:rPr>
          <w:t>46</w:t>
        </w:r>
        <w:r>
          <w:rPr>
            <w:noProof/>
            <w:webHidden/>
          </w:rPr>
          <w:fldChar w:fldCharType="end"/>
        </w:r>
      </w:hyperlink>
    </w:p>
    <w:p w14:paraId="2769E6DA" w14:textId="0FB682F9"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48" w:history="1">
        <w:r w:rsidRPr="00382535">
          <w:rPr>
            <w:rStyle w:val="Hyperlink"/>
            <w:noProof/>
          </w:rPr>
          <w:t>14.3</w:t>
        </w:r>
        <w:r>
          <w:rPr>
            <w:rFonts w:asciiTheme="minorHAnsi" w:eastAsiaTheme="minorEastAsia" w:hAnsiTheme="minorHAnsi" w:cstheme="minorBidi"/>
            <w:noProof/>
            <w:kern w:val="2"/>
            <w:szCs w:val="24"/>
            <w14:ligatures w14:val="standardContextual"/>
          </w:rPr>
          <w:tab/>
        </w:r>
        <w:r w:rsidRPr="00382535">
          <w:rPr>
            <w:rStyle w:val="Hyperlink"/>
            <w:noProof/>
          </w:rPr>
          <w:t>Data analysis and presentation methods</w:t>
        </w:r>
        <w:r>
          <w:rPr>
            <w:noProof/>
            <w:webHidden/>
          </w:rPr>
          <w:tab/>
        </w:r>
        <w:r>
          <w:rPr>
            <w:noProof/>
            <w:webHidden/>
          </w:rPr>
          <w:fldChar w:fldCharType="begin"/>
        </w:r>
        <w:r>
          <w:rPr>
            <w:noProof/>
            <w:webHidden/>
          </w:rPr>
          <w:instrText xml:space="preserve"> PAGEREF _Toc226028848 \h </w:instrText>
        </w:r>
        <w:r>
          <w:rPr>
            <w:noProof/>
            <w:webHidden/>
          </w:rPr>
        </w:r>
        <w:r>
          <w:rPr>
            <w:noProof/>
            <w:webHidden/>
          </w:rPr>
          <w:fldChar w:fldCharType="separate"/>
        </w:r>
        <w:r>
          <w:rPr>
            <w:noProof/>
            <w:webHidden/>
          </w:rPr>
          <w:t>46</w:t>
        </w:r>
        <w:r>
          <w:rPr>
            <w:noProof/>
            <w:webHidden/>
          </w:rPr>
          <w:fldChar w:fldCharType="end"/>
        </w:r>
      </w:hyperlink>
    </w:p>
    <w:p w14:paraId="24CA118A" w14:textId="7D0DB4BB"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49" w:history="1">
        <w:r w:rsidRPr="00382535">
          <w:rPr>
            <w:rStyle w:val="Hyperlink"/>
            <w:noProof/>
          </w:rPr>
          <w:t>14.4</w:t>
        </w:r>
        <w:r>
          <w:rPr>
            <w:rFonts w:asciiTheme="minorHAnsi" w:eastAsiaTheme="minorEastAsia" w:hAnsiTheme="minorHAnsi" w:cstheme="minorBidi"/>
            <w:noProof/>
            <w:kern w:val="2"/>
            <w:szCs w:val="24"/>
            <w14:ligatures w14:val="standardContextual"/>
          </w:rPr>
          <w:tab/>
        </w:r>
        <w:r w:rsidRPr="00382535">
          <w:rPr>
            <w:rStyle w:val="Hyperlink"/>
            <w:noProof/>
          </w:rPr>
          <w:t>Sampling design evaluation</w:t>
        </w:r>
        <w:r>
          <w:rPr>
            <w:noProof/>
            <w:webHidden/>
          </w:rPr>
          <w:tab/>
        </w:r>
        <w:r>
          <w:rPr>
            <w:noProof/>
            <w:webHidden/>
          </w:rPr>
          <w:fldChar w:fldCharType="begin"/>
        </w:r>
        <w:r>
          <w:rPr>
            <w:noProof/>
            <w:webHidden/>
          </w:rPr>
          <w:instrText xml:space="preserve"> PAGEREF _Toc226028849 \h </w:instrText>
        </w:r>
        <w:r>
          <w:rPr>
            <w:noProof/>
            <w:webHidden/>
          </w:rPr>
        </w:r>
        <w:r>
          <w:rPr>
            <w:noProof/>
            <w:webHidden/>
          </w:rPr>
          <w:fldChar w:fldCharType="separate"/>
        </w:r>
        <w:r>
          <w:rPr>
            <w:noProof/>
            <w:webHidden/>
          </w:rPr>
          <w:t>47</w:t>
        </w:r>
        <w:r>
          <w:rPr>
            <w:noProof/>
            <w:webHidden/>
          </w:rPr>
          <w:fldChar w:fldCharType="end"/>
        </w:r>
      </w:hyperlink>
    </w:p>
    <w:p w14:paraId="770F9486" w14:textId="29FC4D08" w:rsidR="0080291C" w:rsidRDefault="0080291C">
      <w:pPr>
        <w:pStyle w:val="TOC3"/>
        <w:tabs>
          <w:tab w:val="left" w:pos="2106"/>
        </w:tabs>
        <w:rPr>
          <w:rFonts w:asciiTheme="minorHAnsi" w:eastAsiaTheme="minorEastAsia" w:hAnsiTheme="minorHAnsi" w:cstheme="minorBidi"/>
          <w:noProof/>
          <w:kern w:val="2"/>
          <w:szCs w:val="24"/>
          <w14:ligatures w14:val="standardContextual"/>
        </w:rPr>
      </w:pPr>
      <w:hyperlink w:anchor="_Toc226028850" w:history="1">
        <w:r w:rsidRPr="00382535">
          <w:rPr>
            <w:rStyle w:val="Hyperlink"/>
            <w:noProof/>
          </w:rPr>
          <w:t>14.5</w:t>
        </w:r>
        <w:r>
          <w:rPr>
            <w:rFonts w:asciiTheme="minorHAnsi" w:eastAsiaTheme="minorEastAsia" w:hAnsiTheme="minorHAnsi" w:cstheme="minorBidi"/>
            <w:noProof/>
            <w:kern w:val="2"/>
            <w:szCs w:val="24"/>
            <w14:ligatures w14:val="standardContextual"/>
          </w:rPr>
          <w:tab/>
        </w:r>
        <w:r w:rsidRPr="00382535">
          <w:rPr>
            <w:rStyle w:val="Hyperlink"/>
            <w:noProof/>
          </w:rPr>
          <w:t>Documentation of assessment</w:t>
        </w:r>
        <w:r>
          <w:rPr>
            <w:noProof/>
            <w:webHidden/>
          </w:rPr>
          <w:tab/>
        </w:r>
        <w:r>
          <w:rPr>
            <w:noProof/>
            <w:webHidden/>
          </w:rPr>
          <w:fldChar w:fldCharType="begin"/>
        </w:r>
        <w:r>
          <w:rPr>
            <w:noProof/>
            <w:webHidden/>
          </w:rPr>
          <w:instrText xml:space="preserve"> PAGEREF _Toc226028850 \h </w:instrText>
        </w:r>
        <w:r>
          <w:rPr>
            <w:noProof/>
            <w:webHidden/>
          </w:rPr>
        </w:r>
        <w:r>
          <w:rPr>
            <w:noProof/>
            <w:webHidden/>
          </w:rPr>
          <w:fldChar w:fldCharType="separate"/>
        </w:r>
        <w:r>
          <w:rPr>
            <w:noProof/>
            <w:webHidden/>
          </w:rPr>
          <w:t>47</w:t>
        </w:r>
        <w:r>
          <w:rPr>
            <w:noProof/>
            <w:webHidden/>
          </w:rPr>
          <w:fldChar w:fldCharType="end"/>
        </w:r>
      </w:hyperlink>
    </w:p>
    <w:p w14:paraId="2BC1DE21" w14:textId="320638B1" w:rsidR="0080291C" w:rsidRDefault="0080291C">
      <w:pPr>
        <w:pStyle w:val="TOC2"/>
        <w:tabs>
          <w:tab w:val="left" w:pos="1680"/>
        </w:tabs>
        <w:rPr>
          <w:rFonts w:asciiTheme="minorHAnsi" w:eastAsiaTheme="minorEastAsia" w:hAnsiTheme="minorHAnsi" w:cstheme="minorBidi"/>
          <w:b w:val="0"/>
          <w:noProof/>
          <w:kern w:val="2"/>
          <w:szCs w:val="24"/>
          <w14:ligatures w14:val="standardContextual"/>
        </w:rPr>
      </w:pPr>
      <w:hyperlink w:anchor="_Toc226028851" w:history="1">
        <w:r w:rsidRPr="00382535">
          <w:rPr>
            <w:rStyle w:val="Hyperlink"/>
            <w:noProof/>
          </w:rPr>
          <w:t xml:space="preserve">15.0 </w:t>
        </w:r>
        <w:r>
          <w:rPr>
            <w:rFonts w:asciiTheme="minorHAnsi" w:eastAsiaTheme="minorEastAsia" w:hAnsiTheme="minorHAnsi" w:cstheme="minorBidi"/>
            <w:b w:val="0"/>
            <w:noProof/>
            <w:kern w:val="2"/>
            <w:szCs w:val="24"/>
            <w14:ligatures w14:val="standardContextual"/>
          </w:rPr>
          <w:tab/>
        </w:r>
        <w:r w:rsidRPr="00382535">
          <w:rPr>
            <w:rStyle w:val="Hyperlink"/>
            <w:noProof/>
          </w:rPr>
          <w:t>References</w:t>
        </w:r>
        <w:r>
          <w:rPr>
            <w:noProof/>
            <w:webHidden/>
          </w:rPr>
          <w:tab/>
        </w:r>
        <w:r>
          <w:rPr>
            <w:noProof/>
            <w:webHidden/>
          </w:rPr>
          <w:fldChar w:fldCharType="begin"/>
        </w:r>
        <w:r>
          <w:rPr>
            <w:noProof/>
            <w:webHidden/>
          </w:rPr>
          <w:instrText xml:space="preserve"> PAGEREF _Toc226028851 \h </w:instrText>
        </w:r>
        <w:r>
          <w:rPr>
            <w:noProof/>
            <w:webHidden/>
          </w:rPr>
        </w:r>
        <w:r>
          <w:rPr>
            <w:noProof/>
            <w:webHidden/>
          </w:rPr>
          <w:fldChar w:fldCharType="separate"/>
        </w:r>
        <w:r>
          <w:rPr>
            <w:noProof/>
            <w:webHidden/>
          </w:rPr>
          <w:t>48</w:t>
        </w:r>
        <w:r>
          <w:rPr>
            <w:noProof/>
            <w:webHidden/>
          </w:rPr>
          <w:fldChar w:fldCharType="end"/>
        </w:r>
      </w:hyperlink>
    </w:p>
    <w:p w14:paraId="47735ECC" w14:textId="75A0BCD8" w:rsidR="0080291C" w:rsidRDefault="0080291C">
      <w:pPr>
        <w:pStyle w:val="TOC2"/>
        <w:tabs>
          <w:tab w:val="left" w:pos="1680"/>
        </w:tabs>
        <w:rPr>
          <w:rFonts w:asciiTheme="minorHAnsi" w:eastAsiaTheme="minorEastAsia" w:hAnsiTheme="minorHAnsi" w:cstheme="minorBidi"/>
          <w:b w:val="0"/>
          <w:noProof/>
          <w:kern w:val="2"/>
          <w:szCs w:val="24"/>
          <w14:ligatures w14:val="standardContextual"/>
        </w:rPr>
      </w:pPr>
      <w:hyperlink w:anchor="_Toc226028852" w:history="1">
        <w:r w:rsidRPr="00382535">
          <w:rPr>
            <w:rStyle w:val="Hyperlink"/>
            <w:noProof/>
          </w:rPr>
          <w:t xml:space="preserve">16.0 </w:t>
        </w:r>
        <w:r>
          <w:rPr>
            <w:rFonts w:asciiTheme="minorHAnsi" w:eastAsiaTheme="minorEastAsia" w:hAnsiTheme="minorHAnsi" w:cstheme="minorBidi"/>
            <w:b w:val="0"/>
            <w:noProof/>
            <w:kern w:val="2"/>
            <w:szCs w:val="24"/>
            <w14:ligatures w14:val="standardContextual"/>
          </w:rPr>
          <w:tab/>
        </w:r>
        <w:r w:rsidRPr="00382535">
          <w:rPr>
            <w:rStyle w:val="Hyperlink"/>
            <w:noProof/>
          </w:rPr>
          <w:t>Appendices</w:t>
        </w:r>
        <w:r>
          <w:rPr>
            <w:noProof/>
            <w:webHidden/>
          </w:rPr>
          <w:tab/>
        </w:r>
        <w:r>
          <w:rPr>
            <w:noProof/>
            <w:webHidden/>
          </w:rPr>
          <w:fldChar w:fldCharType="begin"/>
        </w:r>
        <w:r>
          <w:rPr>
            <w:noProof/>
            <w:webHidden/>
          </w:rPr>
          <w:instrText xml:space="preserve"> PAGEREF _Toc226028852 \h </w:instrText>
        </w:r>
        <w:r>
          <w:rPr>
            <w:noProof/>
            <w:webHidden/>
          </w:rPr>
        </w:r>
        <w:r>
          <w:rPr>
            <w:noProof/>
            <w:webHidden/>
          </w:rPr>
          <w:fldChar w:fldCharType="separate"/>
        </w:r>
        <w:r>
          <w:rPr>
            <w:noProof/>
            <w:webHidden/>
          </w:rPr>
          <w:t>49</w:t>
        </w:r>
        <w:r>
          <w:rPr>
            <w:noProof/>
            <w:webHidden/>
          </w:rPr>
          <w:fldChar w:fldCharType="end"/>
        </w:r>
      </w:hyperlink>
    </w:p>
    <w:p w14:paraId="3008848A" w14:textId="7ED7CE33" w:rsidR="0080291C" w:rsidRDefault="0080291C">
      <w:pPr>
        <w:pStyle w:val="TOC3"/>
        <w:rPr>
          <w:rFonts w:asciiTheme="minorHAnsi" w:eastAsiaTheme="minorEastAsia" w:hAnsiTheme="minorHAnsi" w:cstheme="minorBidi"/>
          <w:noProof/>
          <w:kern w:val="2"/>
          <w:szCs w:val="24"/>
          <w14:ligatures w14:val="standardContextual"/>
        </w:rPr>
      </w:pPr>
      <w:hyperlink w:anchor="_Toc226028853" w:history="1">
        <w:r w:rsidRPr="00382535">
          <w:rPr>
            <w:rStyle w:val="Hyperlink"/>
            <w:noProof/>
          </w:rPr>
          <w:t>Appendix A. Field Survey SOPs</w:t>
        </w:r>
        <w:r>
          <w:rPr>
            <w:noProof/>
            <w:webHidden/>
          </w:rPr>
          <w:tab/>
        </w:r>
        <w:r>
          <w:rPr>
            <w:noProof/>
            <w:webHidden/>
          </w:rPr>
          <w:fldChar w:fldCharType="begin"/>
        </w:r>
        <w:r>
          <w:rPr>
            <w:noProof/>
            <w:webHidden/>
          </w:rPr>
          <w:instrText xml:space="preserve"> PAGEREF _Toc226028853 \h </w:instrText>
        </w:r>
        <w:r>
          <w:rPr>
            <w:noProof/>
            <w:webHidden/>
          </w:rPr>
        </w:r>
        <w:r>
          <w:rPr>
            <w:noProof/>
            <w:webHidden/>
          </w:rPr>
          <w:fldChar w:fldCharType="separate"/>
        </w:r>
        <w:r>
          <w:rPr>
            <w:noProof/>
            <w:webHidden/>
          </w:rPr>
          <w:t>50</w:t>
        </w:r>
        <w:r>
          <w:rPr>
            <w:noProof/>
            <w:webHidden/>
          </w:rPr>
          <w:fldChar w:fldCharType="end"/>
        </w:r>
      </w:hyperlink>
    </w:p>
    <w:p w14:paraId="51D16019" w14:textId="1C736189" w:rsidR="0080291C" w:rsidRDefault="0080291C">
      <w:pPr>
        <w:pStyle w:val="TOC3"/>
        <w:rPr>
          <w:rFonts w:asciiTheme="minorHAnsi" w:eastAsiaTheme="minorEastAsia" w:hAnsiTheme="minorHAnsi" w:cstheme="minorBidi"/>
          <w:noProof/>
          <w:kern w:val="2"/>
          <w:szCs w:val="24"/>
          <w14:ligatures w14:val="standardContextual"/>
        </w:rPr>
      </w:pPr>
      <w:hyperlink w:anchor="_Toc226028854" w:history="1">
        <w:r w:rsidRPr="00382535">
          <w:rPr>
            <w:rStyle w:val="Hyperlink"/>
            <w:noProof/>
          </w:rPr>
          <w:t>Appendix B. Glossaries, Acronyms, and Abbreviations</w:t>
        </w:r>
        <w:r>
          <w:rPr>
            <w:noProof/>
            <w:webHidden/>
          </w:rPr>
          <w:tab/>
        </w:r>
        <w:r>
          <w:rPr>
            <w:noProof/>
            <w:webHidden/>
          </w:rPr>
          <w:fldChar w:fldCharType="begin"/>
        </w:r>
        <w:r>
          <w:rPr>
            <w:noProof/>
            <w:webHidden/>
          </w:rPr>
          <w:instrText xml:space="preserve"> PAGEREF _Toc226028854 \h </w:instrText>
        </w:r>
        <w:r>
          <w:rPr>
            <w:noProof/>
            <w:webHidden/>
          </w:rPr>
        </w:r>
        <w:r>
          <w:rPr>
            <w:noProof/>
            <w:webHidden/>
          </w:rPr>
          <w:fldChar w:fldCharType="separate"/>
        </w:r>
        <w:r>
          <w:rPr>
            <w:noProof/>
            <w:webHidden/>
          </w:rPr>
          <w:t>52</w:t>
        </w:r>
        <w:r>
          <w:rPr>
            <w:noProof/>
            <w:webHidden/>
          </w:rPr>
          <w:fldChar w:fldCharType="end"/>
        </w:r>
      </w:hyperlink>
    </w:p>
    <w:p w14:paraId="7FC59552" w14:textId="6860813C" w:rsidR="00B50DB3" w:rsidRPr="004B2614" w:rsidRDefault="00D0496B">
      <w:pPr>
        <w:rPr>
          <w:rFonts w:ascii="Arial" w:hAnsi="Arial" w:cs="Arial"/>
          <w:sz w:val="36"/>
        </w:rPr>
      </w:pPr>
      <w:r>
        <w:fldChar w:fldCharType="end"/>
      </w:r>
      <w:r w:rsidR="00B50DB3">
        <w:br w:type="page"/>
      </w:r>
    </w:p>
    <w:p w14:paraId="5D34A1F6" w14:textId="637A8E42" w:rsidR="00B46843" w:rsidRPr="006869C6" w:rsidRDefault="00213A07" w:rsidP="008317B6">
      <w:pPr>
        <w:pStyle w:val="Heading3"/>
      </w:pPr>
      <w:bookmarkStart w:id="7" w:name="_Toc403805213"/>
      <w:bookmarkStart w:id="8" w:name="_Toc403805473"/>
      <w:bookmarkStart w:id="9" w:name="_Toc408374349"/>
      <w:bookmarkStart w:id="10" w:name="_Toc408374426"/>
      <w:bookmarkStart w:id="11" w:name="_Toc30162513"/>
      <w:bookmarkStart w:id="12" w:name="_Toc226028781"/>
      <w:r w:rsidRPr="006869C6">
        <w:lastRenderedPageBreak/>
        <w:t xml:space="preserve">List of </w:t>
      </w:r>
      <w:r w:rsidR="00B46843" w:rsidRPr="006869C6">
        <w:t>Figures</w:t>
      </w:r>
      <w:bookmarkEnd w:id="7"/>
      <w:bookmarkEnd w:id="8"/>
      <w:bookmarkEnd w:id="9"/>
      <w:bookmarkEnd w:id="10"/>
      <w:bookmarkEnd w:id="11"/>
      <w:bookmarkEnd w:id="12"/>
    </w:p>
    <w:p w14:paraId="5FBCE705" w14:textId="12FCD84C" w:rsidR="001A2C8C" w:rsidRDefault="00907088">
      <w:pPr>
        <w:pStyle w:val="TableofFigures"/>
        <w:rPr>
          <w:rFonts w:asciiTheme="minorHAnsi" w:eastAsiaTheme="minorEastAsia" w:hAnsiTheme="minorHAnsi" w:cstheme="minorBidi"/>
          <w:noProof/>
          <w:kern w:val="2"/>
          <w:szCs w:val="24"/>
          <w14:ligatures w14:val="standardContextual"/>
        </w:rPr>
      </w:pPr>
      <w:r w:rsidRPr="00F76AAD">
        <w:rPr>
          <w:rFonts w:ascii="Times New Roman" w:hAnsi="Times New Roman"/>
        </w:rPr>
        <w:fldChar w:fldCharType="begin"/>
      </w:r>
      <w:r w:rsidR="00C004C6" w:rsidRPr="00F76AAD">
        <w:instrText xml:space="preserve"> TOC \h \z \c "Figure" </w:instrText>
      </w:r>
      <w:r w:rsidRPr="00F76AAD">
        <w:rPr>
          <w:rFonts w:ascii="Times New Roman" w:hAnsi="Times New Roman"/>
        </w:rPr>
        <w:fldChar w:fldCharType="separate"/>
      </w:r>
      <w:hyperlink w:anchor="_Toc212472049" w:history="1">
        <w:r w:rsidR="001A2C8C" w:rsidRPr="007D7104">
          <w:rPr>
            <w:rStyle w:val="Hyperlink"/>
            <w:noProof/>
          </w:rPr>
          <w:t>Figure 1. Map of larger study area.</w:t>
        </w:r>
        <w:r w:rsidR="001A2C8C">
          <w:rPr>
            <w:noProof/>
            <w:webHidden/>
          </w:rPr>
          <w:tab/>
        </w:r>
        <w:r w:rsidR="001A2C8C">
          <w:rPr>
            <w:noProof/>
            <w:webHidden/>
          </w:rPr>
          <w:fldChar w:fldCharType="begin"/>
        </w:r>
        <w:r w:rsidR="001A2C8C">
          <w:rPr>
            <w:noProof/>
            <w:webHidden/>
          </w:rPr>
          <w:instrText xml:space="preserve"> PAGEREF _Toc212472049 \h </w:instrText>
        </w:r>
        <w:r w:rsidR="001A2C8C">
          <w:rPr>
            <w:noProof/>
            <w:webHidden/>
          </w:rPr>
        </w:r>
        <w:r w:rsidR="001A2C8C">
          <w:rPr>
            <w:noProof/>
            <w:webHidden/>
          </w:rPr>
          <w:fldChar w:fldCharType="separate"/>
        </w:r>
        <w:r w:rsidR="001A2C8C">
          <w:rPr>
            <w:noProof/>
            <w:webHidden/>
          </w:rPr>
          <w:t>10</w:t>
        </w:r>
        <w:r w:rsidR="001A2C8C">
          <w:rPr>
            <w:noProof/>
            <w:webHidden/>
          </w:rPr>
          <w:fldChar w:fldCharType="end"/>
        </w:r>
      </w:hyperlink>
    </w:p>
    <w:p w14:paraId="6CF78B19" w14:textId="45710B8C" w:rsidR="001A2C8C" w:rsidRDefault="001A2C8C">
      <w:pPr>
        <w:pStyle w:val="TableofFigures"/>
        <w:rPr>
          <w:rFonts w:asciiTheme="minorHAnsi" w:eastAsiaTheme="minorEastAsia" w:hAnsiTheme="minorHAnsi" w:cstheme="minorBidi"/>
          <w:noProof/>
          <w:kern w:val="2"/>
          <w:szCs w:val="24"/>
          <w14:ligatures w14:val="standardContextual"/>
        </w:rPr>
      </w:pPr>
      <w:hyperlink w:anchor="_Toc212472050" w:history="1">
        <w:r w:rsidRPr="007D7104">
          <w:rPr>
            <w:rStyle w:val="Hyperlink"/>
            <w:noProof/>
          </w:rPr>
          <w:t>Figure 2. Study area for the water body parameter Water Quality Impairment Study.</w:t>
        </w:r>
        <w:r>
          <w:rPr>
            <w:noProof/>
            <w:webHidden/>
          </w:rPr>
          <w:tab/>
        </w:r>
        <w:r>
          <w:rPr>
            <w:noProof/>
            <w:webHidden/>
          </w:rPr>
          <w:fldChar w:fldCharType="begin"/>
        </w:r>
        <w:r>
          <w:rPr>
            <w:noProof/>
            <w:webHidden/>
          </w:rPr>
          <w:instrText xml:space="preserve"> PAGEREF _Toc212472050 \h </w:instrText>
        </w:r>
        <w:r>
          <w:rPr>
            <w:noProof/>
            <w:webHidden/>
          </w:rPr>
        </w:r>
        <w:r>
          <w:rPr>
            <w:noProof/>
            <w:webHidden/>
          </w:rPr>
          <w:fldChar w:fldCharType="separate"/>
        </w:r>
        <w:r>
          <w:rPr>
            <w:noProof/>
            <w:webHidden/>
          </w:rPr>
          <w:t>11</w:t>
        </w:r>
        <w:r>
          <w:rPr>
            <w:noProof/>
            <w:webHidden/>
          </w:rPr>
          <w:fldChar w:fldCharType="end"/>
        </w:r>
      </w:hyperlink>
    </w:p>
    <w:p w14:paraId="6FA035F7" w14:textId="2CB3213A" w:rsidR="001A2C8C" w:rsidRDefault="001A2C8C">
      <w:pPr>
        <w:pStyle w:val="TableofFigures"/>
        <w:rPr>
          <w:rFonts w:asciiTheme="minorHAnsi" w:eastAsiaTheme="minorEastAsia" w:hAnsiTheme="minorHAnsi" w:cstheme="minorBidi"/>
          <w:noProof/>
          <w:kern w:val="2"/>
          <w:szCs w:val="24"/>
          <w14:ligatures w14:val="standardContextual"/>
        </w:rPr>
      </w:pPr>
      <w:hyperlink w:anchor="_Toc212472051" w:history="1">
        <w:r w:rsidRPr="007D7104">
          <w:rPr>
            <w:rStyle w:val="Hyperlink"/>
            <w:noProof/>
          </w:rPr>
          <w:t>Figure 3. Study area for the Effectiveness Monitoring study.</w:t>
        </w:r>
        <w:r>
          <w:rPr>
            <w:noProof/>
            <w:webHidden/>
          </w:rPr>
          <w:tab/>
        </w:r>
        <w:r>
          <w:rPr>
            <w:noProof/>
            <w:webHidden/>
          </w:rPr>
          <w:fldChar w:fldCharType="begin"/>
        </w:r>
        <w:r>
          <w:rPr>
            <w:noProof/>
            <w:webHidden/>
          </w:rPr>
          <w:instrText xml:space="preserve"> PAGEREF _Toc212472051 \h </w:instrText>
        </w:r>
        <w:r>
          <w:rPr>
            <w:noProof/>
            <w:webHidden/>
          </w:rPr>
        </w:r>
        <w:r>
          <w:rPr>
            <w:noProof/>
            <w:webHidden/>
          </w:rPr>
          <w:fldChar w:fldCharType="separate"/>
        </w:r>
        <w:r>
          <w:rPr>
            <w:noProof/>
            <w:webHidden/>
          </w:rPr>
          <w:t>11</w:t>
        </w:r>
        <w:r>
          <w:rPr>
            <w:noProof/>
            <w:webHidden/>
          </w:rPr>
          <w:fldChar w:fldCharType="end"/>
        </w:r>
      </w:hyperlink>
    </w:p>
    <w:p w14:paraId="7043368B" w14:textId="17679686" w:rsidR="001A2C8C" w:rsidRDefault="001A2C8C">
      <w:pPr>
        <w:pStyle w:val="TableofFigures"/>
        <w:rPr>
          <w:rFonts w:asciiTheme="minorHAnsi" w:eastAsiaTheme="minorEastAsia" w:hAnsiTheme="minorHAnsi" w:cstheme="minorBidi"/>
          <w:noProof/>
          <w:kern w:val="2"/>
          <w:szCs w:val="24"/>
          <w14:ligatures w14:val="standardContextual"/>
        </w:rPr>
      </w:pPr>
      <w:hyperlink w:anchor="_Toc212472052" w:history="1">
        <w:r w:rsidRPr="007D7104">
          <w:rPr>
            <w:rStyle w:val="Hyperlink"/>
            <w:noProof/>
          </w:rPr>
          <w:t>Figure 4. Map showing boundary of project study area</w:t>
        </w:r>
        <w:r>
          <w:rPr>
            <w:noProof/>
            <w:webHidden/>
          </w:rPr>
          <w:tab/>
        </w:r>
        <w:r>
          <w:rPr>
            <w:noProof/>
            <w:webHidden/>
          </w:rPr>
          <w:fldChar w:fldCharType="begin"/>
        </w:r>
        <w:r>
          <w:rPr>
            <w:noProof/>
            <w:webHidden/>
          </w:rPr>
          <w:instrText xml:space="preserve"> PAGEREF _Toc212472052 \h </w:instrText>
        </w:r>
        <w:r>
          <w:rPr>
            <w:noProof/>
            <w:webHidden/>
          </w:rPr>
        </w:r>
        <w:r>
          <w:rPr>
            <w:noProof/>
            <w:webHidden/>
          </w:rPr>
          <w:fldChar w:fldCharType="separate"/>
        </w:r>
        <w:r>
          <w:rPr>
            <w:noProof/>
            <w:webHidden/>
          </w:rPr>
          <w:t>24</w:t>
        </w:r>
        <w:r>
          <w:rPr>
            <w:noProof/>
            <w:webHidden/>
          </w:rPr>
          <w:fldChar w:fldCharType="end"/>
        </w:r>
      </w:hyperlink>
    </w:p>
    <w:p w14:paraId="003AC15A" w14:textId="5D906F66" w:rsidR="00B46843" w:rsidRPr="006869C6" w:rsidRDefault="00907088" w:rsidP="008317B6">
      <w:pPr>
        <w:pStyle w:val="Heading3"/>
      </w:pPr>
      <w:r w:rsidRPr="00F76AAD">
        <w:fldChar w:fldCharType="end"/>
      </w:r>
      <w:bookmarkStart w:id="13" w:name="_Toc403805214"/>
      <w:bookmarkStart w:id="14" w:name="_Toc403805474"/>
      <w:bookmarkStart w:id="15" w:name="_Toc408374350"/>
      <w:bookmarkStart w:id="16" w:name="_Toc408374427"/>
      <w:bookmarkStart w:id="17" w:name="_Toc30162514"/>
      <w:bookmarkStart w:id="18" w:name="_Toc226028782"/>
      <w:r w:rsidR="00213A07" w:rsidRPr="006869C6">
        <w:t xml:space="preserve">List of </w:t>
      </w:r>
      <w:r w:rsidR="00B46843" w:rsidRPr="006869C6">
        <w:t>Tables</w:t>
      </w:r>
      <w:bookmarkEnd w:id="13"/>
      <w:bookmarkEnd w:id="14"/>
      <w:bookmarkEnd w:id="15"/>
      <w:bookmarkEnd w:id="16"/>
      <w:bookmarkEnd w:id="17"/>
      <w:bookmarkEnd w:id="18"/>
    </w:p>
    <w:p w14:paraId="577B536F" w14:textId="20201CE1" w:rsidR="001A2C8C" w:rsidRDefault="00907088">
      <w:pPr>
        <w:pStyle w:val="TableofFigures"/>
        <w:rPr>
          <w:rFonts w:asciiTheme="minorHAnsi" w:eastAsiaTheme="minorEastAsia" w:hAnsiTheme="minorHAnsi" w:cstheme="minorBidi"/>
          <w:noProof/>
          <w:kern w:val="2"/>
          <w:szCs w:val="24"/>
          <w14:ligatures w14:val="standardContextual"/>
        </w:rPr>
      </w:pPr>
      <w:r w:rsidRPr="00F76AAD">
        <w:fldChar w:fldCharType="begin"/>
      </w:r>
      <w:r w:rsidR="00B46843" w:rsidRPr="00F76AAD">
        <w:instrText xml:space="preserve"> TOC \h \z \c "Table" </w:instrText>
      </w:r>
      <w:r w:rsidRPr="00F76AAD">
        <w:fldChar w:fldCharType="separate"/>
      </w:r>
      <w:hyperlink w:anchor="_Toc212472053" w:history="1">
        <w:r w:rsidR="001A2C8C" w:rsidRPr="00A84D19">
          <w:rPr>
            <w:rStyle w:val="Hyperlink"/>
            <w:noProof/>
          </w:rPr>
          <w:t>Table 1. Organization of project staff and responsibilities.</w:t>
        </w:r>
        <w:r w:rsidR="001A2C8C">
          <w:rPr>
            <w:noProof/>
            <w:webHidden/>
          </w:rPr>
          <w:tab/>
        </w:r>
        <w:r w:rsidR="001A2C8C">
          <w:rPr>
            <w:noProof/>
            <w:webHidden/>
          </w:rPr>
          <w:fldChar w:fldCharType="begin"/>
        </w:r>
        <w:r w:rsidR="001A2C8C">
          <w:rPr>
            <w:noProof/>
            <w:webHidden/>
          </w:rPr>
          <w:instrText xml:space="preserve"> PAGEREF _Toc212472053 \h </w:instrText>
        </w:r>
        <w:r w:rsidR="001A2C8C">
          <w:rPr>
            <w:noProof/>
            <w:webHidden/>
          </w:rPr>
        </w:r>
        <w:r w:rsidR="001A2C8C">
          <w:rPr>
            <w:noProof/>
            <w:webHidden/>
          </w:rPr>
          <w:fldChar w:fldCharType="separate"/>
        </w:r>
        <w:r w:rsidR="001A2C8C">
          <w:rPr>
            <w:noProof/>
            <w:webHidden/>
          </w:rPr>
          <w:t>14</w:t>
        </w:r>
        <w:r w:rsidR="001A2C8C">
          <w:rPr>
            <w:noProof/>
            <w:webHidden/>
          </w:rPr>
          <w:fldChar w:fldCharType="end"/>
        </w:r>
      </w:hyperlink>
    </w:p>
    <w:p w14:paraId="313CB3B9" w14:textId="3298D4ED" w:rsidR="001A2C8C" w:rsidRDefault="001A2C8C">
      <w:pPr>
        <w:pStyle w:val="TableofFigures"/>
        <w:rPr>
          <w:rFonts w:asciiTheme="minorHAnsi" w:eastAsiaTheme="minorEastAsia" w:hAnsiTheme="minorHAnsi" w:cstheme="minorBidi"/>
          <w:noProof/>
          <w:kern w:val="2"/>
          <w:szCs w:val="24"/>
          <w14:ligatures w14:val="standardContextual"/>
        </w:rPr>
      </w:pPr>
      <w:hyperlink w:anchor="_Toc212472054" w:history="1">
        <w:r w:rsidRPr="00A84D19">
          <w:rPr>
            <w:rStyle w:val="Hyperlink"/>
            <w:noProof/>
          </w:rPr>
          <w:t>Table 2. Schedule for completing field and laboratory work.</w:t>
        </w:r>
        <w:r>
          <w:rPr>
            <w:noProof/>
            <w:webHidden/>
          </w:rPr>
          <w:tab/>
        </w:r>
        <w:r>
          <w:rPr>
            <w:noProof/>
            <w:webHidden/>
          </w:rPr>
          <w:fldChar w:fldCharType="begin"/>
        </w:r>
        <w:r>
          <w:rPr>
            <w:noProof/>
            <w:webHidden/>
          </w:rPr>
          <w:instrText xml:space="preserve"> PAGEREF _Toc212472054 \h </w:instrText>
        </w:r>
        <w:r>
          <w:rPr>
            <w:noProof/>
            <w:webHidden/>
          </w:rPr>
        </w:r>
        <w:r>
          <w:rPr>
            <w:noProof/>
            <w:webHidden/>
          </w:rPr>
          <w:fldChar w:fldCharType="separate"/>
        </w:r>
        <w:r>
          <w:rPr>
            <w:noProof/>
            <w:webHidden/>
          </w:rPr>
          <w:t>15</w:t>
        </w:r>
        <w:r>
          <w:rPr>
            <w:noProof/>
            <w:webHidden/>
          </w:rPr>
          <w:fldChar w:fldCharType="end"/>
        </w:r>
      </w:hyperlink>
    </w:p>
    <w:p w14:paraId="00C7975A" w14:textId="63BCC9BD" w:rsidR="001A2C8C" w:rsidRDefault="001A2C8C">
      <w:pPr>
        <w:pStyle w:val="TableofFigures"/>
        <w:rPr>
          <w:rFonts w:asciiTheme="minorHAnsi" w:eastAsiaTheme="minorEastAsia" w:hAnsiTheme="minorHAnsi" w:cstheme="minorBidi"/>
          <w:noProof/>
          <w:kern w:val="2"/>
          <w:szCs w:val="24"/>
          <w14:ligatures w14:val="standardContextual"/>
        </w:rPr>
      </w:pPr>
      <w:hyperlink w:anchor="_Toc212472055" w:history="1">
        <w:r w:rsidRPr="00A84D19">
          <w:rPr>
            <w:rStyle w:val="Hyperlink"/>
            <w:noProof/>
          </w:rPr>
          <w:t>Table 3. Schedule for data entry.</w:t>
        </w:r>
        <w:r>
          <w:rPr>
            <w:noProof/>
            <w:webHidden/>
          </w:rPr>
          <w:tab/>
        </w:r>
        <w:r>
          <w:rPr>
            <w:noProof/>
            <w:webHidden/>
          </w:rPr>
          <w:fldChar w:fldCharType="begin"/>
        </w:r>
        <w:r>
          <w:rPr>
            <w:noProof/>
            <w:webHidden/>
          </w:rPr>
          <w:instrText xml:space="preserve"> PAGEREF _Toc212472055 \h </w:instrText>
        </w:r>
        <w:r>
          <w:rPr>
            <w:noProof/>
            <w:webHidden/>
          </w:rPr>
        </w:r>
        <w:r>
          <w:rPr>
            <w:noProof/>
            <w:webHidden/>
          </w:rPr>
          <w:fldChar w:fldCharType="separate"/>
        </w:r>
        <w:r>
          <w:rPr>
            <w:noProof/>
            <w:webHidden/>
          </w:rPr>
          <w:t>15</w:t>
        </w:r>
        <w:r>
          <w:rPr>
            <w:noProof/>
            <w:webHidden/>
          </w:rPr>
          <w:fldChar w:fldCharType="end"/>
        </w:r>
      </w:hyperlink>
    </w:p>
    <w:p w14:paraId="040614B1" w14:textId="3D723F35" w:rsidR="001A2C8C" w:rsidRDefault="001A2C8C">
      <w:pPr>
        <w:pStyle w:val="TableofFigures"/>
        <w:rPr>
          <w:rFonts w:asciiTheme="minorHAnsi" w:eastAsiaTheme="minorEastAsia" w:hAnsiTheme="minorHAnsi" w:cstheme="minorBidi"/>
          <w:noProof/>
          <w:kern w:val="2"/>
          <w:szCs w:val="24"/>
          <w14:ligatures w14:val="standardContextual"/>
        </w:rPr>
      </w:pPr>
      <w:hyperlink w:anchor="_Toc212472056" w:history="1">
        <w:r w:rsidRPr="00A84D19">
          <w:rPr>
            <w:rStyle w:val="Hyperlink"/>
            <w:noProof/>
          </w:rPr>
          <w:t>Table 4. Schedule for final report.</w:t>
        </w:r>
        <w:r>
          <w:rPr>
            <w:noProof/>
            <w:webHidden/>
          </w:rPr>
          <w:tab/>
        </w:r>
        <w:r>
          <w:rPr>
            <w:noProof/>
            <w:webHidden/>
          </w:rPr>
          <w:fldChar w:fldCharType="begin"/>
        </w:r>
        <w:r>
          <w:rPr>
            <w:noProof/>
            <w:webHidden/>
          </w:rPr>
          <w:instrText xml:space="preserve"> PAGEREF _Toc212472056 \h </w:instrText>
        </w:r>
        <w:r>
          <w:rPr>
            <w:noProof/>
            <w:webHidden/>
          </w:rPr>
        </w:r>
        <w:r>
          <w:rPr>
            <w:noProof/>
            <w:webHidden/>
          </w:rPr>
          <w:fldChar w:fldCharType="separate"/>
        </w:r>
        <w:r>
          <w:rPr>
            <w:noProof/>
            <w:webHidden/>
          </w:rPr>
          <w:t>16</w:t>
        </w:r>
        <w:r>
          <w:rPr>
            <w:noProof/>
            <w:webHidden/>
          </w:rPr>
          <w:fldChar w:fldCharType="end"/>
        </w:r>
      </w:hyperlink>
    </w:p>
    <w:p w14:paraId="7854783B" w14:textId="1C700900" w:rsidR="001A2C8C" w:rsidRDefault="001A2C8C">
      <w:pPr>
        <w:pStyle w:val="TableofFigures"/>
        <w:rPr>
          <w:rFonts w:asciiTheme="minorHAnsi" w:eastAsiaTheme="minorEastAsia" w:hAnsiTheme="minorHAnsi" w:cstheme="minorBidi"/>
          <w:noProof/>
          <w:kern w:val="2"/>
          <w:szCs w:val="24"/>
          <w14:ligatures w14:val="standardContextual"/>
        </w:rPr>
      </w:pPr>
      <w:hyperlink w:anchor="_Toc212472057" w:history="1">
        <w:r w:rsidRPr="00A84D19">
          <w:rPr>
            <w:rStyle w:val="Hyperlink"/>
            <w:noProof/>
          </w:rPr>
          <w:t>Table 5. Project budget and funding.</w:t>
        </w:r>
        <w:r>
          <w:rPr>
            <w:noProof/>
            <w:webHidden/>
          </w:rPr>
          <w:tab/>
        </w:r>
        <w:r>
          <w:rPr>
            <w:noProof/>
            <w:webHidden/>
          </w:rPr>
          <w:fldChar w:fldCharType="begin"/>
        </w:r>
        <w:r>
          <w:rPr>
            <w:noProof/>
            <w:webHidden/>
          </w:rPr>
          <w:instrText xml:space="preserve"> PAGEREF _Toc212472057 \h </w:instrText>
        </w:r>
        <w:r>
          <w:rPr>
            <w:noProof/>
            <w:webHidden/>
          </w:rPr>
        </w:r>
        <w:r>
          <w:rPr>
            <w:noProof/>
            <w:webHidden/>
          </w:rPr>
          <w:fldChar w:fldCharType="separate"/>
        </w:r>
        <w:r>
          <w:rPr>
            <w:noProof/>
            <w:webHidden/>
          </w:rPr>
          <w:t>17</w:t>
        </w:r>
        <w:r>
          <w:rPr>
            <w:noProof/>
            <w:webHidden/>
          </w:rPr>
          <w:fldChar w:fldCharType="end"/>
        </w:r>
      </w:hyperlink>
    </w:p>
    <w:p w14:paraId="5B956208" w14:textId="170C0267" w:rsidR="001A2C8C" w:rsidRDefault="001A2C8C">
      <w:pPr>
        <w:pStyle w:val="TableofFigures"/>
        <w:rPr>
          <w:rFonts w:asciiTheme="minorHAnsi" w:eastAsiaTheme="minorEastAsia" w:hAnsiTheme="minorHAnsi" w:cstheme="minorBidi"/>
          <w:noProof/>
          <w:kern w:val="2"/>
          <w:szCs w:val="24"/>
          <w14:ligatures w14:val="standardContextual"/>
        </w:rPr>
      </w:pPr>
      <w:hyperlink w:anchor="_Toc212472058" w:history="1">
        <w:r w:rsidRPr="00A84D19">
          <w:rPr>
            <w:rStyle w:val="Hyperlink"/>
            <w:noProof/>
          </w:rPr>
          <w:t>Table 6. Laboratory budget details.</w:t>
        </w:r>
        <w:r>
          <w:rPr>
            <w:noProof/>
            <w:webHidden/>
          </w:rPr>
          <w:tab/>
        </w:r>
        <w:r>
          <w:rPr>
            <w:noProof/>
            <w:webHidden/>
          </w:rPr>
          <w:fldChar w:fldCharType="begin"/>
        </w:r>
        <w:r>
          <w:rPr>
            <w:noProof/>
            <w:webHidden/>
          </w:rPr>
          <w:instrText xml:space="preserve"> PAGEREF _Toc212472058 \h </w:instrText>
        </w:r>
        <w:r>
          <w:rPr>
            <w:noProof/>
            <w:webHidden/>
          </w:rPr>
        </w:r>
        <w:r>
          <w:rPr>
            <w:noProof/>
            <w:webHidden/>
          </w:rPr>
          <w:fldChar w:fldCharType="separate"/>
        </w:r>
        <w:r>
          <w:rPr>
            <w:noProof/>
            <w:webHidden/>
          </w:rPr>
          <w:t>17</w:t>
        </w:r>
        <w:r>
          <w:rPr>
            <w:noProof/>
            <w:webHidden/>
          </w:rPr>
          <w:fldChar w:fldCharType="end"/>
        </w:r>
      </w:hyperlink>
    </w:p>
    <w:p w14:paraId="0CDEAB65" w14:textId="17FBB09B" w:rsidR="001A2C8C" w:rsidRDefault="001A2C8C">
      <w:pPr>
        <w:pStyle w:val="TableofFigures"/>
        <w:rPr>
          <w:rFonts w:asciiTheme="minorHAnsi" w:eastAsiaTheme="minorEastAsia" w:hAnsiTheme="minorHAnsi" w:cstheme="minorBidi"/>
          <w:noProof/>
          <w:kern w:val="2"/>
          <w:szCs w:val="24"/>
          <w14:ligatures w14:val="standardContextual"/>
        </w:rPr>
      </w:pPr>
      <w:hyperlink w:anchor="_Toc212472059" w:history="1">
        <w:r w:rsidRPr="00A84D19">
          <w:rPr>
            <w:rStyle w:val="Hyperlink"/>
            <w:noProof/>
          </w:rPr>
          <w:t>Table 7. Measurement quality objectives (e.g., for laboratory analyses of water samples).</w:t>
        </w:r>
        <w:r>
          <w:rPr>
            <w:noProof/>
            <w:webHidden/>
          </w:rPr>
          <w:tab/>
        </w:r>
        <w:r>
          <w:rPr>
            <w:noProof/>
            <w:webHidden/>
          </w:rPr>
          <w:fldChar w:fldCharType="begin"/>
        </w:r>
        <w:r>
          <w:rPr>
            <w:noProof/>
            <w:webHidden/>
          </w:rPr>
          <w:instrText xml:space="preserve"> PAGEREF _Toc212472059 \h </w:instrText>
        </w:r>
        <w:r>
          <w:rPr>
            <w:noProof/>
            <w:webHidden/>
          </w:rPr>
        </w:r>
        <w:r>
          <w:rPr>
            <w:noProof/>
            <w:webHidden/>
          </w:rPr>
          <w:fldChar w:fldCharType="separate"/>
        </w:r>
        <w:r>
          <w:rPr>
            <w:noProof/>
            <w:webHidden/>
          </w:rPr>
          <w:t>20</w:t>
        </w:r>
        <w:r>
          <w:rPr>
            <w:noProof/>
            <w:webHidden/>
          </w:rPr>
          <w:fldChar w:fldCharType="end"/>
        </w:r>
      </w:hyperlink>
    </w:p>
    <w:p w14:paraId="5561F70A" w14:textId="4118C385" w:rsidR="001A2C8C" w:rsidRDefault="001A2C8C">
      <w:pPr>
        <w:pStyle w:val="TableofFigures"/>
        <w:rPr>
          <w:rFonts w:asciiTheme="minorHAnsi" w:eastAsiaTheme="minorEastAsia" w:hAnsiTheme="minorHAnsi" w:cstheme="minorBidi"/>
          <w:noProof/>
          <w:kern w:val="2"/>
          <w:szCs w:val="24"/>
          <w14:ligatures w14:val="standardContextual"/>
        </w:rPr>
      </w:pPr>
      <w:hyperlink w:anchor="_Toc212472060" w:history="1">
        <w:r w:rsidRPr="00A84D19">
          <w:rPr>
            <w:rStyle w:val="Hyperlink"/>
            <w:noProof/>
          </w:rPr>
          <w:t>Table 8. Sample containers, preservation, and holding times.</w:t>
        </w:r>
        <w:r>
          <w:rPr>
            <w:noProof/>
            <w:webHidden/>
          </w:rPr>
          <w:tab/>
        </w:r>
        <w:r>
          <w:rPr>
            <w:noProof/>
            <w:webHidden/>
          </w:rPr>
          <w:fldChar w:fldCharType="begin"/>
        </w:r>
        <w:r>
          <w:rPr>
            <w:noProof/>
            <w:webHidden/>
          </w:rPr>
          <w:instrText xml:space="preserve"> PAGEREF _Toc212472060 \h </w:instrText>
        </w:r>
        <w:r>
          <w:rPr>
            <w:noProof/>
            <w:webHidden/>
          </w:rPr>
        </w:r>
        <w:r>
          <w:rPr>
            <w:noProof/>
            <w:webHidden/>
          </w:rPr>
          <w:fldChar w:fldCharType="separate"/>
        </w:r>
        <w:r>
          <w:rPr>
            <w:noProof/>
            <w:webHidden/>
          </w:rPr>
          <w:t>27</w:t>
        </w:r>
        <w:r>
          <w:rPr>
            <w:noProof/>
            <w:webHidden/>
          </w:rPr>
          <w:fldChar w:fldCharType="end"/>
        </w:r>
      </w:hyperlink>
    </w:p>
    <w:p w14:paraId="2A4F2110" w14:textId="35F3C91E" w:rsidR="001A2C8C" w:rsidRDefault="001A2C8C">
      <w:pPr>
        <w:pStyle w:val="TableofFigures"/>
        <w:rPr>
          <w:rFonts w:asciiTheme="minorHAnsi" w:eastAsiaTheme="minorEastAsia" w:hAnsiTheme="minorHAnsi" w:cstheme="minorBidi"/>
          <w:noProof/>
          <w:kern w:val="2"/>
          <w:szCs w:val="24"/>
          <w14:ligatures w14:val="standardContextual"/>
        </w:rPr>
      </w:pPr>
      <w:hyperlink w:anchor="_Toc212472061" w:history="1">
        <w:r w:rsidRPr="00A84D19">
          <w:rPr>
            <w:rStyle w:val="Hyperlink"/>
            <w:noProof/>
          </w:rPr>
          <w:t>Table 9. Measurement methods (laboratory).</w:t>
        </w:r>
        <w:r>
          <w:rPr>
            <w:noProof/>
            <w:webHidden/>
          </w:rPr>
          <w:tab/>
        </w:r>
        <w:r>
          <w:rPr>
            <w:noProof/>
            <w:webHidden/>
          </w:rPr>
          <w:fldChar w:fldCharType="begin"/>
        </w:r>
        <w:r>
          <w:rPr>
            <w:noProof/>
            <w:webHidden/>
          </w:rPr>
          <w:instrText xml:space="preserve"> PAGEREF _Toc212472061 \h </w:instrText>
        </w:r>
        <w:r>
          <w:rPr>
            <w:noProof/>
            <w:webHidden/>
          </w:rPr>
        </w:r>
        <w:r>
          <w:rPr>
            <w:noProof/>
            <w:webHidden/>
          </w:rPr>
          <w:fldChar w:fldCharType="separate"/>
        </w:r>
        <w:r>
          <w:rPr>
            <w:noProof/>
            <w:webHidden/>
          </w:rPr>
          <w:t>30</w:t>
        </w:r>
        <w:r>
          <w:rPr>
            <w:noProof/>
            <w:webHidden/>
          </w:rPr>
          <w:fldChar w:fldCharType="end"/>
        </w:r>
      </w:hyperlink>
    </w:p>
    <w:p w14:paraId="38B421E7" w14:textId="50150732" w:rsidR="001A2C8C" w:rsidRDefault="001A2C8C">
      <w:pPr>
        <w:pStyle w:val="TableofFigures"/>
        <w:rPr>
          <w:rFonts w:asciiTheme="minorHAnsi" w:eastAsiaTheme="minorEastAsia" w:hAnsiTheme="minorHAnsi" w:cstheme="minorBidi"/>
          <w:noProof/>
          <w:kern w:val="2"/>
          <w:szCs w:val="24"/>
          <w14:ligatures w14:val="standardContextual"/>
        </w:rPr>
      </w:pPr>
      <w:hyperlink w:anchor="_Toc212472062" w:history="1">
        <w:r w:rsidRPr="00A84D19">
          <w:rPr>
            <w:rStyle w:val="Hyperlink"/>
            <w:noProof/>
          </w:rPr>
          <w:t>Table 10. Quality control samples, types, and frequency.</w:t>
        </w:r>
        <w:r>
          <w:rPr>
            <w:noProof/>
            <w:webHidden/>
          </w:rPr>
          <w:tab/>
        </w:r>
        <w:r>
          <w:rPr>
            <w:noProof/>
            <w:webHidden/>
          </w:rPr>
          <w:fldChar w:fldCharType="begin"/>
        </w:r>
        <w:r>
          <w:rPr>
            <w:noProof/>
            <w:webHidden/>
          </w:rPr>
          <w:instrText xml:space="preserve"> PAGEREF _Toc212472062 \h </w:instrText>
        </w:r>
        <w:r>
          <w:rPr>
            <w:noProof/>
            <w:webHidden/>
          </w:rPr>
        </w:r>
        <w:r>
          <w:rPr>
            <w:noProof/>
            <w:webHidden/>
          </w:rPr>
          <w:fldChar w:fldCharType="separate"/>
        </w:r>
        <w:r>
          <w:rPr>
            <w:noProof/>
            <w:webHidden/>
          </w:rPr>
          <w:t>32</w:t>
        </w:r>
        <w:r>
          <w:rPr>
            <w:noProof/>
            <w:webHidden/>
          </w:rPr>
          <w:fldChar w:fldCharType="end"/>
        </w:r>
      </w:hyperlink>
    </w:p>
    <w:p w14:paraId="5203D144" w14:textId="2E9911E3" w:rsidR="00CE1B51" w:rsidRPr="00BB432C" w:rsidRDefault="00907088" w:rsidP="00BB432C">
      <w:pPr>
        <w:pStyle w:val="TOC5"/>
      </w:pPr>
      <w:r w:rsidRPr="00F76AAD">
        <w:fldChar w:fldCharType="end"/>
      </w:r>
      <w:r w:rsidR="004B2614">
        <w:rPr>
          <w:color w:val="800000"/>
        </w:rPr>
        <w:br w:type="page"/>
      </w:r>
      <w:bookmarkStart w:id="19" w:name="_Hlk210728614"/>
    </w:p>
    <w:p w14:paraId="731075AB" w14:textId="77777777" w:rsidR="00CE1B51" w:rsidRDefault="00CE1B51" w:rsidP="00464AF6">
      <w:pPr>
        <w:pStyle w:val="TableNote"/>
        <w:rPr>
          <w:color w:val="632423" w:themeColor="accent2" w:themeShade="80"/>
        </w:rPr>
        <w:sectPr w:rsidR="00CE1B51" w:rsidSect="00BD2E45">
          <w:footerReference w:type="default" r:id="rId18"/>
          <w:pgSz w:w="12240" w:h="15840" w:code="1"/>
          <w:pgMar w:top="1296" w:right="1440" w:bottom="1584" w:left="1440" w:header="720" w:footer="922" w:gutter="0"/>
          <w:pgNumType w:start="1"/>
          <w:cols w:space="720"/>
          <w:noEndnote/>
          <w:docGrid w:linePitch="360"/>
        </w:sectPr>
      </w:pPr>
    </w:p>
    <w:p w14:paraId="32F6179A" w14:textId="478158A1" w:rsidR="00464AF6" w:rsidRPr="00464AF6" w:rsidRDefault="002C4E1F" w:rsidP="00464AF6">
      <w:pPr>
        <w:pStyle w:val="Heading2"/>
      </w:pPr>
      <w:bookmarkStart w:id="20" w:name="_Toc30162515"/>
      <w:bookmarkStart w:id="21" w:name="_Toc226028783"/>
      <w:bookmarkEnd w:id="19"/>
      <w:r w:rsidRPr="00CD6BEC">
        <w:lastRenderedPageBreak/>
        <w:t>2.0</w:t>
      </w:r>
      <w:r w:rsidRPr="00CD6BEC">
        <w:tab/>
      </w:r>
      <w:r w:rsidRPr="00243326">
        <w:rPr>
          <w:rStyle w:val="Heading2Char1"/>
          <w:b/>
          <w:snapToGrid w:val="0"/>
        </w:rPr>
        <w:t>Abstract</w:t>
      </w:r>
      <w:bookmarkEnd w:id="20"/>
      <w:bookmarkEnd w:id="21"/>
    </w:p>
    <w:p w14:paraId="02919620" w14:textId="203672EE" w:rsidR="000E307B" w:rsidRPr="000E307B" w:rsidRDefault="000E307B" w:rsidP="002E4AF4">
      <w:pPr>
        <w:pStyle w:val="BodyText"/>
        <w:rPr>
          <w:bCs/>
          <w:iCs/>
        </w:rPr>
      </w:pPr>
      <w:r w:rsidRPr="000E307B">
        <w:rPr>
          <w:bCs/>
          <w:iCs/>
        </w:rPr>
        <w:t>Juvenile salmon use of the Puget Sound nearshore</w:t>
      </w:r>
      <w:r w:rsidR="00F6233F">
        <w:rPr>
          <w:bCs/>
          <w:iCs/>
        </w:rPr>
        <w:t xml:space="preserve"> as nursery habitat</w:t>
      </w:r>
      <w:r w:rsidRPr="000E307B">
        <w:rPr>
          <w:bCs/>
          <w:iCs/>
        </w:rPr>
        <w:t xml:space="preserve"> is critical to their long</w:t>
      </w:r>
      <w:r w:rsidR="00314CB8">
        <w:rPr>
          <w:bCs/>
          <w:iCs/>
        </w:rPr>
        <w:t>-</w:t>
      </w:r>
      <w:r w:rsidRPr="000E307B">
        <w:rPr>
          <w:bCs/>
          <w:iCs/>
        </w:rPr>
        <w:t>term viability during outmigration from river deltas. Although bull kelp (</w:t>
      </w:r>
      <w:r w:rsidRPr="000E307B">
        <w:rPr>
          <w:bCs/>
          <w:i/>
        </w:rPr>
        <w:t>Nereocystis luetkeana</w:t>
      </w:r>
      <w:r w:rsidRPr="000E307B">
        <w:rPr>
          <w:bCs/>
          <w:iCs/>
        </w:rPr>
        <w:t>) forests have been documented as important habitat used by outmigrating juvenile salmon, there is a critical need to define this use across the Salish Sea</w:t>
      </w:r>
      <w:r w:rsidR="00F6233F">
        <w:rPr>
          <w:bCs/>
          <w:iCs/>
        </w:rPr>
        <w:t xml:space="preserve">. This is of special concern </w:t>
      </w:r>
      <w:r w:rsidR="007A357F">
        <w:rPr>
          <w:bCs/>
          <w:iCs/>
        </w:rPr>
        <w:t>for</w:t>
      </w:r>
      <w:r w:rsidR="00F6233F">
        <w:rPr>
          <w:bCs/>
          <w:iCs/>
        </w:rPr>
        <w:t xml:space="preserve"> the recovery of </w:t>
      </w:r>
      <w:r w:rsidR="00B04FB7" w:rsidRPr="00D91F74">
        <w:t>Endangered Species Act (ESA) listed Puget Sound Chinook salmon (</w:t>
      </w:r>
      <w:r w:rsidR="00B04FB7" w:rsidRPr="00D91F74">
        <w:rPr>
          <w:i/>
          <w:iCs/>
        </w:rPr>
        <w:t>Oncorhynchus tshawytscha</w:t>
      </w:r>
      <w:r w:rsidR="00B04FB7" w:rsidRPr="00D91F74">
        <w:t>)</w:t>
      </w:r>
      <w:r w:rsidR="00F6233F">
        <w:rPr>
          <w:bCs/>
          <w:iCs/>
        </w:rPr>
        <w:t>. Our main objective is to understand</w:t>
      </w:r>
      <w:r w:rsidRPr="000E307B">
        <w:rPr>
          <w:bCs/>
          <w:iCs/>
        </w:rPr>
        <w:t xml:space="preserve"> </w:t>
      </w:r>
      <w:r w:rsidRPr="00F741D0">
        <w:rPr>
          <w:bCs/>
          <w:iCs/>
        </w:rPr>
        <w:t xml:space="preserve">to </w:t>
      </w:r>
      <w:r w:rsidRPr="00A45A19">
        <w:rPr>
          <w:bCs/>
          <w:iCs/>
        </w:rPr>
        <w:t xml:space="preserve">what extent </w:t>
      </w:r>
      <w:r w:rsidR="00B04FB7" w:rsidRPr="00A45A19">
        <w:rPr>
          <w:bCs/>
          <w:iCs/>
        </w:rPr>
        <w:t xml:space="preserve">bull </w:t>
      </w:r>
      <w:r w:rsidRPr="00A45A19">
        <w:rPr>
          <w:bCs/>
          <w:iCs/>
        </w:rPr>
        <w:t>kelp forest features such as size, density, and position in Puget Sound factor into juvenile salmonid use</w:t>
      </w:r>
      <w:r w:rsidR="00F6233F" w:rsidRPr="00A45A19">
        <w:rPr>
          <w:bCs/>
          <w:iCs/>
        </w:rPr>
        <w:t xml:space="preserve"> and behavior</w:t>
      </w:r>
      <w:r w:rsidRPr="00A45A19">
        <w:rPr>
          <w:bCs/>
          <w:iCs/>
        </w:rPr>
        <w:t>.</w:t>
      </w:r>
      <w:r w:rsidRPr="00F741D0">
        <w:rPr>
          <w:bCs/>
          <w:iCs/>
        </w:rPr>
        <w:t xml:space="preserve"> We will </w:t>
      </w:r>
      <w:r w:rsidR="00314CB8" w:rsidRPr="00F741D0">
        <w:rPr>
          <w:bCs/>
          <w:iCs/>
        </w:rPr>
        <w:t>a</w:t>
      </w:r>
      <w:r w:rsidRPr="00F741D0">
        <w:rPr>
          <w:bCs/>
          <w:iCs/>
        </w:rPr>
        <w:t>ddress th</w:t>
      </w:r>
      <w:r w:rsidR="00F6233F" w:rsidRPr="00F741D0">
        <w:rPr>
          <w:bCs/>
          <w:iCs/>
        </w:rPr>
        <w:t>is</w:t>
      </w:r>
      <w:r w:rsidRPr="00F741D0">
        <w:rPr>
          <w:bCs/>
          <w:iCs/>
        </w:rPr>
        <w:t xml:space="preserve"> critical knowledge gap </w:t>
      </w:r>
      <w:r w:rsidRPr="00A45A19">
        <w:rPr>
          <w:bCs/>
          <w:iCs/>
        </w:rPr>
        <w:t>by surveying juvenile Chinook salmon abundance and behavior in bull kelp forests at 1</w:t>
      </w:r>
      <w:ins w:id="22" w:author="Khadijah Homolka" w:date="2026-06-29T17:28:00Z" w16du:dateUtc="2026-06-30T00:28:00Z">
        <w:r w:rsidR="003D10D9">
          <w:rPr>
            <w:bCs/>
            <w:iCs/>
          </w:rPr>
          <w:t>4</w:t>
        </w:r>
      </w:ins>
      <w:del w:id="23" w:author="Khadijah Homolka" w:date="2026-06-29T17:28:00Z" w16du:dateUtc="2026-06-30T00:28:00Z">
        <w:r w:rsidRPr="00A45A19" w:rsidDel="003D10D9">
          <w:rPr>
            <w:bCs/>
            <w:iCs/>
          </w:rPr>
          <w:delText>6</w:delText>
        </w:r>
      </w:del>
      <w:r w:rsidRPr="00A45A19">
        <w:rPr>
          <w:bCs/>
          <w:iCs/>
        </w:rPr>
        <w:t xml:space="preserve"> locations in Puget Sound</w:t>
      </w:r>
      <w:r w:rsidRPr="00F741D0">
        <w:rPr>
          <w:bCs/>
          <w:iCs/>
        </w:rPr>
        <w:t xml:space="preserve">. </w:t>
      </w:r>
      <w:r w:rsidR="00F6233F" w:rsidRPr="00F741D0">
        <w:rPr>
          <w:bCs/>
          <w:iCs/>
        </w:rPr>
        <w:t>We will use</w:t>
      </w:r>
      <w:r w:rsidR="00F6233F">
        <w:rPr>
          <w:bCs/>
          <w:iCs/>
        </w:rPr>
        <w:t xml:space="preserve"> snorkel surveys </w:t>
      </w:r>
      <w:r w:rsidR="007A357F">
        <w:rPr>
          <w:bCs/>
          <w:iCs/>
        </w:rPr>
        <w:t xml:space="preserve">within bull kelp </w:t>
      </w:r>
      <w:r w:rsidR="007A357F" w:rsidRPr="00F741D0">
        <w:rPr>
          <w:bCs/>
          <w:iCs/>
        </w:rPr>
        <w:t xml:space="preserve">forests to collect </w:t>
      </w:r>
      <w:r w:rsidR="00F00B3A" w:rsidRPr="00F741D0">
        <w:rPr>
          <w:bCs/>
          <w:iCs/>
        </w:rPr>
        <w:t xml:space="preserve">observation </w:t>
      </w:r>
      <w:r w:rsidR="007A357F" w:rsidRPr="00F741D0">
        <w:rPr>
          <w:bCs/>
          <w:iCs/>
        </w:rPr>
        <w:t xml:space="preserve">data on the </w:t>
      </w:r>
      <w:r w:rsidR="007A357F" w:rsidRPr="00A45A19">
        <w:rPr>
          <w:bCs/>
          <w:iCs/>
        </w:rPr>
        <w:t>entire fish assemblage</w:t>
      </w:r>
      <w:r w:rsidR="007A357F" w:rsidRPr="00F741D0">
        <w:rPr>
          <w:bCs/>
          <w:iCs/>
        </w:rPr>
        <w:t>, with a focus</w:t>
      </w:r>
      <w:r w:rsidR="007A357F">
        <w:rPr>
          <w:bCs/>
          <w:iCs/>
        </w:rPr>
        <w:t xml:space="preserve"> on </w:t>
      </w:r>
      <w:r w:rsidR="007A357F" w:rsidRPr="00A45A19">
        <w:rPr>
          <w:bCs/>
          <w:iCs/>
        </w:rPr>
        <w:t>juvenile salmonids and forage fish</w:t>
      </w:r>
      <w:r w:rsidR="00AC4E62" w:rsidRPr="00F741D0">
        <w:rPr>
          <w:bCs/>
          <w:iCs/>
        </w:rPr>
        <w:t>,</w:t>
      </w:r>
      <w:r w:rsidR="00AC4E62">
        <w:rPr>
          <w:bCs/>
          <w:iCs/>
        </w:rPr>
        <w:t xml:space="preserve"> which are integral to salmonid food webs</w:t>
      </w:r>
      <w:r w:rsidR="007A357F">
        <w:rPr>
          <w:bCs/>
          <w:iCs/>
        </w:rPr>
        <w:t xml:space="preserve">. </w:t>
      </w:r>
      <w:r w:rsidR="00676E76">
        <w:rPr>
          <w:bCs/>
          <w:iCs/>
        </w:rPr>
        <w:t xml:space="preserve">We will also </w:t>
      </w:r>
      <w:r w:rsidR="00676E76" w:rsidRPr="00F741D0">
        <w:rPr>
          <w:bCs/>
          <w:iCs/>
        </w:rPr>
        <w:t xml:space="preserve">conduct </w:t>
      </w:r>
      <w:r w:rsidR="00676E76" w:rsidRPr="00A45A19">
        <w:rPr>
          <w:bCs/>
          <w:iCs/>
        </w:rPr>
        <w:t>observational bird and mammal predator surveys prior to snorkel surveys at each site.</w:t>
      </w:r>
      <w:r w:rsidR="00676E76" w:rsidRPr="00F741D0">
        <w:rPr>
          <w:bCs/>
          <w:iCs/>
        </w:rPr>
        <w:t xml:space="preserve"> </w:t>
      </w:r>
      <w:r w:rsidR="007A357F" w:rsidRPr="00F741D0">
        <w:rPr>
          <w:bCs/>
          <w:iCs/>
        </w:rPr>
        <w:t>We will complement this s</w:t>
      </w:r>
      <w:r w:rsidR="009C6846" w:rsidRPr="00F741D0">
        <w:rPr>
          <w:bCs/>
          <w:iCs/>
        </w:rPr>
        <w:t>urveying</w:t>
      </w:r>
      <w:r w:rsidR="007A357F" w:rsidRPr="00F741D0">
        <w:rPr>
          <w:bCs/>
          <w:iCs/>
        </w:rPr>
        <w:t xml:space="preserve"> with </w:t>
      </w:r>
      <w:r w:rsidR="007A357F" w:rsidRPr="00A45A19">
        <w:rPr>
          <w:bCs/>
          <w:iCs/>
        </w:rPr>
        <w:t>eDNA sampling</w:t>
      </w:r>
      <w:r w:rsidR="007A357F" w:rsidRPr="00F741D0">
        <w:rPr>
          <w:bCs/>
          <w:iCs/>
        </w:rPr>
        <w:t xml:space="preserve"> at chosen sampling sites to assess </w:t>
      </w:r>
      <w:r w:rsidR="007A357F" w:rsidRPr="00A45A19">
        <w:rPr>
          <w:bCs/>
          <w:iCs/>
        </w:rPr>
        <w:t>biodiversity, and with ddPCR assays to quantify the amount of DNA in the water for salmonid species of interest.</w:t>
      </w:r>
      <w:r w:rsidR="00F6233F" w:rsidRPr="00F741D0">
        <w:rPr>
          <w:bCs/>
          <w:iCs/>
        </w:rPr>
        <w:t xml:space="preserve"> </w:t>
      </w:r>
      <w:r w:rsidR="00E55E99" w:rsidRPr="00F741D0">
        <w:rPr>
          <w:bCs/>
          <w:iCs/>
        </w:rPr>
        <w:t>Project partners include the University of Washington, Vashon</w:t>
      </w:r>
      <w:r w:rsidR="00E55E99" w:rsidRPr="00E55E99">
        <w:rPr>
          <w:bCs/>
          <w:iCs/>
        </w:rPr>
        <w:t xml:space="preserve"> Nature Center, Port Gamble S’Klallam Tribe, Puyallup Tribe, Coastal Watershed</w:t>
      </w:r>
      <w:r w:rsidR="00E55E99">
        <w:rPr>
          <w:bCs/>
          <w:iCs/>
        </w:rPr>
        <w:t xml:space="preserve"> </w:t>
      </w:r>
      <w:r w:rsidR="00E55E99" w:rsidRPr="00E55E99">
        <w:rPr>
          <w:bCs/>
          <w:iCs/>
        </w:rPr>
        <w:t>Institute, Friends of the San Juans, and Puget Sound Restoration Fund.</w:t>
      </w:r>
      <w:r w:rsidR="00E55E99">
        <w:rPr>
          <w:bCs/>
          <w:iCs/>
        </w:rPr>
        <w:t xml:space="preserve"> </w:t>
      </w:r>
      <w:r w:rsidR="002E4AF4" w:rsidRPr="002E4AF4">
        <w:rPr>
          <w:bCs/>
          <w:iCs/>
        </w:rPr>
        <w:t xml:space="preserve">Pairing eDNA sampling with snorkel surveys </w:t>
      </w:r>
      <w:r w:rsidR="00676E76">
        <w:rPr>
          <w:bCs/>
          <w:iCs/>
        </w:rPr>
        <w:t>and</w:t>
      </w:r>
      <w:r w:rsidR="002E4AF4" w:rsidRPr="002E4AF4">
        <w:rPr>
          <w:bCs/>
          <w:iCs/>
        </w:rPr>
        <w:t xml:space="preserve"> predator observations will build a robust, multidimensional</w:t>
      </w:r>
      <w:r w:rsidR="002E4AF4">
        <w:rPr>
          <w:bCs/>
          <w:iCs/>
        </w:rPr>
        <w:t xml:space="preserve"> </w:t>
      </w:r>
      <w:r w:rsidR="002E4AF4" w:rsidRPr="002E4AF4">
        <w:rPr>
          <w:bCs/>
          <w:iCs/>
        </w:rPr>
        <w:t>dataset providing insight into bull kelp forest ecosystem structure and function</w:t>
      </w:r>
      <w:r w:rsidR="00676E76">
        <w:rPr>
          <w:bCs/>
          <w:iCs/>
        </w:rPr>
        <w:t xml:space="preserve"> to guide </w:t>
      </w:r>
      <w:r w:rsidR="002955B6" w:rsidRPr="002E4AF4">
        <w:rPr>
          <w:bCs/>
          <w:iCs/>
        </w:rPr>
        <w:t>recovery and conservation strategies for</w:t>
      </w:r>
      <w:r w:rsidR="002955B6">
        <w:rPr>
          <w:bCs/>
          <w:iCs/>
        </w:rPr>
        <w:t xml:space="preserve"> </w:t>
      </w:r>
      <w:r w:rsidR="002955B6" w:rsidRPr="002E4AF4">
        <w:rPr>
          <w:bCs/>
          <w:iCs/>
        </w:rPr>
        <w:t>salmon, kelp, and the broader Salish Sea ecosystem</w:t>
      </w:r>
      <w:r w:rsidR="002E4AF4" w:rsidRPr="002E4AF4">
        <w:rPr>
          <w:bCs/>
          <w:iCs/>
        </w:rPr>
        <w:t>.</w:t>
      </w:r>
    </w:p>
    <w:p w14:paraId="5D1805C2" w14:textId="26390711" w:rsidR="00984311" w:rsidRPr="00F76AAD" w:rsidRDefault="00984311" w:rsidP="00BF25C0">
      <w:pPr>
        <w:pStyle w:val="BodyText"/>
      </w:pPr>
    </w:p>
    <w:p w14:paraId="41B1D50C" w14:textId="2AEED618" w:rsidR="002C4E1F" w:rsidRPr="00E97E38" w:rsidRDefault="001A4574" w:rsidP="00440207">
      <w:pPr>
        <w:pStyle w:val="Heading2"/>
      </w:pPr>
      <w:bookmarkStart w:id="24" w:name="_Toc30162516"/>
      <w:bookmarkStart w:id="25" w:name="_Toc226028784"/>
      <w:r w:rsidRPr="00E97E38">
        <w:t>3.0</w:t>
      </w:r>
      <w:r w:rsidRPr="00E97E38">
        <w:tab/>
      </w:r>
      <w:r w:rsidR="002C4E1F" w:rsidRPr="00E97E38">
        <w:t>Background</w:t>
      </w:r>
      <w:bookmarkEnd w:id="24"/>
      <w:bookmarkEnd w:id="25"/>
      <w:r w:rsidR="002C4E1F" w:rsidRPr="00E97E38">
        <w:t xml:space="preserve"> </w:t>
      </w:r>
    </w:p>
    <w:p w14:paraId="54B90389" w14:textId="04754537" w:rsidR="00040E5F" w:rsidRPr="004B2614" w:rsidRDefault="00040E5F" w:rsidP="008317B6">
      <w:pPr>
        <w:pStyle w:val="Heading3"/>
      </w:pPr>
      <w:bookmarkStart w:id="26" w:name="_Toc30162517"/>
      <w:bookmarkStart w:id="27" w:name="_Toc226028785"/>
      <w:r w:rsidRPr="004B2614">
        <w:t>3.1</w:t>
      </w:r>
      <w:r w:rsidRPr="004B2614">
        <w:tab/>
        <w:t>Introduction and problem statement</w:t>
      </w:r>
      <w:bookmarkEnd w:id="26"/>
      <w:bookmarkEnd w:id="27"/>
    </w:p>
    <w:p w14:paraId="75CED145" w14:textId="1587F889" w:rsidR="0059559B" w:rsidRDefault="00C14203" w:rsidP="0059559B">
      <w:pPr>
        <w:pStyle w:val="BodyText"/>
      </w:pPr>
      <w:r w:rsidRPr="00C14203">
        <w:t>Juvenile salmon use of nearshore Puget Sound habitats is critical to their long</w:t>
      </w:r>
      <w:r w:rsidR="00BB432C">
        <w:t>-</w:t>
      </w:r>
      <w:r w:rsidRPr="00C14203">
        <w:t>term viability</w:t>
      </w:r>
      <w:r>
        <w:t xml:space="preserve"> </w:t>
      </w:r>
      <w:r w:rsidRPr="00C14203">
        <w:t>during their outmigration from river deltas, especially for Chinook salmon (</w:t>
      </w:r>
      <w:r w:rsidRPr="00C14203">
        <w:rPr>
          <w:i/>
          <w:iCs/>
        </w:rPr>
        <w:t>Oncorhynchus</w:t>
      </w:r>
      <w:r>
        <w:rPr>
          <w:i/>
          <w:iCs/>
        </w:rPr>
        <w:t xml:space="preserve"> </w:t>
      </w:r>
      <w:r w:rsidRPr="00C14203">
        <w:rPr>
          <w:i/>
          <w:iCs/>
        </w:rPr>
        <w:t>tshawytscha</w:t>
      </w:r>
      <w:r w:rsidRPr="00C14203">
        <w:t>) and chum salmon (</w:t>
      </w:r>
      <w:r w:rsidRPr="00C14203">
        <w:rPr>
          <w:i/>
          <w:iCs/>
        </w:rPr>
        <w:t>O. keta</w:t>
      </w:r>
      <w:r w:rsidRPr="00C14203">
        <w:t>) (Fresh 2006). Healthy nearshore habitats are essential</w:t>
      </w:r>
      <w:r>
        <w:t xml:space="preserve"> </w:t>
      </w:r>
      <w:r w:rsidRPr="00C14203">
        <w:t>for providing a nursery zone during this transition and have been identified in recovery plans</w:t>
      </w:r>
      <w:r>
        <w:t xml:space="preserve"> </w:t>
      </w:r>
      <w:r w:rsidRPr="00C14203">
        <w:t xml:space="preserve">(NMFS 2007). </w:t>
      </w:r>
      <w:r w:rsidR="0059559B">
        <w:t>B</w:t>
      </w:r>
      <w:r w:rsidRPr="00C14203">
        <w:t xml:space="preserve">ull kelp forests </w:t>
      </w:r>
      <w:r w:rsidR="009C6846">
        <w:t>are</w:t>
      </w:r>
      <w:r w:rsidRPr="00C14203">
        <w:t xml:space="preserve"> a</w:t>
      </w:r>
      <w:r>
        <w:t xml:space="preserve"> </w:t>
      </w:r>
      <w:r w:rsidRPr="00C14203">
        <w:t>habitat that is used by juvenile salmon (Shaffer et al 2020, Shaffer et al 2023),</w:t>
      </w:r>
      <w:r w:rsidR="0059559B">
        <w:t xml:space="preserve"> and </w:t>
      </w:r>
      <w:r w:rsidR="0059559B" w:rsidRPr="0059559B">
        <w:t>kelp forests are included as valuable habitats in federal recovery plans for Chinook salmon, often</w:t>
      </w:r>
      <w:r w:rsidR="0059559B">
        <w:t xml:space="preserve"> </w:t>
      </w:r>
      <w:r w:rsidR="0059559B" w:rsidRPr="0059559B">
        <w:t>bundled with eelgrass and tidal marshes (NMFS 2007)</w:t>
      </w:r>
      <w:r w:rsidR="0059559B">
        <w:t>.</w:t>
      </w:r>
      <w:r w:rsidRPr="00C14203">
        <w:t xml:space="preserve"> </w:t>
      </w:r>
      <w:r w:rsidR="0059559B">
        <w:t xml:space="preserve">However, </w:t>
      </w:r>
      <w:r w:rsidR="0059559B" w:rsidRPr="0059559B">
        <w:t>data on bull kelp is lacking compared to</w:t>
      </w:r>
      <w:r w:rsidR="0059559B">
        <w:t xml:space="preserve"> </w:t>
      </w:r>
      <w:r w:rsidR="0059559B" w:rsidRPr="0059559B">
        <w:t>more extensive literature on eelgrass (Mumford 2007) and tidal marshes (Fresh 2006).</w:t>
      </w:r>
      <w:r w:rsidR="0059559B">
        <w:t xml:space="preserve"> </w:t>
      </w:r>
      <w:r w:rsidR="0059559B" w:rsidRPr="00C14203">
        <w:t>Specific to juvenile</w:t>
      </w:r>
      <w:r w:rsidR="0059559B">
        <w:t xml:space="preserve"> </w:t>
      </w:r>
      <w:r w:rsidR="0059559B" w:rsidRPr="00C14203">
        <w:t>Chinook salmon, there are limited data in Puget Sound that provide managers with information</w:t>
      </w:r>
      <w:r w:rsidR="0059559B">
        <w:t xml:space="preserve"> </w:t>
      </w:r>
      <w:r w:rsidR="0059559B" w:rsidRPr="00F741D0">
        <w:t xml:space="preserve">on </w:t>
      </w:r>
      <w:r w:rsidR="0059559B" w:rsidRPr="00A45A19">
        <w:t>abundance of juvenile Chinook salmon in bull kelp forest</w:t>
      </w:r>
      <w:r w:rsidR="0059559B" w:rsidRPr="00F741D0">
        <w:t>s, and how salmon may use bull kelp acro</w:t>
      </w:r>
      <w:r w:rsidR="0059559B" w:rsidRPr="00C14203">
        <w:t>ss the Salish Sea for foraging or other behavior.</w:t>
      </w:r>
      <w:r w:rsidR="0059559B">
        <w:t xml:space="preserve"> </w:t>
      </w:r>
    </w:p>
    <w:p w14:paraId="3EA71BE3" w14:textId="0BE1DB9F" w:rsidR="007D5362" w:rsidRDefault="0059559B" w:rsidP="0059559B">
      <w:pPr>
        <w:pStyle w:val="BodyText"/>
      </w:pPr>
      <w:r w:rsidRPr="0059559B">
        <w:t>Acknowledging bull kelp habitats as beneficial to juvenile Chinook salmon without supportive</w:t>
      </w:r>
      <w:r>
        <w:t xml:space="preserve"> </w:t>
      </w:r>
      <w:r w:rsidRPr="0059559B">
        <w:t>empirical evidence hinders us from adaptive shoreline management that can promote the key</w:t>
      </w:r>
      <w:r>
        <w:t xml:space="preserve"> </w:t>
      </w:r>
      <w:r w:rsidRPr="0059559B">
        <w:lastRenderedPageBreak/>
        <w:t>features that juvenile Chinook salmon rely upon. A structured data analysis using field collected</w:t>
      </w:r>
      <w:r>
        <w:t xml:space="preserve"> </w:t>
      </w:r>
      <w:r w:rsidRPr="0059559B">
        <w:t>data spanning the spatial scale of Puget Sound will enable shoreline managers to link aspects of</w:t>
      </w:r>
      <w:r>
        <w:t xml:space="preserve"> </w:t>
      </w:r>
      <w:r w:rsidRPr="0059559B">
        <w:t>bull kelp location, canopy size, canopy density, and status of trends, to that of Chinook salmon</w:t>
      </w:r>
      <w:r>
        <w:t xml:space="preserve"> </w:t>
      </w:r>
      <w:r w:rsidRPr="0059559B">
        <w:t>recovery</w:t>
      </w:r>
      <w:r>
        <w:t xml:space="preserve">. </w:t>
      </w:r>
      <w:r w:rsidR="00C14203" w:rsidRPr="00C14203">
        <w:t>This is of special concern, given the</w:t>
      </w:r>
      <w:r w:rsidR="00C14203">
        <w:t xml:space="preserve"> </w:t>
      </w:r>
      <w:r w:rsidR="00C14203" w:rsidRPr="00C14203">
        <w:t>dual problems of bull kelp decline (Calloway et al. 2020, Berry et al. 2021), and threatened status</w:t>
      </w:r>
      <w:r w:rsidR="00C14203">
        <w:t xml:space="preserve"> </w:t>
      </w:r>
      <w:r w:rsidR="00C14203" w:rsidRPr="00C14203">
        <w:t>of Puget Sound Chinook salmon (NMFS 2007).</w:t>
      </w:r>
    </w:p>
    <w:p w14:paraId="259256DF" w14:textId="7A5AD4C5" w:rsidR="007D5362" w:rsidRPr="00F76AAD" w:rsidRDefault="007D5362" w:rsidP="007D5362">
      <w:pPr>
        <w:pStyle w:val="BodyText"/>
      </w:pPr>
      <w:r w:rsidRPr="007D5362">
        <w:t xml:space="preserve">The Floating Kelp Vital Sign indicator hosted by </w:t>
      </w:r>
      <w:r w:rsidR="009C6846">
        <w:t>Puget Sound Partnership (</w:t>
      </w:r>
      <w:r w:rsidRPr="007D5362">
        <w:t>PSP</w:t>
      </w:r>
      <w:r w:rsidR="009C6846">
        <w:t>)</w:t>
      </w:r>
      <w:r w:rsidRPr="007D5362">
        <w:t xml:space="preserve"> tracks the health of Puget Sound,</w:t>
      </w:r>
      <w:r>
        <w:t xml:space="preserve"> and has </w:t>
      </w:r>
      <w:r w:rsidRPr="007D5362">
        <w:t>identified the status of bull kelp forests</w:t>
      </w:r>
      <w:r>
        <w:t xml:space="preserve"> </w:t>
      </w:r>
      <w:r w:rsidRPr="007D5362">
        <w:t>at the sub-basin scale (e.g., stable or declining) and long-term trends at specific locations (e.g.,</w:t>
      </w:r>
      <w:r>
        <w:t xml:space="preserve"> </w:t>
      </w:r>
      <w:r w:rsidRPr="007D5362">
        <w:t>decreasing, no trend, increasing).</w:t>
      </w:r>
      <w:r>
        <w:t xml:space="preserve"> </w:t>
      </w:r>
      <w:r w:rsidRPr="007D5362">
        <w:t>As this</w:t>
      </w:r>
      <w:r>
        <w:t xml:space="preserve"> </w:t>
      </w:r>
      <w:r w:rsidRPr="007D5362">
        <w:t>indicator is further developed, incorporating use of these bull kelp forests by juvenile Chinook</w:t>
      </w:r>
      <w:r>
        <w:t xml:space="preserve"> </w:t>
      </w:r>
      <w:r w:rsidRPr="007D5362">
        <w:t>salmon and other salmonids, as well as forage fish and other fish species, will be instrumental in</w:t>
      </w:r>
      <w:r>
        <w:t xml:space="preserve"> </w:t>
      </w:r>
      <w:r w:rsidRPr="007D5362">
        <w:t xml:space="preserve">providing the management community with data to guide recovery efforts. </w:t>
      </w:r>
      <w:r>
        <w:t>The need for more studies documenting the functional role of kelp habitats has been i</w:t>
      </w:r>
      <w:r w:rsidRPr="007D5362">
        <w:t>dentified as a priority</w:t>
      </w:r>
      <w:r>
        <w:t xml:space="preserve"> </w:t>
      </w:r>
      <w:r w:rsidRPr="007D5362">
        <w:t>in the floating kelp monitoring report (Berry et al. 2023</w:t>
      </w:r>
      <w:r w:rsidR="00483B52">
        <w:t>a</w:t>
      </w:r>
      <w:r w:rsidRPr="007D5362">
        <w:t xml:space="preserve">), </w:t>
      </w:r>
      <w:r>
        <w:t xml:space="preserve">and </w:t>
      </w:r>
      <w:r w:rsidRPr="007D5362">
        <w:t>the Puget</w:t>
      </w:r>
      <w:r>
        <w:t xml:space="preserve"> </w:t>
      </w:r>
      <w:r w:rsidRPr="007D5362">
        <w:t>Sound kelp conservation and recovery plan (Calloway et al. 2020</w:t>
      </w:r>
      <w:r>
        <w:t xml:space="preserve">). </w:t>
      </w:r>
    </w:p>
    <w:p w14:paraId="7D240071" w14:textId="276F8FC7" w:rsidR="00E01EE6" w:rsidRPr="00CD6BEC" w:rsidRDefault="00E01EE6" w:rsidP="008317B6">
      <w:pPr>
        <w:pStyle w:val="Heading3"/>
      </w:pPr>
      <w:bookmarkStart w:id="28" w:name="_Toc30162518"/>
      <w:bookmarkStart w:id="29" w:name="_Toc226028786"/>
      <w:r w:rsidRPr="00CD6BEC">
        <w:t>3.2</w:t>
      </w:r>
      <w:r w:rsidRPr="00CD6BEC">
        <w:tab/>
        <w:t>Study area and surroundings</w:t>
      </w:r>
      <w:bookmarkEnd w:id="28"/>
      <w:bookmarkEnd w:id="29"/>
      <w:r w:rsidRPr="00CD6BEC">
        <w:t xml:space="preserve"> </w:t>
      </w:r>
    </w:p>
    <w:p w14:paraId="18E34B2A" w14:textId="188F6CD0" w:rsidR="006C1414" w:rsidRPr="00F76AAD" w:rsidRDefault="00A37EDE" w:rsidP="00E92A38">
      <w:pPr>
        <w:pStyle w:val="BodyText"/>
      </w:pPr>
      <w:r>
        <w:t>This project will survey bull kelp beds</w:t>
      </w:r>
      <w:r w:rsidR="00E3527A">
        <w:t xml:space="preserve"> and adjacent open-water sites without bull kelp</w:t>
      </w:r>
      <w:r>
        <w:t xml:space="preserve"> in coastal areas of Puget Sound and the Strait of Juan de Fuca in Washington State. The sites will be in the shallow nearshore </w:t>
      </w:r>
      <w:r w:rsidR="00D87D1C">
        <w:t xml:space="preserve">aquatic </w:t>
      </w:r>
      <w:r>
        <w:t>environment</w:t>
      </w:r>
      <w:r w:rsidRPr="00A45A19">
        <w:t>, in a water depth of 30m or less.</w:t>
      </w:r>
      <w:r w:rsidRPr="00C52748">
        <w:t xml:space="preserve"> This</w:t>
      </w:r>
      <w:r>
        <w:t xml:space="preserve"> includes areas of public use such as that owned and operated by Washington State Parks and Recreation, Seattle Parks and Recreation, San Juan </w:t>
      </w:r>
      <w:r w:rsidR="009C6846">
        <w:t>County Land Bank</w:t>
      </w:r>
      <w:r>
        <w:t xml:space="preserve">, areas of private use owned by private landowners and </w:t>
      </w:r>
      <w:r w:rsidRPr="00A37EDE">
        <w:t>U.S. Navy</w:t>
      </w:r>
      <w:r>
        <w:t xml:space="preserve">, and Tribal lands. Figure 1 shows the general study area, with </w:t>
      </w:r>
      <w:r w:rsidR="009C6846">
        <w:t xml:space="preserve">site </w:t>
      </w:r>
      <w:r>
        <w:t>location</w:t>
      </w:r>
      <w:r w:rsidR="009C6846">
        <w:t>s</w:t>
      </w:r>
      <w:r>
        <w:t xml:space="preserve"> shown by colored shapes.</w:t>
      </w:r>
    </w:p>
    <w:p w14:paraId="5AFB35A4" w14:textId="3FF73944" w:rsidR="002E4AF4" w:rsidRPr="00BA096A" w:rsidRDefault="00855B52" w:rsidP="00BA096A">
      <w:pPr>
        <w:spacing w:before="60"/>
        <w:rPr>
          <w:color w:val="800000"/>
        </w:rPr>
      </w:pPr>
      <w:commentRangeStart w:id="30"/>
      <w:r>
        <w:rPr>
          <w:noProof/>
          <w:color w:val="800000"/>
        </w:rPr>
        <w:lastRenderedPageBreak/>
        <w:drawing>
          <wp:inline distT="0" distB="0" distL="0" distR="0" wp14:anchorId="0A5CAD0A" wp14:editId="10B446AC">
            <wp:extent cx="5943600" cy="4174066"/>
            <wp:effectExtent l="0" t="0" r="0" b="4445"/>
            <wp:docPr id="15786092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09220" name="Picture 1578609220"/>
                    <pic:cNvPicPr/>
                  </pic:nvPicPr>
                  <pic:blipFill rotWithShape="1">
                    <a:blip r:embed="rId19">
                      <a:extLst>
                        <a:ext uri="{28A0092B-C50C-407E-A947-70E740481C1C}">
                          <a14:useLocalDpi xmlns:a14="http://schemas.microsoft.com/office/drawing/2010/main" val="0"/>
                        </a:ext>
                      </a:extLst>
                    </a:blip>
                    <a:srcRect b="6363"/>
                    <a:stretch>
                      <a:fillRect/>
                    </a:stretch>
                  </pic:blipFill>
                  <pic:spPr bwMode="auto">
                    <a:xfrm>
                      <a:off x="0" y="0"/>
                      <a:ext cx="5943600" cy="4174066"/>
                    </a:xfrm>
                    <a:prstGeom prst="rect">
                      <a:avLst/>
                    </a:prstGeom>
                    <a:ln>
                      <a:noFill/>
                    </a:ln>
                    <a:extLst>
                      <a:ext uri="{53640926-AAD7-44D8-BBD7-CCE9431645EC}">
                        <a14:shadowObscured xmlns:a14="http://schemas.microsoft.com/office/drawing/2010/main"/>
                      </a:ext>
                    </a:extLst>
                  </pic:spPr>
                </pic:pic>
              </a:graphicData>
            </a:graphic>
          </wp:inline>
        </w:drawing>
      </w:r>
      <w:commentRangeEnd w:id="30"/>
      <w:r w:rsidR="003D10D9" w:rsidRPr="00BA096A">
        <w:rPr>
          <w:rStyle w:val="CommentReference"/>
          <w:color w:val="800000"/>
          <w:sz w:val="24"/>
          <w:szCs w:val="20"/>
        </w:rPr>
        <w:commentReference w:id="30"/>
      </w:r>
    </w:p>
    <w:p w14:paraId="4BC6417A" w14:textId="77777777" w:rsidR="00505EB3" w:rsidRPr="00C1761C" w:rsidRDefault="004870EB" w:rsidP="00245815">
      <w:pPr>
        <w:pStyle w:val="Caption"/>
        <w:spacing w:after="0"/>
      </w:pPr>
      <w:bookmarkStart w:id="31" w:name="_Toc212472049"/>
      <w:r w:rsidRPr="00A60536">
        <w:t xml:space="preserve">Figure </w:t>
      </w:r>
      <w:fldSimple w:instr=" SEQ Figure \* ARABIC ">
        <w:r w:rsidR="008A5097" w:rsidRPr="00A60536">
          <w:t>1</w:t>
        </w:r>
      </w:fldSimple>
      <w:r w:rsidR="00591E68" w:rsidRPr="00A60536">
        <w:t>.</w:t>
      </w:r>
      <w:r w:rsidR="00205DE1" w:rsidRPr="00A60536">
        <w:t xml:space="preserve"> </w:t>
      </w:r>
      <w:r w:rsidR="00080310" w:rsidRPr="00A60536">
        <w:t>Map of larger study area</w:t>
      </w:r>
      <w:r w:rsidR="00591E68" w:rsidRPr="00A60536">
        <w:t>.</w:t>
      </w:r>
      <w:bookmarkEnd w:id="31"/>
    </w:p>
    <w:p w14:paraId="62C7497F" w14:textId="0BFC3BF4" w:rsidR="006C1414" w:rsidRPr="00F76AAD" w:rsidRDefault="002E4AF4" w:rsidP="002E4AF4">
      <w:pPr>
        <w:pStyle w:val="BodyText"/>
      </w:pPr>
      <w:r w:rsidRPr="002E4AF4">
        <w:t>A map of proposed study sites</w:t>
      </w:r>
      <w:r w:rsidR="00FC75C6">
        <w:t xml:space="preserve">. The basemap from </w:t>
      </w:r>
      <w:r w:rsidRPr="002E4AF4">
        <w:t xml:space="preserve">the </w:t>
      </w:r>
      <w:hyperlink r:id="rId24" w:history="1">
        <w:r w:rsidR="00FC75C6" w:rsidRPr="00D87D1C">
          <w:rPr>
            <w:rStyle w:val="Hyperlink"/>
          </w:rPr>
          <w:t>Floating Kelp Vital Sign</w:t>
        </w:r>
      </w:hyperlink>
      <w:r w:rsidR="00FC75C6" w:rsidRPr="00D87D1C">
        <w:t xml:space="preserve"> </w:t>
      </w:r>
      <w:r w:rsidR="00FC75C6">
        <w:t>I</w:t>
      </w:r>
      <w:r w:rsidR="00FC75C6" w:rsidRPr="00D87D1C">
        <w:t>ndicator</w:t>
      </w:r>
      <w:r w:rsidR="00FC75C6" w:rsidRPr="002E4AF4">
        <w:t xml:space="preserve"> </w:t>
      </w:r>
      <w:r w:rsidRPr="002E4AF4">
        <w:t>web application</w:t>
      </w:r>
      <w:r w:rsidR="00B17D8E">
        <w:t xml:space="preserve"> shows</w:t>
      </w:r>
      <w:r w:rsidR="00FC75C6">
        <w:t xml:space="preserve"> long-term trends of </w:t>
      </w:r>
      <w:commentRangeStart w:id="32"/>
      <w:commentRangeStart w:id="33"/>
      <w:commentRangeStart w:id="34"/>
      <w:r w:rsidR="00FC75C6">
        <w:t xml:space="preserve">bull kelp canopy cover </w:t>
      </w:r>
      <w:commentRangeEnd w:id="32"/>
      <w:r w:rsidR="00AA252D">
        <w:rPr>
          <w:rStyle w:val="CommentReference"/>
          <w:sz w:val="24"/>
          <w:szCs w:val="20"/>
        </w:rPr>
        <w:commentReference w:id="32"/>
      </w:r>
      <w:commentRangeEnd w:id="33"/>
      <w:r w:rsidR="00A42539">
        <w:rPr>
          <w:rStyle w:val="CommentReference"/>
          <w:sz w:val="24"/>
          <w:szCs w:val="20"/>
        </w:rPr>
        <w:commentReference w:id="33"/>
      </w:r>
      <w:commentRangeEnd w:id="34"/>
      <w:r w:rsidR="003D10D9">
        <w:rPr>
          <w:rStyle w:val="CommentReference"/>
          <w:sz w:val="24"/>
          <w:szCs w:val="20"/>
        </w:rPr>
        <w:commentReference w:id="34"/>
      </w:r>
      <w:r w:rsidR="00FC75C6">
        <w:t xml:space="preserve">at specific locations and the status of bull kelp in each sub-basin. </w:t>
      </w:r>
      <w:r w:rsidRPr="002E4AF4">
        <w:t xml:space="preserve">Symbols indicate main </w:t>
      </w:r>
      <w:r w:rsidR="00B17D8E">
        <w:t xml:space="preserve">bull </w:t>
      </w:r>
      <w:r w:rsidRPr="002E4AF4">
        <w:t xml:space="preserve">kelp snorkel site locations that will be surveyed by each </w:t>
      </w:r>
      <w:r w:rsidR="009C6846">
        <w:t>partner</w:t>
      </w:r>
      <w:r w:rsidRPr="002E4AF4">
        <w:t xml:space="preserve">, </w:t>
      </w:r>
      <w:r w:rsidR="009C579F">
        <w:t xml:space="preserve">open </w:t>
      </w:r>
      <w:r w:rsidRPr="002E4AF4">
        <w:t>circles</w:t>
      </w:r>
      <w:r>
        <w:t xml:space="preserve"> </w:t>
      </w:r>
      <w:r w:rsidRPr="002E4AF4">
        <w:t>represent eDNA sampling regions.</w:t>
      </w:r>
    </w:p>
    <w:p w14:paraId="14390C5D" w14:textId="173602E3" w:rsidR="00934A14" w:rsidRPr="004B2614" w:rsidRDefault="002C4E1F" w:rsidP="004B2614">
      <w:pPr>
        <w:pStyle w:val="Heading4"/>
      </w:pPr>
      <w:bookmarkStart w:id="35" w:name="_Toc30162519"/>
      <w:r w:rsidRPr="00152EE1">
        <w:t>3.</w:t>
      </w:r>
      <w:r w:rsidR="00FC56A0" w:rsidRPr="00152EE1">
        <w:t>2</w:t>
      </w:r>
      <w:r w:rsidRPr="00152EE1">
        <w:t xml:space="preserve">.1 </w:t>
      </w:r>
      <w:r w:rsidRPr="00152EE1">
        <w:tab/>
      </w:r>
      <w:r w:rsidR="00FC56A0" w:rsidRPr="00152EE1">
        <w:t>History of study area</w:t>
      </w:r>
      <w:bookmarkEnd w:id="35"/>
    </w:p>
    <w:p w14:paraId="0E794464" w14:textId="68D66A7D" w:rsidR="008F19C7" w:rsidRDefault="008F19C7" w:rsidP="001B5310">
      <w:pPr>
        <w:pStyle w:val="BodyText1"/>
      </w:pPr>
      <w:r>
        <w:t>T</w:t>
      </w:r>
      <w:r w:rsidRPr="002E4AF4">
        <w:t xml:space="preserve">he </w:t>
      </w:r>
      <w:hyperlink r:id="rId25" w:history="1">
        <w:r w:rsidRPr="00D87D1C">
          <w:rPr>
            <w:rStyle w:val="Hyperlink"/>
          </w:rPr>
          <w:t>Floating Kelp Vital Sign</w:t>
        </w:r>
      </w:hyperlink>
      <w:r w:rsidRPr="00D87D1C">
        <w:t xml:space="preserve"> </w:t>
      </w:r>
      <w:r>
        <w:t>I</w:t>
      </w:r>
      <w:r w:rsidRPr="00D87D1C">
        <w:t>ndicator</w:t>
      </w:r>
      <w:r w:rsidRPr="002E4AF4">
        <w:t xml:space="preserve"> web application</w:t>
      </w:r>
      <w:r>
        <w:t xml:space="preserve"> shows long-term trends of bull kelp canopy cover at specific locations and the status of bull kelp in each sub-basin. Specifically, the</w:t>
      </w:r>
      <w:r w:rsidRPr="008F19C7">
        <w:t xml:space="preserve"> </w:t>
      </w:r>
      <w:hyperlink r:id="rId26" w:history="1">
        <w:r w:rsidRPr="008F19C7">
          <w:rPr>
            <w:rStyle w:val="Hyperlink"/>
          </w:rPr>
          <w:t>interactive map</w:t>
        </w:r>
      </w:hyperlink>
      <w:r w:rsidRPr="008F19C7">
        <w:t xml:space="preserve"> allows people to explore the combined data on floating kelp extent that comprises the indicator.</w:t>
      </w:r>
    </w:p>
    <w:p w14:paraId="125B72AB" w14:textId="52482B74" w:rsidR="006C1414" w:rsidRPr="00F76AAD" w:rsidRDefault="006C1414" w:rsidP="001B5310">
      <w:pPr>
        <w:pStyle w:val="BodyText1"/>
      </w:pPr>
    </w:p>
    <w:p w14:paraId="3B730DC5" w14:textId="47929DC5" w:rsidR="00934A14" w:rsidRPr="00F76AAD" w:rsidRDefault="002C4E1F" w:rsidP="004B2614">
      <w:pPr>
        <w:pStyle w:val="Heading4"/>
      </w:pPr>
      <w:bookmarkStart w:id="36" w:name="_Toc30162520"/>
      <w:r w:rsidRPr="00F76AAD">
        <w:t>3.</w:t>
      </w:r>
      <w:r w:rsidR="00FC56A0">
        <w:t>2</w:t>
      </w:r>
      <w:r w:rsidRPr="00F76AAD">
        <w:t xml:space="preserve">.2 </w:t>
      </w:r>
      <w:r w:rsidRPr="00F76AAD">
        <w:tab/>
      </w:r>
      <w:r w:rsidR="00FC56A0">
        <w:t>Summary of previous studies and</w:t>
      </w:r>
      <w:r w:rsidR="00FC56A0" w:rsidRPr="00F76AAD">
        <w:t xml:space="preserve"> existing data</w:t>
      </w:r>
      <w:bookmarkEnd w:id="36"/>
    </w:p>
    <w:p w14:paraId="124C8A6A" w14:textId="0E0095A8" w:rsidR="00524D67" w:rsidRDefault="00B04FB7" w:rsidP="002E4AF4">
      <w:pPr>
        <w:pStyle w:val="BodyText"/>
      </w:pPr>
      <w:r w:rsidRPr="00182BBB">
        <w:t xml:space="preserve">This project builds on past and on-going efforts to understand </w:t>
      </w:r>
      <w:r>
        <w:t xml:space="preserve">juvenile salmonid use of bull kelp habitat. </w:t>
      </w:r>
      <w:r w:rsidR="002E4AF4" w:rsidRPr="00D437B0">
        <w:t xml:space="preserve">Our project team has worked to refine </w:t>
      </w:r>
      <w:r w:rsidR="00F00B3A">
        <w:t xml:space="preserve">snorkel observation </w:t>
      </w:r>
      <w:r w:rsidR="002E4AF4" w:rsidRPr="00D437B0">
        <w:t>methods and data collection during the 2024 field season</w:t>
      </w:r>
      <w:r w:rsidR="002E4AF4">
        <w:t xml:space="preserve"> </w:t>
      </w:r>
      <w:r w:rsidR="002E4AF4" w:rsidRPr="00D437B0">
        <w:t>at bull kelp forests across the Salish Sea</w:t>
      </w:r>
      <w:r w:rsidR="001766DD">
        <w:t xml:space="preserve"> (Toft et al. 2025)</w:t>
      </w:r>
      <w:r w:rsidR="002E4AF4">
        <w:t xml:space="preserve">. Our team first discussed further developing our studies of juvenile salmon and bull kelp </w:t>
      </w:r>
      <w:r w:rsidR="002E4AF4" w:rsidRPr="00D437B0">
        <w:t>at the Central Puget Sound Kelp Knowledge Symposium in</w:t>
      </w:r>
      <w:r w:rsidR="002E4AF4">
        <w:t xml:space="preserve"> </w:t>
      </w:r>
      <w:r w:rsidR="002E4AF4" w:rsidRPr="00D437B0">
        <w:t>November 2024.</w:t>
      </w:r>
      <w:r w:rsidR="002E4AF4">
        <w:t xml:space="preserve"> </w:t>
      </w:r>
      <w:r w:rsidR="00524D67">
        <w:t>Partners at</w:t>
      </w:r>
      <w:r w:rsidRPr="00182BBB">
        <w:t xml:space="preserve"> UW, </w:t>
      </w:r>
      <w:r w:rsidRPr="00182BBB">
        <w:lastRenderedPageBreak/>
        <w:t xml:space="preserve">VNC, </w:t>
      </w:r>
      <w:r>
        <w:t xml:space="preserve">Puyallup Tribe </w:t>
      </w:r>
      <w:r w:rsidRPr="00182BBB">
        <w:t xml:space="preserve">and </w:t>
      </w:r>
      <w:r>
        <w:t>CWI</w:t>
      </w:r>
      <w:r w:rsidRPr="00182BBB">
        <w:t xml:space="preserve"> started to work together in 20</w:t>
      </w:r>
      <w:r>
        <w:t>24</w:t>
      </w:r>
      <w:r w:rsidRPr="00182BBB">
        <w:t xml:space="preserve"> to conduct </w:t>
      </w:r>
      <w:r w:rsidR="002E4AF4">
        <w:t>snorkel surveys for juvenile salmonids and forage fish in bull kelp bed</w:t>
      </w:r>
      <w:r w:rsidR="0059559B">
        <w:t>s, though snorkeling efforts have been carried out by each group independently for several years prior to the 2024 collaboration.</w:t>
      </w:r>
    </w:p>
    <w:p w14:paraId="04D5C75A" w14:textId="7A0AFA8E" w:rsidR="002E4AF4" w:rsidRDefault="00524D67" w:rsidP="00355FF5">
      <w:pPr>
        <w:pStyle w:val="BodyText"/>
      </w:pPr>
      <w:r>
        <w:t>Partners at the CWI have conducted annual snorkel surveys in kelp beds at two sites in the central Strait of Juan de Fuca and documented juvenile Chinook salmon and forage fish use (Shaffer et al. 2020).</w:t>
      </w:r>
    </w:p>
    <w:p w14:paraId="61401A8D" w14:textId="40CE448F" w:rsidR="00524D67" w:rsidRDefault="00524D67" w:rsidP="00355FF5">
      <w:pPr>
        <w:pStyle w:val="BodyText"/>
      </w:pPr>
      <w:r>
        <w:t>Annual snorkel surveys in kelp beds surrounding Vashon Island in Central Puget Sound have been conducted by partners at VNC since</w:t>
      </w:r>
      <w:r w:rsidR="009D2C0A">
        <w:t xml:space="preserve"> 2023, with data uploaded to the </w:t>
      </w:r>
      <w:hyperlink r:id="rId27" w:history="1">
        <w:r w:rsidR="009D2C0A" w:rsidRPr="009D2C0A">
          <w:rPr>
            <w:rStyle w:val="Hyperlink"/>
          </w:rPr>
          <w:t>Shoreline Monitoring Database</w:t>
        </w:r>
      </w:hyperlink>
      <w:r w:rsidR="009D2C0A">
        <w:t>.</w:t>
      </w:r>
    </w:p>
    <w:p w14:paraId="45A19883" w14:textId="6694A57A" w:rsidR="00355FF5" w:rsidRDefault="00355FF5" w:rsidP="00355FF5">
      <w:pPr>
        <w:pStyle w:val="BodyText"/>
      </w:pPr>
      <w:r w:rsidRPr="00D437B0">
        <w:t>Although these are valuable case studies that inform our understanding, it is important to</w:t>
      </w:r>
      <w:r>
        <w:t xml:space="preserve"> </w:t>
      </w:r>
      <w:r w:rsidRPr="00D437B0">
        <w:t>recognize the knowledge gaps that exist. Studies in the Strait of Juan de Fuca are outside the</w:t>
      </w:r>
      <w:r>
        <w:t xml:space="preserve"> </w:t>
      </w:r>
      <w:r w:rsidRPr="00D437B0">
        <w:t>boundaries identified in the Puget Sound Kelp Conservation and Recovery Plan (Calloway et al.</w:t>
      </w:r>
      <w:r>
        <w:t xml:space="preserve"> </w:t>
      </w:r>
      <w:r w:rsidRPr="00D437B0">
        <w:t>2020), and likely juvenile Chinook salmon that are outmigrating from Puget Sound river deltas</w:t>
      </w:r>
      <w:r>
        <w:t xml:space="preserve"> </w:t>
      </w:r>
      <w:r w:rsidRPr="00D437B0">
        <w:t>behave differently when they are in the open Strait, as opposed to the more fetch-limited waters</w:t>
      </w:r>
      <w:r>
        <w:t xml:space="preserve"> </w:t>
      </w:r>
      <w:r w:rsidRPr="00D437B0">
        <w:t>of Puget Sound when they are closer to main sources of outmigrants (e.g., Skagit, Snohomish,</w:t>
      </w:r>
      <w:r>
        <w:t xml:space="preserve"> </w:t>
      </w:r>
      <w:r w:rsidRPr="00D437B0">
        <w:t>Nisqually Rivers) and therefore smaller in size and presumably more dependent on shallow</w:t>
      </w:r>
      <w:r>
        <w:t xml:space="preserve"> </w:t>
      </w:r>
      <w:r w:rsidRPr="00D437B0">
        <w:t xml:space="preserve">waters and shelter </w:t>
      </w:r>
      <w:r w:rsidR="009C6846">
        <w:t>f</w:t>
      </w:r>
      <w:r w:rsidRPr="00D437B0">
        <w:t>or protection (Fresh 2006). There are also many aspects that still need</w:t>
      </w:r>
      <w:r>
        <w:t xml:space="preserve"> </w:t>
      </w:r>
      <w:r w:rsidRPr="00D437B0">
        <w:t>refinement, such as information on fish abundance, behavior, and species-level responses.</w:t>
      </w:r>
    </w:p>
    <w:p w14:paraId="594AC251" w14:textId="6364BD8B" w:rsidR="006C1414" w:rsidRPr="00F76AAD" w:rsidRDefault="006C1414" w:rsidP="001B5310">
      <w:pPr>
        <w:pStyle w:val="BodyText1"/>
      </w:pPr>
    </w:p>
    <w:p w14:paraId="383A49E9" w14:textId="015255CD" w:rsidR="00934A14" w:rsidRPr="00F76AAD" w:rsidRDefault="002C4E1F" w:rsidP="004B2614">
      <w:pPr>
        <w:pStyle w:val="Heading4"/>
      </w:pPr>
      <w:bookmarkStart w:id="37" w:name="_Toc30162521"/>
      <w:r w:rsidRPr="00F76AAD">
        <w:t>3.</w:t>
      </w:r>
      <w:r w:rsidR="00FC56A0">
        <w:t>2</w:t>
      </w:r>
      <w:r w:rsidRPr="00F76AAD">
        <w:t xml:space="preserve">.3 </w:t>
      </w:r>
      <w:r w:rsidRPr="00F76AAD">
        <w:tab/>
      </w:r>
      <w:r w:rsidR="00D12D9F">
        <w:t>Parameters</w:t>
      </w:r>
      <w:r w:rsidR="00D12D9F" w:rsidRPr="00F76AAD">
        <w:t xml:space="preserve"> </w:t>
      </w:r>
      <w:r w:rsidRPr="00F76AAD">
        <w:t xml:space="preserve">of </w:t>
      </w:r>
      <w:r w:rsidR="00C762F5">
        <w:t>interest</w:t>
      </w:r>
      <w:r w:rsidR="00FC56A0">
        <w:t xml:space="preserve"> and potential sources</w:t>
      </w:r>
      <w:bookmarkEnd w:id="37"/>
    </w:p>
    <w:p w14:paraId="1947667D" w14:textId="77777777" w:rsidR="00C93584" w:rsidRDefault="00C93584" w:rsidP="00C93584">
      <w:pPr>
        <w:pStyle w:val="instructiontext"/>
        <w:rPr>
          <w:color w:val="auto"/>
        </w:rPr>
      </w:pPr>
      <w:bookmarkStart w:id="38" w:name="_Toc30162522"/>
      <w:r w:rsidRPr="00AC46D3">
        <w:rPr>
          <w:color w:val="auto"/>
        </w:rPr>
        <w:t>This project does not involve the detection of pollutants or contaminants. We will collect data for the following physical and biological parameters:</w:t>
      </w:r>
    </w:p>
    <w:p w14:paraId="5726D6B5" w14:textId="06DB4C7D" w:rsidR="000B38BA" w:rsidRPr="0014494E" w:rsidRDefault="000B38BA" w:rsidP="00152EE1">
      <w:pPr>
        <w:pStyle w:val="instructiontext"/>
        <w:numPr>
          <w:ilvl w:val="0"/>
          <w:numId w:val="11"/>
        </w:numPr>
        <w:rPr>
          <w:color w:val="auto"/>
        </w:rPr>
      </w:pPr>
      <w:commentRangeStart w:id="39"/>
      <w:commentRangeStart w:id="40"/>
      <w:r>
        <w:rPr>
          <w:color w:val="auto"/>
        </w:rPr>
        <w:t>Bull kelp canopy area (from Floating Kelp Indicator)</w:t>
      </w:r>
      <w:r w:rsidR="0014494E">
        <w:rPr>
          <w:color w:val="auto"/>
        </w:rPr>
        <w:t xml:space="preserve">, </w:t>
      </w:r>
      <w:r w:rsidRPr="0014494E">
        <w:rPr>
          <w:color w:val="auto"/>
        </w:rPr>
        <w:t>bed status (from Floating Kelp Indicator)</w:t>
      </w:r>
      <w:commentRangeEnd w:id="39"/>
      <w:r w:rsidR="00E763C2">
        <w:rPr>
          <w:rStyle w:val="CommentReference"/>
          <w:color w:val="auto"/>
          <w:sz w:val="24"/>
          <w:szCs w:val="20"/>
        </w:rPr>
        <w:commentReference w:id="39"/>
      </w:r>
      <w:commentRangeEnd w:id="40"/>
      <w:r w:rsidR="00A42539">
        <w:rPr>
          <w:rStyle w:val="CommentReference"/>
          <w:color w:val="auto"/>
          <w:sz w:val="24"/>
          <w:szCs w:val="20"/>
        </w:rPr>
        <w:commentReference w:id="40"/>
      </w:r>
      <w:r w:rsidR="0014494E">
        <w:rPr>
          <w:color w:val="auto"/>
        </w:rPr>
        <w:t xml:space="preserve"> and </w:t>
      </w:r>
      <w:commentRangeStart w:id="41"/>
      <w:commentRangeStart w:id="42"/>
      <w:r w:rsidRPr="0014494E">
        <w:rPr>
          <w:color w:val="auto"/>
        </w:rPr>
        <w:t xml:space="preserve">stipe </w:t>
      </w:r>
      <w:ins w:id="43" w:author="Jason Toft" w:date="2026-06-09T14:00:00Z">
        <w:r w:rsidR="00A42539">
          <w:rPr>
            <w:color w:val="auto"/>
          </w:rPr>
          <w:t xml:space="preserve">(bulb) </w:t>
        </w:r>
      </w:ins>
      <w:r w:rsidRPr="0014494E">
        <w:rPr>
          <w:color w:val="auto"/>
        </w:rPr>
        <w:t>density</w:t>
      </w:r>
      <w:commentRangeEnd w:id="41"/>
      <w:r w:rsidR="00C5215E">
        <w:rPr>
          <w:rStyle w:val="CommentReference"/>
          <w:color w:val="auto"/>
          <w:sz w:val="24"/>
          <w:szCs w:val="20"/>
        </w:rPr>
        <w:commentReference w:id="41"/>
      </w:r>
      <w:commentRangeEnd w:id="42"/>
      <w:r w:rsidR="00A42539">
        <w:rPr>
          <w:rStyle w:val="CommentReference"/>
          <w:color w:val="auto"/>
          <w:sz w:val="24"/>
          <w:szCs w:val="20"/>
        </w:rPr>
        <w:commentReference w:id="42"/>
      </w:r>
      <w:ins w:id="44" w:author="Jason Toft" w:date="2026-06-09T13:59:00Z">
        <w:r w:rsidR="00A42539">
          <w:rPr>
            <w:color w:val="auto"/>
          </w:rPr>
          <w:t xml:space="preserve"> (Floating Kelp Indicator data from the most recent year available)</w:t>
        </w:r>
      </w:ins>
    </w:p>
    <w:p w14:paraId="687783D9" w14:textId="24642B91" w:rsidR="000B38BA" w:rsidRPr="0014494E" w:rsidRDefault="0014494E" w:rsidP="00152EE1">
      <w:pPr>
        <w:pStyle w:val="instructiontext"/>
        <w:numPr>
          <w:ilvl w:val="0"/>
          <w:numId w:val="11"/>
        </w:numPr>
        <w:rPr>
          <w:color w:val="auto"/>
        </w:rPr>
      </w:pPr>
      <w:r w:rsidRPr="0014494E">
        <w:rPr>
          <w:color w:val="auto"/>
        </w:rPr>
        <w:t>Fish species,</w:t>
      </w:r>
      <w:r w:rsidR="000B38BA" w:rsidRPr="0014494E">
        <w:rPr>
          <w:color w:val="auto"/>
        </w:rPr>
        <w:t xml:space="preserve"> abundance</w:t>
      </w:r>
      <w:r w:rsidRPr="0014494E">
        <w:rPr>
          <w:color w:val="auto"/>
        </w:rPr>
        <w:t>,</w:t>
      </w:r>
      <w:r w:rsidR="000B38BA" w:rsidRPr="0014494E">
        <w:rPr>
          <w:color w:val="auto"/>
        </w:rPr>
        <w:t xml:space="preserve"> size</w:t>
      </w:r>
      <w:r w:rsidRPr="0014494E">
        <w:rPr>
          <w:color w:val="auto"/>
        </w:rPr>
        <w:t>,</w:t>
      </w:r>
      <w:ins w:id="45" w:author="Jason Toft" w:date="2026-06-09T14:00:00Z">
        <w:r w:rsidR="00A42539">
          <w:rPr>
            <w:color w:val="auto"/>
          </w:rPr>
          <w:t xml:space="preserve"> water column position,</w:t>
        </w:r>
      </w:ins>
      <w:r w:rsidR="000B38BA" w:rsidRPr="0014494E">
        <w:rPr>
          <w:color w:val="auto"/>
        </w:rPr>
        <w:t xml:space="preserve"> </w:t>
      </w:r>
      <w:commentRangeStart w:id="46"/>
      <w:r w:rsidR="000B38BA" w:rsidRPr="0014494E">
        <w:rPr>
          <w:color w:val="auto"/>
        </w:rPr>
        <w:t>distribution</w:t>
      </w:r>
      <w:commentRangeEnd w:id="46"/>
      <w:r w:rsidR="00694A97">
        <w:rPr>
          <w:rStyle w:val="CommentReference"/>
          <w:color w:val="auto"/>
          <w:sz w:val="24"/>
          <w:szCs w:val="20"/>
        </w:rPr>
        <w:commentReference w:id="46"/>
      </w:r>
      <w:ins w:id="47" w:author="Jason Toft" w:date="2026-06-09T14:00:00Z">
        <w:r w:rsidR="00E64BA8">
          <w:rPr>
            <w:color w:val="auto"/>
          </w:rPr>
          <w:t xml:space="preserve"> across transects,</w:t>
        </w:r>
      </w:ins>
      <w:del w:id="48" w:author="Jason Toft" w:date="2026-06-09T14:41:00Z">
        <w:r w:rsidDel="00E64BA8">
          <w:rPr>
            <w:color w:val="auto"/>
          </w:rPr>
          <w:delText>,</w:delText>
        </w:r>
      </w:del>
      <w:r w:rsidR="000B38BA" w:rsidRPr="0014494E">
        <w:rPr>
          <w:color w:val="auto"/>
        </w:rPr>
        <w:t xml:space="preserve"> </w:t>
      </w:r>
      <w:r>
        <w:rPr>
          <w:color w:val="auto"/>
        </w:rPr>
        <w:t xml:space="preserve">and </w:t>
      </w:r>
      <w:r w:rsidR="000B38BA" w:rsidRPr="0014494E">
        <w:rPr>
          <w:color w:val="auto"/>
        </w:rPr>
        <w:t>behavior</w:t>
      </w:r>
    </w:p>
    <w:p w14:paraId="00FD9B71" w14:textId="377AF41C" w:rsidR="000B38BA" w:rsidRPr="0014494E" w:rsidRDefault="000B38BA" w:rsidP="00152EE1">
      <w:pPr>
        <w:pStyle w:val="instructiontext"/>
        <w:numPr>
          <w:ilvl w:val="0"/>
          <w:numId w:val="11"/>
        </w:numPr>
        <w:rPr>
          <w:color w:val="auto"/>
        </w:rPr>
      </w:pPr>
      <w:r w:rsidRPr="0014494E">
        <w:rPr>
          <w:color w:val="auto"/>
        </w:rPr>
        <w:t>Water temperature</w:t>
      </w:r>
      <w:r w:rsidR="0014494E" w:rsidRPr="0014494E">
        <w:rPr>
          <w:color w:val="auto"/>
        </w:rPr>
        <w:t>,</w:t>
      </w:r>
      <w:r w:rsidRPr="0014494E">
        <w:rPr>
          <w:color w:val="auto"/>
        </w:rPr>
        <w:t xml:space="preserve"> salinity</w:t>
      </w:r>
      <w:r w:rsidR="0014494E" w:rsidRPr="0014494E">
        <w:rPr>
          <w:color w:val="auto"/>
        </w:rPr>
        <w:t>,</w:t>
      </w:r>
      <w:r w:rsidRPr="0014494E">
        <w:rPr>
          <w:color w:val="auto"/>
        </w:rPr>
        <w:t xml:space="preserve"> depth</w:t>
      </w:r>
      <w:r w:rsidR="0014494E">
        <w:rPr>
          <w:color w:val="auto"/>
        </w:rPr>
        <w:t>,</w:t>
      </w:r>
      <w:r w:rsidRPr="0014494E">
        <w:rPr>
          <w:color w:val="auto"/>
        </w:rPr>
        <w:t xml:space="preserve"> </w:t>
      </w:r>
      <w:r w:rsidR="0014494E">
        <w:rPr>
          <w:color w:val="auto"/>
        </w:rPr>
        <w:t xml:space="preserve">and </w:t>
      </w:r>
      <w:r w:rsidRPr="0014494E">
        <w:rPr>
          <w:color w:val="auto"/>
        </w:rPr>
        <w:t>clarity</w:t>
      </w:r>
    </w:p>
    <w:p w14:paraId="74950AC5" w14:textId="0D6415DB" w:rsidR="0014494E" w:rsidRDefault="0014494E" w:rsidP="00152EE1">
      <w:pPr>
        <w:pStyle w:val="instructiontext"/>
        <w:numPr>
          <w:ilvl w:val="0"/>
          <w:numId w:val="11"/>
        </w:numPr>
        <w:rPr>
          <w:color w:val="auto"/>
        </w:rPr>
      </w:pPr>
      <w:r w:rsidRPr="0014494E">
        <w:rPr>
          <w:color w:val="auto"/>
        </w:rPr>
        <w:t>Predator species</w:t>
      </w:r>
      <w:r>
        <w:rPr>
          <w:color w:val="auto"/>
        </w:rPr>
        <w:t>,</w:t>
      </w:r>
      <w:r w:rsidRPr="0014494E">
        <w:rPr>
          <w:color w:val="auto"/>
        </w:rPr>
        <w:t xml:space="preserve"> abundance</w:t>
      </w:r>
      <w:r>
        <w:rPr>
          <w:color w:val="auto"/>
        </w:rPr>
        <w:t>, and behavior</w:t>
      </w:r>
    </w:p>
    <w:p w14:paraId="2EC2B36D" w14:textId="7C250D53" w:rsidR="0014494E" w:rsidRPr="0014494E" w:rsidRDefault="0014494E" w:rsidP="00152EE1">
      <w:pPr>
        <w:pStyle w:val="instructiontext"/>
        <w:numPr>
          <w:ilvl w:val="0"/>
          <w:numId w:val="11"/>
        </w:numPr>
        <w:rPr>
          <w:color w:val="auto"/>
        </w:rPr>
      </w:pPr>
      <w:r w:rsidRPr="0014494E">
        <w:rPr>
          <w:color w:val="auto"/>
        </w:rPr>
        <w:t>Quantity of DNA from Puget Sound Chinook, Puget Sound steelhead, all salmonids, euphausiids</w:t>
      </w:r>
      <w:r>
        <w:rPr>
          <w:color w:val="auto"/>
        </w:rPr>
        <w:t xml:space="preserve"> </w:t>
      </w:r>
      <w:r w:rsidRPr="0014494E">
        <w:rPr>
          <w:color w:val="auto"/>
        </w:rPr>
        <w:t>(or possibly amphipods), and decapod crustaceans</w:t>
      </w:r>
    </w:p>
    <w:p w14:paraId="5AB6E91F" w14:textId="4B26E8ED" w:rsidR="0014494E" w:rsidRPr="0014494E" w:rsidRDefault="0014494E" w:rsidP="00152EE1">
      <w:pPr>
        <w:pStyle w:val="instructiontext"/>
        <w:numPr>
          <w:ilvl w:val="0"/>
          <w:numId w:val="11"/>
        </w:numPr>
        <w:rPr>
          <w:color w:val="auto"/>
        </w:rPr>
      </w:pPr>
      <w:r w:rsidRPr="0014494E">
        <w:rPr>
          <w:color w:val="auto"/>
        </w:rPr>
        <w:t>Alpha diversity (species richness within sites) and beta diversity (community composition</w:t>
      </w:r>
      <w:r>
        <w:rPr>
          <w:color w:val="auto"/>
        </w:rPr>
        <w:t xml:space="preserve"> </w:t>
      </w:r>
      <w:r w:rsidRPr="0014494E">
        <w:rPr>
          <w:color w:val="auto"/>
        </w:rPr>
        <w:t>differences between sites)</w:t>
      </w:r>
    </w:p>
    <w:p w14:paraId="514DD23F" w14:textId="49A29539" w:rsidR="00934A14" w:rsidRPr="00F76AAD" w:rsidRDefault="002C4E1F" w:rsidP="004B2614">
      <w:pPr>
        <w:pStyle w:val="Heading4"/>
      </w:pPr>
      <w:r w:rsidRPr="00F76AAD">
        <w:t>3.</w:t>
      </w:r>
      <w:r w:rsidR="00FC56A0">
        <w:t>2</w:t>
      </w:r>
      <w:r w:rsidRPr="00F76AAD">
        <w:t>.</w:t>
      </w:r>
      <w:r w:rsidR="00FC56A0">
        <w:t>4</w:t>
      </w:r>
      <w:r w:rsidRPr="00F76AAD">
        <w:t xml:space="preserve"> </w:t>
      </w:r>
      <w:r w:rsidRPr="00F76AAD">
        <w:tab/>
        <w:t>Regulatory criteria or standards</w:t>
      </w:r>
      <w:bookmarkEnd w:id="38"/>
    </w:p>
    <w:p w14:paraId="69C9B85D" w14:textId="77777777" w:rsidR="00C93584" w:rsidRPr="008C2570" w:rsidRDefault="00C93584" w:rsidP="00C93584">
      <w:pPr>
        <w:pStyle w:val="instructiontext"/>
        <w:rPr>
          <w:color w:val="auto"/>
        </w:rPr>
      </w:pPr>
      <w:bookmarkStart w:id="49" w:name="_Toc127607883"/>
      <w:bookmarkStart w:id="50" w:name="_Toc137029658"/>
      <w:bookmarkStart w:id="51" w:name="_Toc367704942"/>
      <w:bookmarkStart w:id="52" w:name="_Toc127000552"/>
      <w:r w:rsidRPr="008C2570">
        <w:rPr>
          <w:color w:val="auto"/>
        </w:rPr>
        <w:t>Not applicable. This study will not determine compliance with regulatory standards or criteria.</w:t>
      </w:r>
    </w:p>
    <w:p w14:paraId="39DA5981" w14:textId="261E0C47" w:rsidR="001724E8" w:rsidRDefault="001724E8" w:rsidP="001B5310">
      <w:pPr>
        <w:pStyle w:val="BodyText1"/>
      </w:pPr>
    </w:p>
    <w:p w14:paraId="752C4404" w14:textId="77777777" w:rsidR="00AC25D5" w:rsidRPr="00E97E38" w:rsidRDefault="000967CD" w:rsidP="008317B6">
      <w:pPr>
        <w:pStyle w:val="Heading3"/>
      </w:pPr>
      <w:bookmarkStart w:id="53" w:name="_Toc30162523"/>
      <w:bookmarkStart w:id="54" w:name="_Toc226028787"/>
      <w:r w:rsidRPr="00E97E38">
        <w:t>3.</w:t>
      </w:r>
      <w:r w:rsidR="00E01EE6" w:rsidRPr="00E97E38">
        <w:t>3</w:t>
      </w:r>
      <w:r w:rsidR="00C00DDD" w:rsidRPr="00E97E38">
        <w:tab/>
      </w:r>
      <w:r w:rsidR="00030AA9" w:rsidRPr="00E97E38">
        <w:t xml:space="preserve">Water </w:t>
      </w:r>
      <w:r w:rsidR="00542F3F" w:rsidRPr="00E97E38">
        <w:t>quality impairment studies</w:t>
      </w:r>
      <w:bookmarkEnd w:id="53"/>
      <w:bookmarkEnd w:id="54"/>
    </w:p>
    <w:p w14:paraId="16E67F8F" w14:textId="77777777" w:rsidR="00C93584" w:rsidRPr="008C2570" w:rsidRDefault="00C93584" w:rsidP="00C93584">
      <w:pPr>
        <w:pStyle w:val="instructiontext"/>
        <w:rPr>
          <w:color w:val="auto"/>
        </w:rPr>
      </w:pPr>
      <w:bookmarkStart w:id="55" w:name="_Toc30162524"/>
      <w:bookmarkEnd w:id="49"/>
      <w:bookmarkEnd w:id="50"/>
      <w:bookmarkEnd w:id="51"/>
      <w:bookmarkEnd w:id="52"/>
      <w:r w:rsidRPr="008C2570">
        <w:rPr>
          <w:color w:val="auto"/>
        </w:rPr>
        <w:t>Not applicable. This study will not include a water quality impairment study.</w:t>
      </w:r>
    </w:p>
    <w:p w14:paraId="4DD43493" w14:textId="5B8AF9B7" w:rsidR="000967CD" w:rsidRPr="009407C4" w:rsidRDefault="000967CD" w:rsidP="008317B6">
      <w:pPr>
        <w:pStyle w:val="Heading3"/>
      </w:pPr>
      <w:bookmarkStart w:id="56" w:name="_Toc226028788"/>
      <w:r w:rsidRPr="009407C4">
        <w:t>3.</w:t>
      </w:r>
      <w:r w:rsidR="00E01EE6" w:rsidRPr="009407C4">
        <w:t>4</w:t>
      </w:r>
      <w:r w:rsidR="00C00DDD" w:rsidRPr="009407C4">
        <w:tab/>
      </w:r>
      <w:r w:rsidR="0099398A" w:rsidRPr="009407C4">
        <w:t>E</w:t>
      </w:r>
      <w:r w:rsidRPr="009407C4">
        <w:t xml:space="preserve">ffectiveness </w:t>
      </w:r>
      <w:r w:rsidR="00542F3F" w:rsidRPr="009407C4">
        <w:t>monitoring studies</w:t>
      </w:r>
      <w:bookmarkEnd w:id="55"/>
      <w:bookmarkEnd w:id="56"/>
      <w:r w:rsidR="00542F3F" w:rsidRPr="009407C4">
        <w:t xml:space="preserve"> </w:t>
      </w:r>
    </w:p>
    <w:p w14:paraId="78FC3618" w14:textId="7CC3B155" w:rsidR="006B09D2" w:rsidRPr="00C93584" w:rsidRDefault="00C93584" w:rsidP="00CA0AF3">
      <w:pPr>
        <w:rPr>
          <w:b/>
          <w:bCs/>
        </w:rPr>
      </w:pPr>
      <w:r w:rsidRPr="00C93584">
        <w:t>Not applicable. This study is not an Effectiveness Monitoring study.</w:t>
      </w:r>
      <w:r w:rsidR="006B09D2" w:rsidRPr="00C93584">
        <w:br w:type="page"/>
      </w:r>
    </w:p>
    <w:p w14:paraId="5A16986D" w14:textId="32614DF1" w:rsidR="002C4E1F" w:rsidRPr="00BE40C2" w:rsidRDefault="00B27761" w:rsidP="00440207">
      <w:pPr>
        <w:pStyle w:val="Heading2"/>
      </w:pPr>
      <w:bookmarkStart w:id="57" w:name="_Toc30162525"/>
      <w:bookmarkStart w:id="58" w:name="_Toc226028789"/>
      <w:r w:rsidRPr="00BE40C2">
        <w:lastRenderedPageBreak/>
        <w:t>4.0</w:t>
      </w:r>
      <w:r w:rsidRPr="00BE40C2">
        <w:tab/>
      </w:r>
      <w:r w:rsidR="002C4E1F" w:rsidRPr="00BE40C2">
        <w:t>Project Description</w:t>
      </w:r>
      <w:bookmarkEnd w:id="57"/>
      <w:bookmarkEnd w:id="58"/>
    </w:p>
    <w:p w14:paraId="534A7F5B" w14:textId="60C19E66" w:rsidR="002C4E1F" w:rsidRPr="00BE40C2" w:rsidRDefault="002C4E1F" w:rsidP="008317B6">
      <w:pPr>
        <w:pStyle w:val="Heading3"/>
      </w:pPr>
      <w:bookmarkStart w:id="59" w:name="_Toc30162526"/>
      <w:bookmarkStart w:id="60" w:name="_Toc226028790"/>
      <w:r w:rsidRPr="00BE40C2">
        <w:t xml:space="preserve">4.1 </w:t>
      </w:r>
      <w:r w:rsidRPr="00BE40C2">
        <w:tab/>
        <w:t>Project goals</w:t>
      </w:r>
      <w:bookmarkEnd w:id="59"/>
      <w:bookmarkEnd w:id="60"/>
    </w:p>
    <w:p w14:paraId="0793D092" w14:textId="02EC57F2" w:rsidR="001D3EE5" w:rsidRDefault="001D3EE5" w:rsidP="001D3EE5">
      <w:pPr>
        <w:pStyle w:val="instructiontext"/>
        <w:rPr>
          <w:color w:val="auto"/>
        </w:rPr>
      </w:pPr>
      <w:r w:rsidRPr="005C610E">
        <w:rPr>
          <w:color w:val="auto"/>
        </w:rPr>
        <w:t xml:space="preserve">The goal of this project is to work collaboratively with project partners to </w:t>
      </w:r>
      <w:r>
        <w:rPr>
          <w:color w:val="auto"/>
        </w:rPr>
        <w:t>conduct survey</w:t>
      </w:r>
      <w:r w:rsidR="007B3957">
        <w:rPr>
          <w:color w:val="auto"/>
        </w:rPr>
        <w:t>s of</w:t>
      </w:r>
      <w:r>
        <w:rPr>
          <w:color w:val="auto"/>
        </w:rPr>
        <w:t xml:space="preserve"> bull kelp beds</w:t>
      </w:r>
      <w:r w:rsidRPr="005C610E">
        <w:rPr>
          <w:color w:val="auto"/>
        </w:rPr>
        <w:t xml:space="preserve"> </w:t>
      </w:r>
      <w:r w:rsidRPr="001D3EE5">
        <w:rPr>
          <w:color w:val="auto"/>
        </w:rPr>
        <w:t xml:space="preserve">and </w:t>
      </w:r>
      <w:r w:rsidRPr="002E4AF4">
        <w:rPr>
          <w:bCs/>
          <w:iCs/>
          <w:color w:val="auto"/>
        </w:rPr>
        <w:t>bull kelp forest ecosystem structure and function</w:t>
      </w:r>
      <w:r w:rsidRPr="005C610E">
        <w:rPr>
          <w:color w:val="auto"/>
        </w:rPr>
        <w:t>. We will:</w:t>
      </w:r>
    </w:p>
    <w:p w14:paraId="17B21CDD" w14:textId="741502AD" w:rsidR="001D3EE5" w:rsidRDefault="001D3EE5" w:rsidP="00152EE1">
      <w:pPr>
        <w:pStyle w:val="instructiontext"/>
        <w:numPr>
          <w:ilvl w:val="0"/>
          <w:numId w:val="12"/>
        </w:numPr>
        <w:rPr>
          <w:color w:val="auto"/>
        </w:rPr>
      </w:pPr>
      <w:r>
        <w:rPr>
          <w:color w:val="auto"/>
        </w:rPr>
        <w:t>Characterize fish, predator, and invertebrate assemblages in bull kelp forests, compared to open-water habitats without bull kelp presence</w:t>
      </w:r>
    </w:p>
    <w:p w14:paraId="67D5DDD9" w14:textId="364C81A8" w:rsidR="001D3EE5" w:rsidRPr="007E02D0" w:rsidRDefault="001D3EE5" w:rsidP="00152EE1">
      <w:pPr>
        <w:pStyle w:val="instructiontext"/>
        <w:numPr>
          <w:ilvl w:val="0"/>
          <w:numId w:val="12"/>
        </w:numPr>
        <w:rPr>
          <w:color w:val="auto"/>
        </w:rPr>
      </w:pPr>
      <w:r w:rsidRPr="001D3EE5">
        <w:rPr>
          <w:color w:val="auto"/>
        </w:rPr>
        <w:t>Evaluate how bull kelp features such as canopy size, density, and spatial context in Puget Sound influence juvenile Chinook salmonid use and behavior</w:t>
      </w:r>
    </w:p>
    <w:p w14:paraId="626825EA" w14:textId="55A42350" w:rsidR="001D3EE5" w:rsidRPr="001D3EE5" w:rsidRDefault="001D3EE5" w:rsidP="00152EE1">
      <w:pPr>
        <w:pStyle w:val="instructiontext"/>
        <w:numPr>
          <w:ilvl w:val="0"/>
          <w:numId w:val="12"/>
        </w:numPr>
        <w:rPr>
          <w:color w:val="auto"/>
        </w:rPr>
      </w:pPr>
      <w:r w:rsidRPr="001D3EE5">
        <w:rPr>
          <w:color w:val="auto"/>
        </w:rPr>
        <w:t xml:space="preserve">Develop a conceptual framework that links juvenile salmon habitat use with the </w:t>
      </w:r>
      <w:commentRangeStart w:id="61"/>
      <w:r w:rsidRPr="001D3EE5">
        <w:rPr>
          <w:color w:val="auto"/>
        </w:rPr>
        <w:t>“kelp highway”</w:t>
      </w:r>
      <w:ins w:id="62" w:author="Jason Toft" w:date="2026-06-09T14:06:00Z">
        <w:r w:rsidR="00D35132">
          <w:rPr>
            <w:color w:val="auto"/>
          </w:rPr>
          <w:t xml:space="preserve"> (</w:t>
        </w:r>
      </w:ins>
      <w:ins w:id="63" w:author="Jason Toft" w:date="2026-06-09T14:07:00Z">
        <w:r w:rsidR="00D35132">
          <w:rPr>
            <w:color w:val="auto"/>
          </w:rPr>
          <w:t>connecting</w:t>
        </w:r>
      </w:ins>
      <w:ins w:id="64" w:author="Jason Toft" w:date="2026-06-09T14:06:00Z">
        <w:r w:rsidR="00D35132">
          <w:rPr>
            <w:color w:val="auto"/>
          </w:rPr>
          <w:t xml:space="preserve"> fish migration along nearshore kelp beds)</w:t>
        </w:r>
      </w:ins>
      <w:r w:rsidRPr="001D3EE5">
        <w:rPr>
          <w:color w:val="auto"/>
        </w:rPr>
        <w:t xml:space="preserve">, </w:t>
      </w:r>
      <w:commentRangeEnd w:id="61"/>
      <w:r w:rsidR="000E0CF9" w:rsidRPr="001D3EE5">
        <w:rPr>
          <w:rStyle w:val="CommentReference"/>
          <w:color w:val="auto"/>
          <w:sz w:val="24"/>
          <w:szCs w:val="20"/>
        </w:rPr>
        <w:commentReference w:id="61"/>
      </w:r>
      <w:r w:rsidRPr="001D3EE5">
        <w:rPr>
          <w:color w:val="auto"/>
        </w:rPr>
        <w:t>addressing fragmentation, target areas for conservation and restoration, and priorities for future work</w:t>
      </w:r>
    </w:p>
    <w:p w14:paraId="0095A2D1" w14:textId="77777777" w:rsidR="001D3EE5" w:rsidRDefault="001D3EE5" w:rsidP="00943679">
      <w:pPr>
        <w:pStyle w:val="BodyText1"/>
        <w:rPr>
          <w:color w:val="800000"/>
        </w:rPr>
      </w:pPr>
    </w:p>
    <w:p w14:paraId="4D33B5A2" w14:textId="47ADC5A5" w:rsidR="002C4E1F" w:rsidRPr="00F76AAD" w:rsidRDefault="002C4E1F" w:rsidP="008317B6">
      <w:pPr>
        <w:pStyle w:val="Heading3"/>
      </w:pPr>
      <w:bookmarkStart w:id="65" w:name="_Toc30162527"/>
      <w:bookmarkStart w:id="66" w:name="_Toc226028791"/>
      <w:r w:rsidRPr="00F76AAD">
        <w:t xml:space="preserve">4.2 </w:t>
      </w:r>
      <w:r w:rsidRPr="00F76AAD">
        <w:tab/>
        <w:t>Project objectives</w:t>
      </w:r>
      <w:bookmarkEnd w:id="65"/>
      <w:bookmarkEnd w:id="66"/>
    </w:p>
    <w:p w14:paraId="59D2A31B" w14:textId="77777777" w:rsidR="007E02D0" w:rsidRPr="00B447E8" w:rsidRDefault="007E02D0" w:rsidP="007E02D0">
      <w:pPr>
        <w:pStyle w:val="instructiontext"/>
        <w:rPr>
          <w:color w:val="auto"/>
        </w:rPr>
      </w:pPr>
      <w:r w:rsidRPr="00B447E8">
        <w:rPr>
          <w:color w:val="auto"/>
        </w:rPr>
        <w:t>The objectives of this project are to:</w:t>
      </w:r>
    </w:p>
    <w:p w14:paraId="6B8E59EB" w14:textId="111594C3" w:rsidR="003B1536" w:rsidRDefault="003B1536" w:rsidP="00152EE1">
      <w:pPr>
        <w:pStyle w:val="BodyText"/>
        <w:numPr>
          <w:ilvl w:val="0"/>
          <w:numId w:val="13"/>
        </w:numPr>
      </w:pPr>
      <w:r>
        <w:t xml:space="preserve">Coordinate with project partners to </w:t>
      </w:r>
      <w:r w:rsidRPr="00B447E8">
        <w:rPr>
          <w:rFonts w:eastAsia="Calibri"/>
        </w:rPr>
        <w:t>implement standard protocols of data collection</w:t>
      </w:r>
      <w:r>
        <w:rPr>
          <w:rFonts w:eastAsia="Calibri"/>
        </w:rPr>
        <w:t xml:space="preserve"> across sites</w:t>
      </w:r>
    </w:p>
    <w:p w14:paraId="2BAD44B6" w14:textId="5AF473A8" w:rsidR="00A62DCF" w:rsidRDefault="00A62DCF" w:rsidP="00152EE1">
      <w:pPr>
        <w:pStyle w:val="BodyText"/>
        <w:numPr>
          <w:ilvl w:val="0"/>
          <w:numId w:val="13"/>
        </w:numPr>
      </w:pPr>
      <w:r>
        <w:t>Synthesize predator, snorkel, and eDNA surveys</w:t>
      </w:r>
      <w:r w:rsidR="003B1536">
        <w:t xml:space="preserve"> from 1</w:t>
      </w:r>
      <w:ins w:id="67" w:author="Khadijah Homolka" w:date="2026-06-29T17:28:00Z" w16du:dateUtc="2026-06-30T00:28:00Z">
        <w:r w:rsidR="003D10D9">
          <w:t>4</w:t>
        </w:r>
      </w:ins>
      <w:del w:id="68" w:author="Khadijah Homolka" w:date="2026-06-29T17:28:00Z" w16du:dateUtc="2026-06-30T00:28:00Z">
        <w:r w:rsidR="003B1536" w:rsidDel="003D10D9">
          <w:delText>6</w:delText>
        </w:r>
      </w:del>
      <w:r w:rsidR="003B1536">
        <w:t xml:space="preserve"> sites across Puget Sound</w:t>
      </w:r>
      <w:r>
        <w:t xml:space="preserve"> into a </w:t>
      </w:r>
      <w:commentRangeStart w:id="69"/>
      <w:commentRangeStart w:id="70"/>
      <w:r>
        <w:t>multidimensional</w:t>
      </w:r>
      <w:ins w:id="71" w:author="Jason Toft" w:date="2026-06-09T14:07:00Z">
        <w:r w:rsidR="00D35132">
          <w:t xml:space="preserve"> overlapping</w:t>
        </w:r>
      </w:ins>
      <w:r>
        <w:t xml:space="preserve"> dataset </w:t>
      </w:r>
      <w:commentRangeEnd w:id="69"/>
      <w:r w:rsidR="002910E0">
        <w:rPr>
          <w:rStyle w:val="CommentReference"/>
          <w:sz w:val="24"/>
          <w:szCs w:val="20"/>
        </w:rPr>
        <w:commentReference w:id="69"/>
      </w:r>
      <w:commentRangeEnd w:id="70"/>
      <w:r w:rsidR="00D35132">
        <w:rPr>
          <w:rStyle w:val="CommentReference"/>
          <w:sz w:val="24"/>
          <w:szCs w:val="20"/>
        </w:rPr>
        <w:commentReference w:id="70"/>
      </w:r>
      <w:r>
        <w:t>to evaluate bull kelp ecosystem structure and function</w:t>
      </w:r>
    </w:p>
    <w:p w14:paraId="5DC0E85A" w14:textId="785D06F9" w:rsidR="00A62DCF" w:rsidRDefault="00A62DCF" w:rsidP="00152EE1">
      <w:pPr>
        <w:pStyle w:val="BodyText"/>
        <w:numPr>
          <w:ilvl w:val="0"/>
          <w:numId w:val="13"/>
        </w:numPr>
      </w:pPr>
      <w:r>
        <w:t xml:space="preserve">Produce a final report in the form of a peer-reviewed manuscript, and provide a summary 2-pg policy-oriented briefing for </w:t>
      </w:r>
      <w:ins w:id="72" w:author="Jason Toft" w:date="2026-06-09T14:08:00Z">
        <w:r w:rsidR="00D35132">
          <w:t xml:space="preserve">regional </w:t>
        </w:r>
      </w:ins>
      <w:commentRangeStart w:id="73"/>
      <w:commentRangeStart w:id="74"/>
      <w:r>
        <w:t>managers</w:t>
      </w:r>
      <w:commentRangeEnd w:id="73"/>
      <w:r w:rsidR="00833949">
        <w:rPr>
          <w:rStyle w:val="CommentReference"/>
          <w:sz w:val="24"/>
          <w:szCs w:val="20"/>
        </w:rPr>
        <w:commentReference w:id="73"/>
      </w:r>
      <w:commentRangeEnd w:id="74"/>
      <w:r w:rsidR="00D35132">
        <w:rPr>
          <w:rStyle w:val="CommentReference"/>
          <w:sz w:val="24"/>
          <w:szCs w:val="20"/>
        </w:rPr>
        <w:commentReference w:id="74"/>
      </w:r>
      <w:ins w:id="75" w:author="Jason Toft" w:date="2026-06-09T14:08:00Z">
        <w:r w:rsidR="00D35132">
          <w:t xml:space="preserve"> with an interest in nearshore ecology</w:t>
        </w:r>
      </w:ins>
    </w:p>
    <w:p w14:paraId="64A2476C" w14:textId="6623A9D5" w:rsidR="00A62DCF" w:rsidRPr="001E729F" w:rsidRDefault="00A62DCF" w:rsidP="00152EE1">
      <w:pPr>
        <w:pStyle w:val="BodyText"/>
        <w:numPr>
          <w:ilvl w:val="0"/>
          <w:numId w:val="13"/>
        </w:numPr>
      </w:pPr>
      <w:r>
        <w:t>Present results at workgroups, regional conferences, and community outreach events</w:t>
      </w:r>
    </w:p>
    <w:p w14:paraId="5AF4C530" w14:textId="77777777" w:rsidR="001E729F" w:rsidRPr="001E729F" w:rsidRDefault="001E729F" w:rsidP="001E729F">
      <w:pPr>
        <w:pStyle w:val="BodyText"/>
      </w:pPr>
    </w:p>
    <w:p w14:paraId="6869BDDE" w14:textId="3BBD84C2" w:rsidR="002C4E1F" w:rsidRPr="00F76AAD" w:rsidRDefault="002C4E1F" w:rsidP="008317B6">
      <w:pPr>
        <w:pStyle w:val="Heading3"/>
      </w:pPr>
      <w:bookmarkStart w:id="76" w:name="_Toc30162528"/>
      <w:bookmarkStart w:id="77" w:name="_Toc226028792"/>
      <w:r w:rsidRPr="00F76AAD">
        <w:t xml:space="preserve">4.3 </w:t>
      </w:r>
      <w:r w:rsidRPr="00F76AAD">
        <w:tab/>
        <w:t>Information needed and sources</w:t>
      </w:r>
      <w:bookmarkEnd w:id="76"/>
      <w:bookmarkEnd w:id="77"/>
    </w:p>
    <w:p w14:paraId="2B2F4E80" w14:textId="61D2B1EC" w:rsidR="007749CC" w:rsidRDefault="00D87D1C" w:rsidP="007749CC">
      <w:pPr>
        <w:pStyle w:val="BodyText1"/>
      </w:pPr>
      <w:bookmarkStart w:id="78" w:name="_Toc30162529"/>
      <w:r>
        <w:t xml:space="preserve">We will collect new data on fish </w:t>
      </w:r>
      <w:r w:rsidR="007749CC">
        <w:t xml:space="preserve">species, size, behavior and abundance with in-water surface snorkel surveys along with abundance and behavior of predators </w:t>
      </w:r>
      <w:r w:rsidR="00712A43">
        <w:t>using</w:t>
      </w:r>
      <w:r w:rsidR="007749CC">
        <w:t xml:space="preserve"> observational surveys at </w:t>
      </w:r>
      <w:ins w:id="79" w:author="Khadijah Homolka" w:date="2026-06-29T17:28:00Z" w16du:dateUtc="2026-06-30T00:28:00Z">
        <w:r w:rsidR="003D10D9">
          <w:t>14</w:t>
        </w:r>
      </w:ins>
      <w:del w:id="80" w:author="Khadijah Homolka" w:date="2026-06-29T17:28:00Z" w16du:dateUtc="2026-06-30T00:28:00Z">
        <w:r w:rsidR="007749CC" w:rsidDel="003D10D9">
          <w:delText>16</w:delText>
        </w:r>
      </w:del>
      <w:r w:rsidR="007749CC">
        <w:t xml:space="preserve"> sites with bull kelp. We will also collect new data via eDNA sampling, which will capture diversity and abundance of fish and invertebrate species </w:t>
      </w:r>
      <w:commentRangeStart w:id="81"/>
      <w:commentRangeStart w:id="82"/>
      <w:commentRangeStart w:id="83"/>
      <w:r w:rsidR="007749CC">
        <w:t xml:space="preserve">at 7 bull kelp sites. </w:t>
      </w:r>
      <w:commentRangeEnd w:id="81"/>
      <w:r w:rsidR="00694577" w:rsidRPr="002C28D1">
        <w:rPr>
          <w:rStyle w:val="CommentReference"/>
          <w:sz w:val="24"/>
          <w:szCs w:val="20"/>
        </w:rPr>
        <w:commentReference w:id="81"/>
      </w:r>
      <w:commentRangeEnd w:id="82"/>
      <w:r w:rsidR="00D35132" w:rsidRPr="002C28D1">
        <w:rPr>
          <w:rStyle w:val="CommentReference"/>
          <w:sz w:val="24"/>
          <w:szCs w:val="20"/>
        </w:rPr>
        <w:commentReference w:id="82"/>
      </w:r>
      <w:commentRangeEnd w:id="83"/>
      <w:r w:rsidR="003D10D9" w:rsidRPr="002C28D1">
        <w:rPr>
          <w:rStyle w:val="CommentReference"/>
          <w:sz w:val="24"/>
          <w:szCs w:val="20"/>
        </w:rPr>
        <w:commentReference w:id="83"/>
      </w:r>
      <w:r w:rsidR="002C28D1" w:rsidRPr="002C28D1">
        <w:t>During our snorkel and eDNA surveys, we will</w:t>
      </w:r>
      <w:r w:rsidR="002C28D1">
        <w:t xml:space="preserve"> also </w:t>
      </w:r>
      <w:r w:rsidR="002C28D1" w:rsidRPr="002C28D1">
        <w:t xml:space="preserve">collect </w:t>
      </w:r>
      <w:r w:rsidR="002C28D1">
        <w:t xml:space="preserve">new data on </w:t>
      </w:r>
      <w:r w:rsidR="002C28D1" w:rsidRPr="002C28D1">
        <w:t>water quality measurements (temperature, salinity, clarity, and depth), allowing us to</w:t>
      </w:r>
      <w:r w:rsidR="002C28D1">
        <w:t xml:space="preserve"> </w:t>
      </w:r>
      <w:r w:rsidR="002C28D1" w:rsidRPr="002C28D1">
        <w:t>relate our snorkel‐based fish data (salmon and forage fish), eDNA metabarcoding (biodiversity),</w:t>
      </w:r>
      <w:r w:rsidR="002C28D1">
        <w:t xml:space="preserve"> </w:t>
      </w:r>
      <w:r w:rsidR="002C28D1" w:rsidRPr="002C28D1">
        <w:t xml:space="preserve">and ddPCR (Chinook salmon, steelhead, and prey </w:t>
      </w:r>
      <w:r w:rsidR="002C28D1" w:rsidRPr="002C28D1">
        <w:lastRenderedPageBreak/>
        <w:t>items) results to the environmental conditions</w:t>
      </w:r>
      <w:r w:rsidR="002C28D1">
        <w:t xml:space="preserve"> </w:t>
      </w:r>
      <w:r w:rsidR="002C28D1" w:rsidRPr="002C28D1">
        <w:t>characteristic of bull kelp beds and surrounding waters.</w:t>
      </w:r>
    </w:p>
    <w:p w14:paraId="3D8A4292" w14:textId="5384DB9C" w:rsidR="007749CC" w:rsidRPr="007749CC" w:rsidRDefault="002C28D1" w:rsidP="002C28D1">
      <w:pPr>
        <w:pStyle w:val="BodyText"/>
      </w:pPr>
      <w:r>
        <w:t>In our analysis, we will use existing data on bull kelp beds including</w:t>
      </w:r>
      <w:r w:rsidRPr="002C28D1">
        <w:t xml:space="preserve"> the</w:t>
      </w:r>
      <w:r>
        <w:t xml:space="preserve"> </w:t>
      </w:r>
      <w:r w:rsidRPr="002C28D1">
        <w:t>overall canopy size</w:t>
      </w:r>
      <w:r w:rsidR="00712A43" w:rsidRPr="002C28D1" w:rsidDel="00712A43">
        <w:t xml:space="preserve"> </w:t>
      </w:r>
      <w:r w:rsidR="00712A43">
        <w:t>a</w:t>
      </w:r>
      <w:r w:rsidRPr="002C28D1">
        <w:t>nd the bull kelp forest’s spatial context</w:t>
      </w:r>
      <w:r>
        <w:t xml:space="preserve"> </w:t>
      </w:r>
      <w:r w:rsidRPr="002C28D1">
        <w:t>within Puget Sound (including sub-basin location, proximity to other bull kelp and salmon</w:t>
      </w:r>
      <w:r>
        <w:t xml:space="preserve">- </w:t>
      </w:r>
      <w:r w:rsidRPr="002C28D1">
        <w:t>bearing</w:t>
      </w:r>
      <w:r>
        <w:t xml:space="preserve"> </w:t>
      </w:r>
      <w:r w:rsidRPr="002C28D1">
        <w:t>rivers).</w:t>
      </w:r>
      <w:r>
        <w:t xml:space="preserve"> </w:t>
      </w:r>
      <w:r w:rsidR="007749CC" w:rsidRPr="00D87D1C">
        <w:t xml:space="preserve">The </w:t>
      </w:r>
      <w:hyperlink r:id="rId28" w:history="1">
        <w:r w:rsidR="007749CC" w:rsidRPr="00D87D1C">
          <w:rPr>
            <w:rStyle w:val="Hyperlink"/>
          </w:rPr>
          <w:t>Floating Kelp Vital Sign</w:t>
        </w:r>
      </w:hyperlink>
      <w:r w:rsidR="007749CC" w:rsidRPr="00D87D1C">
        <w:t xml:space="preserve"> </w:t>
      </w:r>
      <w:r w:rsidR="007749CC">
        <w:t>I</w:t>
      </w:r>
      <w:r w:rsidR="007749CC" w:rsidRPr="00D87D1C">
        <w:t>ndicator</w:t>
      </w:r>
      <w:r w:rsidR="007749CC">
        <w:t xml:space="preserve"> hosted by the </w:t>
      </w:r>
      <w:r w:rsidR="007B3957">
        <w:t>PSP</w:t>
      </w:r>
      <w:r w:rsidR="007749CC" w:rsidRPr="00D87D1C">
        <w:t xml:space="preserve"> </w:t>
      </w:r>
      <w:r w:rsidR="007749CC">
        <w:t xml:space="preserve">is a geospatial database that </w:t>
      </w:r>
      <w:r w:rsidR="007749CC" w:rsidRPr="00D87D1C">
        <w:t>tracks the health of Puget Sound,</w:t>
      </w:r>
      <w:r w:rsidR="007749CC">
        <w:t xml:space="preserve"> </w:t>
      </w:r>
      <w:r w:rsidR="007749CC" w:rsidRPr="00D87D1C">
        <w:t xml:space="preserve">measuring canopy area of bull kelp forests. </w:t>
      </w:r>
      <w:r w:rsidR="007749CC">
        <w:t>W</w:t>
      </w:r>
      <w:r w:rsidR="007749CC" w:rsidRPr="00D87D1C">
        <w:t>e will analyze our fish data in relation to status of bull</w:t>
      </w:r>
      <w:r w:rsidR="007749CC">
        <w:t xml:space="preserve"> </w:t>
      </w:r>
      <w:r w:rsidR="007749CC" w:rsidRPr="00D87D1C">
        <w:t>kelp forests at the sub-basin scale (e.g., stable or declining) and long-term trends at specific</w:t>
      </w:r>
      <w:r w:rsidR="007749CC">
        <w:t xml:space="preserve"> </w:t>
      </w:r>
      <w:r w:rsidR="007749CC" w:rsidRPr="00D87D1C">
        <w:t>locations (e.g., decreasing, no trend, increasing), so that managers will have linked salmonid and</w:t>
      </w:r>
      <w:r w:rsidR="007749CC">
        <w:t xml:space="preserve"> </w:t>
      </w:r>
      <w:r w:rsidR="007749CC" w:rsidRPr="00D87D1C">
        <w:t>forage fish data to guide recovery efforts</w:t>
      </w:r>
      <w:r w:rsidR="007749CC">
        <w:t>.</w:t>
      </w:r>
    </w:p>
    <w:p w14:paraId="52000040" w14:textId="12BBC21C" w:rsidR="002C4E1F" w:rsidRPr="00F76AAD" w:rsidRDefault="002C4E1F" w:rsidP="008317B6">
      <w:pPr>
        <w:pStyle w:val="Heading3"/>
      </w:pPr>
      <w:bookmarkStart w:id="84" w:name="_Toc226028793"/>
      <w:r w:rsidRPr="00F76AAD">
        <w:t xml:space="preserve">4.4 </w:t>
      </w:r>
      <w:r w:rsidRPr="00F76AAD">
        <w:tab/>
      </w:r>
      <w:r w:rsidR="00245291">
        <w:t>Tasks required</w:t>
      </w:r>
      <w:bookmarkEnd w:id="78"/>
      <w:bookmarkEnd w:id="84"/>
    </w:p>
    <w:p w14:paraId="11373DC1" w14:textId="506B73AA" w:rsidR="003B1536" w:rsidRPr="003B1536" w:rsidRDefault="003B1536" w:rsidP="003B1536">
      <w:pPr>
        <w:pStyle w:val="instructiontext"/>
        <w:rPr>
          <w:color w:val="auto"/>
        </w:rPr>
      </w:pPr>
      <w:r w:rsidRPr="009A2022">
        <w:rPr>
          <w:color w:val="auto"/>
        </w:rPr>
        <w:t>Project Tasks:</w:t>
      </w:r>
    </w:p>
    <w:p w14:paraId="790388E7" w14:textId="00FD8637" w:rsidR="003B1536" w:rsidRDefault="003B1536" w:rsidP="00A05D53">
      <w:pPr>
        <w:pStyle w:val="BodyText1"/>
        <w:numPr>
          <w:ilvl w:val="0"/>
          <w:numId w:val="13"/>
        </w:numPr>
      </w:pPr>
      <w:bookmarkStart w:id="85" w:name="_Toc30162530"/>
      <w:r>
        <w:t xml:space="preserve">Hold a project planning meeting in </w:t>
      </w:r>
      <w:r w:rsidR="00D27885">
        <w:t>April</w:t>
      </w:r>
      <w:r>
        <w:t xml:space="preserve"> 2026 to discuss methods and project tasks</w:t>
      </w:r>
    </w:p>
    <w:p w14:paraId="3A2718C3" w14:textId="26CBFC97" w:rsidR="00D56242" w:rsidRDefault="00D56242" w:rsidP="00A05D53">
      <w:pPr>
        <w:pStyle w:val="BodyText"/>
        <w:numPr>
          <w:ilvl w:val="0"/>
          <w:numId w:val="13"/>
        </w:numPr>
      </w:pPr>
      <w:r>
        <w:t>Inventory and order field sampling gear so all project partners have the materials needed for surveys</w:t>
      </w:r>
    </w:p>
    <w:p w14:paraId="7D6AD41D" w14:textId="6B0F045B" w:rsidR="003B1536" w:rsidRDefault="003B1536" w:rsidP="00A05D53">
      <w:pPr>
        <w:pStyle w:val="BodyText"/>
        <w:numPr>
          <w:ilvl w:val="0"/>
          <w:numId w:val="13"/>
        </w:numPr>
      </w:pPr>
      <w:r>
        <w:t>Organize field training events prior to June to ensure survey methods are aligned across project partners</w:t>
      </w:r>
    </w:p>
    <w:p w14:paraId="3767368F" w14:textId="02ABF41D" w:rsidR="0055672A" w:rsidRPr="00F25A9D" w:rsidRDefault="0055672A" w:rsidP="00A05D53">
      <w:pPr>
        <w:pStyle w:val="BodyText"/>
        <w:numPr>
          <w:ilvl w:val="0"/>
          <w:numId w:val="13"/>
        </w:numPr>
      </w:pPr>
      <w:r w:rsidRPr="00F25A9D">
        <w:t>Finalize study sites, including exact locations of paired bull kelp beds and open-water habitats</w:t>
      </w:r>
    </w:p>
    <w:p w14:paraId="57F17C75" w14:textId="3FED8D30" w:rsidR="003B1536" w:rsidRPr="00D35132" w:rsidRDefault="003B1536" w:rsidP="00A05D53">
      <w:pPr>
        <w:pStyle w:val="BodyText1"/>
        <w:numPr>
          <w:ilvl w:val="0"/>
          <w:numId w:val="13"/>
        </w:numPr>
      </w:pPr>
      <w:r w:rsidRPr="00F25A9D">
        <w:t xml:space="preserve">Conduct </w:t>
      </w:r>
      <w:r w:rsidR="00712A43" w:rsidRPr="00F25A9D">
        <w:t xml:space="preserve">observational </w:t>
      </w:r>
      <w:r w:rsidRPr="00F25A9D">
        <w:t>above-water predator surveys and in-water snorkel fish surveys at 1</w:t>
      </w:r>
      <w:ins w:id="86" w:author="Khadijah Homolka" w:date="2026-06-29T17:29:00Z" w16du:dateUtc="2026-06-30T00:29:00Z">
        <w:r w:rsidR="003D10D9">
          <w:t>4</w:t>
        </w:r>
      </w:ins>
      <w:del w:id="87" w:author="Khadijah Homolka" w:date="2026-06-29T17:29:00Z" w16du:dateUtc="2026-06-30T00:29:00Z">
        <w:r w:rsidRPr="00F25A9D" w:rsidDel="003D10D9">
          <w:delText>6</w:delText>
        </w:r>
      </w:del>
      <w:r w:rsidRPr="00F25A9D">
        <w:t xml:space="preserve"> sites across Puget Sound every other week </w:t>
      </w:r>
      <w:del w:id="88" w:author="Jason Toft" w:date="2026-06-09T14:10:00Z">
        <w:r w:rsidRPr="00F25A9D" w:rsidDel="00D35132">
          <w:delText xml:space="preserve">from </w:delText>
        </w:r>
      </w:del>
      <w:ins w:id="89" w:author="Jason Toft" w:date="2026-06-09T14:10:00Z">
        <w:r w:rsidR="00D35132">
          <w:t>spanning</w:t>
        </w:r>
        <w:r w:rsidR="00D35132" w:rsidRPr="00F25A9D">
          <w:t xml:space="preserve"> </w:t>
        </w:r>
      </w:ins>
      <w:r w:rsidRPr="00F25A9D">
        <w:t>June-</w:t>
      </w:r>
      <w:commentRangeStart w:id="90"/>
      <w:commentRangeEnd w:id="90"/>
      <w:r w:rsidR="00AB149A">
        <w:rPr>
          <w:rStyle w:val="CommentReference"/>
          <w:sz w:val="24"/>
          <w:szCs w:val="20"/>
        </w:rPr>
        <w:commentReference w:id="90"/>
      </w:r>
      <w:ins w:id="91" w:author="Guo, Jiujia (ECY)" w:date="2026-05-29T10:32:00Z">
        <w:r w:rsidR="00B72F31">
          <w:t>September</w:t>
        </w:r>
        <w:r w:rsidR="00B72F31" w:rsidRPr="00D35132">
          <w:t xml:space="preserve"> </w:t>
        </w:r>
      </w:ins>
      <w:r w:rsidRPr="00D35132">
        <w:t>2026</w:t>
      </w:r>
    </w:p>
    <w:p w14:paraId="6FCC2F20" w14:textId="6DCD89FD" w:rsidR="0055672A" w:rsidRPr="00D35132" w:rsidRDefault="0055672A" w:rsidP="00A05D53">
      <w:pPr>
        <w:pStyle w:val="instructiontext"/>
        <w:numPr>
          <w:ilvl w:val="0"/>
          <w:numId w:val="11"/>
        </w:numPr>
        <w:rPr>
          <w:color w:val="auto"/>
        </w:rPr>
      </w:pPr>
      <w:r w:rsidRPr="00D35132">
        <w:rPr>
          <w:color w:val="auto"/>
        </w:rPr>
        <w:t>Collect water temperature, salinity, depth, and clarity data on site during each snorkel survey</w:t>
      </w:r>
    </w:p>
    <w:p w14:paraId="280160F6" w14:textId="49F9A457" w:rsidR="003B1536" w:rsidRPr="00D35132" w:rsidRDefault="003B1536" w:rsidP="00A05D53">
      <w:pPr>
        <w:pStyle w:val="BodyText"/>
        <w:numPr>
          <w:ilvl w:val="0"/>
          <w:numId w:val="13"/>
        </w:numPr>
      </w:pPr>
      <w:r w:rsidRPr="00D35132">
        <w:t>Collect water samples for eDNA analysis at 7 sites across Puget Sound once per month from June-</w:t>
      </w:r>
      <w:r w:rsidR="00AB149A">
        <w:t>September</w:t>
      </w:r>
      <w:r w:rsidR="00AB149A" w:rsidRPr="00D35132">
        <w:t xml:space="preserve"> </w:t>
      </w:r>
      <w:r w:rsidRPr="00D35132">
        <w:t>2026</w:t>
      </w:r>
    </w:p>
    <w:p w14:paraId="732CE737" w14:textId="77125B91" w:rsidR="00D56242" w:rsidRDefault="00D56242" w:rsidP="00A05D53">
      <w:pPr>
        <w:pStyle w:val="BodyText"/>
        <w:numPr>
          <w:ilvl w:val="0"/>
          <w:numId w:val="13"/>
        </w:numPr>
      </w:pPr>
      <w:commentRangeStart w:id="92"/>
      <w:commentRangeStart w:id="93"/>
      <w:r>
        <w:t xml:space="preserve">Analyze eDNA in water samples </w:t>
      </w:r>
      <w:commentRangeEnd w:id="92"/>
      <w:del w:id="94" w:author="Khadijah Homolka" w:date="2026-06-29T17:38:00Z" w16du:dateUtc="2026-06-30T00:38:00Z">
        <w:r w:rsidR="00726156" w:rsidDel="003D10D9">
          <w:rPr>
            <w:rStyle w:val="CommentReference"/>
            <w:sz w:val="24"/>
            <w:szCs w:val="20"/>
          </w:rPr>
          <w:commentReference w:id="92"/>
        </w:r>
        <w:commentRangeEnd w:id="93"/>
        <w:r w:rsidR="003D10D9" w:rsidDel="003D10D9">
          <w:rPr>
            <w:rStyle w:val="CommentReference"/>
            <w:sz w:val="24"/>
            <w:szCs w:val="20"/>
          </w:rPr>
          <w:commentReference w:id="93"/>
        </w:r>
      </w:del>
      <w:ins w:id="95" w:author="Khadijah Homolka" w:date="2026-06-29T17:38:00Z" w16du:dateUtc="2026-06-30T00:38:00Z">
        <w:r w:rsidR="003D10D9">
          <w:t xml:space="preserve">in </w:t>
        </w:r>
      </w:ins>
      <w:ins w:id="96" w:author="Khadijah Homolka" w:date="2026-06-29T17:36:00Z" w16du:dateUtc="2026-06-30T00:36:00Z">
        <w:r w:rsidR="003D10D9">
          <w:t>the fall</w:t>
        </w:r>
      </w:ins>
      <w:ins w:id="97" w:author="Khadijah Homolka" w:date="2026-06-29T17:38:00Z" w16du:dateUtc="2026-06-30T00:38:00Z">
        <w:r w:rsidR="003D10D9">
          <w:t xml:space="preserve"> 9 (samples are stable at room temperatur</w:t>
        </w:r>
      </w:ins>
      <w:ins w:id="98" w:author="Khadijah Homolka" w:date="2026-06-29T17:39:00Z" w16du:dateUtc="2026-06-30T00:39:00Z">
        <w:r w:rsidR="003D10D9">
          <w:t>e for 6 months)</w:t>
        </w:r>
      </w:ins>
      <w:ins w:id="99" w:author="Khadijah Homolka" w:date="2026-06-29T17:36:00Z" w16du:dateUtc="2026-06-30T00:36:00Z">
        <w:r w:rsidR="003D10D9">
          <w:t xml:space="preserve">, </w:t>
        </w:r>
      </w:ins>
      <w:r>
        <w:t>using metabarcoding to capture marine biodiversity, and ddPCR to quantify DNA from target species</w:t>
      </w:r>
    </w:p>
    <w:p w14:paraId="1892606A" w14:textId="703190B8" w:rsidR="003B1536" w:rsidRDefault="003B1536" w:rsidP="00A05D53">
      <w:pPr>
        <w:pStyle w:val="BodyText"/>
        <w:numPr>
          <w:ilvl w:val="0"/>
          <w:numId w:val="13"/>
        </w:numPr>
      </w:pPr>
      <w:r>
        <w:t>Create a protocol and digital data entry sheet to standardize survey data entry across project partners and facilitate analysis</w:t>
      </w:r>
    </w:p>
    <w:p w14:paraId="60D5E95A" w14:textId="61C05727" w:rsidR="00D56242" w:rsidRDefault="003B1536" w:rsidP="00A05D53">
      <w:pPr>
        <w:pStyle w:val="BodyText"/>
        <w:numPr>
          <w:ilvl w:val="0"/>
          <w:numId w:val="13"/>
        </w:numPr>
      </w:pPr>
      <w:r>
        <w:t>Enter survey data and conduct quality control reviews</w:t>
      </w:r>
    </w:p>
    <w:p w14:paraId="3BB96F99" w14:textId="63C9EAF2" w:rsidR="003B1536" w:rsidRDefault="003B1536" w:rsidP="00A05D53">
      <w:pPr>
        <w:pStyle w:val="BodyText"/>
        <w:numPr>
          <w:ilvl w:val="0"/>
          <w:numId w:val="13"/>
        </w:numPr>
      </w:pPr>
      <w:r>
        <w:t>Analyze co</w:t>
      </w:r>
      <w:r w:rsidR="00D56242">
        <w:t>mbined field</w:t>
      </w:r>
      <w:r>
        <w:t xml:space="preserve"> survey data</w:t>
      </w:r>
      <w:r w:rsidR="00D56242">
        <w:t xml:space="preserve">, </w:t>
      </w:r>
      <w:r>
        <w:t>eDNA data</w:t>
      </w:r>
      <w:r w:rsidR="00D56242">
        <w:t>, and bull kelp bed metrics</w:t>
      </w:r>
    </w:p>
    <w:p w14:paraId="4ACEAF38" w14:textId="0B01B949" w:rsidR="003B1536" w:rsidRDefault="003B1536" w:rsidP="00A05D53">
      <w:pPr>
        <w:pStyle w:val="BodyText"/>
        <w:numPr>
          <w:ilvl w:val="0"/>
          <w:numId w:val="13"/>
        </w:numPr>
      </w:pPr>
      <w:r>
        <w:t>Prepare summary report and peer-reviewed manuscript</w:t>
      </w:r>
    </w:p>
    <w:p w14:paraId="329DDF51" w14:textId="18CB988A" w:rsidR="001724E8" w:rsidRDefault="001724E8" w:rsidP="001724E8">
      <w:pPr>
        <w:pStyle w:val="BodyText1"/>
      </w:pPr>
    </w:p>
    <w:p w14:paraId="17528BFA" w14:textId="5DE9314C" w:rsidR="002C4E1F" w:rsidRPr="00CD1614" w:rsidRDefault="002C4E1F" w:rsidP="008317B6">
      <w:pPr>
        <w:pStyle w:val="Heading3"/>
      </w:pPr>
      <w:bookmarkStart w:id="100" w:name="_Toc226028794"/>
      <w:r w:rsidRPr="00CD1614">
        <w:lastRenderedPageBreak/>
        <w:t xml:space="preserve">4.5 </w:t>
      </w:r>
      <w:r w:rsidRPr="00CD1614">
        <w:tab/>
      </w:r>
      <w:r w:rsidR="00245291" w:rsidRPr="00CD1614">
        <w:t xml:space="preserve">Systematic </w:t>
      </w:r>
      <w:r w:rsidR="00772D9C" w:rsidRPr="00CD1614">
        <w:t>planning process</w:t>
      </w:r>
      <w:bookmarkEnd w:id="85"/>
      <w:bookmarkEnd w:id="100"/>
    </w:p>
    <w:p w14:paraId="14E86BE4" w14:textId="2BFA9166" w:rsidR="00B92DEB" w:rsidRPr="007E02D0" w:rsidRDefault="007E02D0" w:rsidP="007E02D0">
      <w:pPr>
        <w:pStyle w:val="instructiontext"/>
        <w:rPr>
          <w:color w:val="auto"/>
        </w:rPr>
      </w:pPr>
      <w:r w:rsidRPr="009A2022">
        <w:rPr>
          <w:color w:val="auto"/>
        </w:rPr>
        <w:t>This QAPP serves as the primary planning process.</w:t>
      </w:r>
      <w:r w:rsidR="00B92DEB">
        <w:br w:type="page"/>
      </w:r>
    </w:p>
    <w:p w14:paraId="127925C0" w14:textId="1283A98C" w:rsidR="002C4E1F" w:rsidRPr="00B27761" w:rsidRDefault="00B27761" w:rsidP="004A0EEE">
      <w:pPr>
        <w:pStyle w:val="Heading2"/>
        <w:spacing w:after="120"/>
      </w:pPr>
      <w:bookmarkStart w:id="101" w:name="_Toc30162531"/>
      <w:bookmarkStart w:id="102" w:name="_Toc226028795"/>
      <w:r w:rsidRPr="00B27761">
        <w:lastRenderedPageBreak/>
        <w:t>5.0</w:t>
      </w:r>
      <w:r w:rsidRPr="00B27761">
        <w:tab/>
      </w:r>
      <w:r w:rsidR="002C4E1F" w:rsidRPr="00B27761">
        <w:t>Organization and Schedule</w:t>
      </w:r>
      <w:bookmarkEnd w:id="101"/>
      <w:bookmarkEnd w:id="102"/>
    </w:p>
    <w:p w14:paraId="4CA9F3E4" w14:textId="2528FFEC" w:rsidR="002C4E1F" w:rsidRPr="00F76AAD" w:rsidRDefault="002C4E1F" w:rsidP="004A0EEE">
      <w:pPr>
        <w:pStyle w:val="Heading3"/>
        <w:spacing w:before="0" w:after="0"/>
      </w:pPr>
      <w:bookmarkStart w:id="103" w:name="_Toc30162532"/>
      <w:bookmarkStart w:id="104" w:name="_Toc226028796"/>
      <w:r w:rsidRPr="00F76AAD">
        <w:t>5.1</w:t>
      </w:r>
      <w:r w:rsidRPr="00F76AAD">
        <w:tab/>
        <w:t>Key individuals and their responsibilities</w:t>
      </w:r>
      <w:bookmarkEnd w:id="103"/>
      <w:bookmarkEnd w:id="104"/>
    </w:p>
    <w:p w14:paraId="2EFE540F" w14:textId="33109A64" w:rsidR="002C4E1F" w:rsidRPr="00375BA9" w:rsidRDefault="00375BA9" w:rsidP="004A0EEE">
      <w:pPr>
        <w:pStyle w:val="BodyText1"/>
        <w:rPr>
          <w:snapToGrid w:val="0"/>
        </w:rPr>
      </w:pPr>
      <w:r w:rsidRPr="00375BA9">
        <w:rPr>
          <w:snapToGrid w:val="0"/>
        </w:rPr>
        <w:t xml:space="preserve">Table 1 shows </w:t>
      </w:r>
      <w:r>
        <w:rPr>
          <w:snapToGrid w:val="0"/>
        </w:rPr>
        <w:t xml:space="preserve">the responsibilities of those </w:t>
      </w:r>
      <w:r w:rsidR="0026437F" w:rsidRPr="00375BA9">
        <w:rPr>
          <w:snapToGrid w:val="0"/>
        </w:rPr>
        <w:t xml:space="preserve">who will be involved in </w:t>
      </w:r>
      <w:r>
        <w:rPr>
          <w:snapToGrid w:val="0"/>
        </w:rPr>
        <w:t>this</w:t>
      </w:r>
      <w:r w:rsidR="0026437F" w:rsidRPr="00375BA9">
        <w:rPr>
          <w:snapToGrid w:val="0"/>
        </w:rPr>
        <w:t xml:space="preserve"> project</w:t>
      </w:r>
      <w:r>
        <w:rPr>
          <w:snapToGrid w:val="0"/>
        </w:rPr>
        <w:t>.</w:t>
      </w:r>
    </w:p>
    <w:p w14:paraId="3F9664BA" w14:textId="688B0F71" w:rsidR="00E631AF" w:rsidRPr="00F30F3F" w:rsidRDefault="004A0EEE" w:rsidP="0081297F">
      <w:pPr>
        <w:pStyle w:val="CapTable"/>
      </w:pPr>
      <w:bookmarkStart w:id="105" w:name="_Toc212472053"/>
      <w:r w:rsidRPr="00F30F3F">
        <w:lastRenderedPageBreak/>
        <w:t xml:space="preserve">Table </w:t>
      </w:r>
      <w:fldSimple w:instr=" SEQ Table \* ARABIC ">
        <w:r w:rsidRPr="00F30F3F">
          <w:t>1</w:t>
        </w:r>
      </w:fldSimple>
      <w:r w:rsidRPr="00F30F3F">
        <w:t>. Organization of project staff and responsibilities</w:t>
      </w:r>
      <w:r w:rsidR="00F30F3F">
        <w:t>.</w:t>
      </w:r>
      <w:bookmarkEnd w:id="105"/>
    </w:p>
    <w:tbl>
      <w:tblPr>
        <w:tblStyle w:val="ListTable2-Accent1"/>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Description w:val="Project staff and their  Ecology unit, office, or location; phone numbers; titles; and responsibilities."/>
      </w:tblPr>
      <w:tblGrid>
        <w:gridCol w:w="2791"/>
        <w:gridCol w:w="1857"/>
        <w:gridCol w:w="5162"/>
      </w:tblGrid>
      <w:tr w:rsidR="00E631AF" w:rsidRPr="004161D2" w14:paraId="004E6F3C" w14:textId="77777777" w:rsidTr="00F357C6">
        <w:trPr>
          <w:cnfStyle w:val="100000000000" w:firstRow="1" w:lastRow="0" w:firstColumn="0" w:lastColumn="0" w:oddVBand="0" w:evenVBand="0" w:oddHBand="0" w:evenHBand="0" w:firstRowFirstColumn="0" w:firstRowLastColumn="0" w:lastRowFirstColumn="0" w:lastRowLastColumn="0"/>
          <w:cantSplit/>
          <w:trHeight w:val="458"/>
          <w:tblHeader/>
        </w:trPr>
        <w:tc>
          <w:tcPr>
            <w:tcW w:w="2791" w:type="dxa"/>
            <w:shd w:val="clear" w:color="auto" w:fill="D9D9D9" w:themeFill="background1" w:themeFillShade="D9"/>
            <w:vAlign w:val="center"/>
          </w:tcPr>
          <w:p w14:paraId="129745BA" w14:textId="0CC474AB" w:rsidR="00E631AF" w:rsidRPr="004161D2" w:rsidRDefault="00712C18" w:rsidP="004161D2">
            <w:pPr>
              <w:pStyle w:val="TableHeader"/>
              <w:rPr>
                <w:b/>
              </w:rPr>
            </w:pPr>
            <w:r w:rsidRPr="004161D2">
              <w:rPr>
                <w:b/>
              </w:rPr>
              <w:lastRenderedPageBreak/>
              <w:t>Staff</w:t>
            </w:r>
          </w:p>
        </w:tc>
        <w:tc>
          <w:tcPr>
            <w:tcW w:w="1857" w:type="dxa"/>
            <w:shd w:val="clear" w:color="auto" w:fill="D9D9D9" w:themeFill="background1" w:themeFillShade="D9"/>
            <w:vAlign w:val="center"/>
          </w:tcPr>
          <w:p w14:paraId="505ABD72" w14:textId="3BC2A1E3" w:rsidR="00E631AF" w:rsidRPr="004161D2" w:rsidRDefault="00E631AF" w:rsidP="004161D2">
            <w:pPr>
              <w:pStyle w:val="TableHeader"/>
              <w:rPr>
                <w:b/>
              </w:rPr>
            </w:pPr>
            <w:r w:rsidRPr="004161D2">
              <w:rPr>
                <w:b/>
              </w:rPr>
              <w:t>Title</w:t>
            </w:r>
          </w:p>
        </w:tc>
        <w:tc>
          <w:tcPr>
            <w:tcW w:w="5162" w:type="dxa"/>
            <w:shd w:val="clear" w:color="auto" w:fill="D9D9D9" w:themeFill="background1" w:themeFillShade="D9"/>
            <w:vAlign w:val="center"/>
          </w:tcPr>
          <w:p w14:paraId="4422A631" w14:textId="77777777" w:rsidR="00E631AF" w:rsidRPr="004161D2" w:rsidRDefault="00E631AF" w:rsidP="004161D2">
            <w:pPr>
              <w:pStyle w:val="TableHeader"/>
              <w:rPr>
                <w:b/>
              </w:rPr>
            </w:pPr>
            <w:r w:rsidRPr="004161D2">
              <w:rPr>
                <w:b/>
              </w:rPr>
              <w:t>Responsibilities</w:t>
            </w:r>
          </w:p>
        </w:tc>
      </w:tr>
      <w:tr w:rsidR="00E631AF" w:rsidRPr="004161D2" w14:paraId="4AACC7C0"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5CF128ED" w14:textId="77777777" w:rsidR="00757E6C" w:rsidRPr="009E101A" w:rsidRDefault="00757E6C" w:rsidP="00757E6C">
            <w:pPr>
              <w:pStyle w:val="TableText"/>
              <w:rPr>
                <w:b w:val="0"/>
                <w:bCs w:val="0"/>
              </w:rPr>
            </w:pPr>
            <w:r w:rsidRPr="00A154AC">
              <w:t>Jason Toft</w:t>
            </w:r>
            <w:r w:rsidRPr="00A154AC">
              <w:br/>
            </w:r>
            <w:r w:rsidRPr="009E101A">
              <w:rPr>
                <w:b w:val="0"/>
                <w:bCs w:val="0"/>
              </w:rPr>
              <w:t>University of Washington</w:t>
            </w:r>
          </w:p>
          <w:p w14:paraId="0E1208B0" w14:textId="2ABBFFB7" w:rsidR="00E631AF" w:rsidRPr="004161D2" w:rsidRDefault="00757E6C" w:rsidP="00757E6C">
            <w:pPr>
              <w:pStyle w:val="TableText"/>
              <w:rPr>
                <w:b w:val="0"/>
              </w:rPr>
            </w:pPr>
            <w:r w:rsidRPr="009E101A">
              <w:rPr>
                <w:b w:val="0"/>
                <w:bCs w:val="0"/>
              </w:rPr>
              <w:t>Phone: 206-221-5460</w:t>
            </w:r>
          </w:p>
        </w:tc>
        <w:tc>
          <w:tcPr>
            <w:tcW w:w="1857" w:type="dxa"/>
            <w:vAlign w:val="center"/>
          </w:tcPr>
          <w:p w14:paraId="64E3F15F" w14:textId="12B0E3AC" w:rsidR="00E631AF" w:rsidRPr="009E101A" w:rsidRDefault="00757E6C" w:rsidP="00DC4AFB">
            <w:pPr>
              <w:pStyle w:val="TableText"/>
              <w:rPr>
                <w:b w:val="0"/>
              </w:rPr>
            </w:pPr>
            <w:r w:rsidRPr="009E101A">
              <w:rPr>
                <w:b w:val="0"/>
              </w:rPr>
              <w:t>Project Manager, Principal Investigator</w:t>
            </w:r>
          </w:p>
        </w:tc>
        <w:tc>
          <w:tcPr>
            <w:tcW w:w="5162" w:type="dxa"/>
            <w:vAlign w:val="center"/>
          </w:tcPr>
          <w:p w14:paraId="17AFB483" w14:textId="4FBC14FD" w:rsidR="00E631AF" w:rsidRPr="009E101A" w:rsidRDefault="00757E6C" w:rsidP="00DC4AFB">
            <w:pPr>
              <w:pStyle w:val="TableText"/>
              <w:rPr>
                <w:b w:val="0"/>
                <w:bCs w:val="0"/>
              </w:rPr>
            </w:pPr>
            <w:r w:rsidRPr="009E101A">
              <w:rPr>
                <w:b w:val="0"/>
                <w:bCs w:val="0"/>
              </w:rPr>
              <w:t xml:space="preserve">Writes the QAPP. Oversees field sampling and transportation of samples to the laboratory. Conducts QA review of data, analyzes and interprets data. Writes the draft report and final report. </w:t>
            </w:r>
          </w:p>
        </w:tc>
      </w:tr>
      <w:tr w:rsidR="00E631AF" w:rsidRPr="004161D2" w14:paraId="0A674446"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5A47D3EF" w14:textId="1594705D" w:rsidR="00757E6C" w:rsidRPr="009E101A" w:rsidRDefault="00757E6C" w:rsidP="00757E6C">
            <w:pPr>
              <w:pStyle w:val="TableText"/>
              <w:rPr>
                <w:b w:val="0"/>
                <w:bCs w:val="0"/>
              </w:rPr>
            </w:pPr>
            <w:r>
              <w:t>Julia Kobelt</w:t>
            </w:r>
            <w:r w:rsidRPr="00072551">
              <w:br/>
            </w:r>
            <w:r w:rsidRPr="009E101A">
              <w:rPr>
                <w:b w:val="0"/>
                <w:bCs w:val="0"/>
              </w:rPr>
              <w:t>University of Washington</w:t>
            </w:r>
          </w:p>
          <w:p w14:paraId="6B9220E6" w14:textId="72CC4413" w:rsidR="00E631AF" w:rsidRPr="004161D2" w:rsidRDefault="00757E6C" w:rsidP="00757E6C">
            <w:pPr>
              <w:pStyle w:val="TableText"/>
              <w:rPr>
                <w:b w:val="0"/>
              </w:rPr>
            </w:pPr>
            <w:r w:rsidRPr="009E101A">
              <w:rPr>
                <w:b w:val="0"/>
                <w:bCs w:val="0"/>
              </w:rPr>
              <w:t>Phone: 608-225-4603</w:t>
            </w:r>
          </w:p>
        </w:tc>
        <w:tc>
          <w:tcPr>
            <w:tcW w:w="1857" w:type="dxa"/>
            <w:vAlign w:val="center"/>
          </w:tcPr>
          <w:p w14:paraId="3AC70954" w14:textId="17C42E59" w:rsidR="00E631AF" w:rsidRPr="009E101A" w:rsidRDefault="00757E6C" w:rsidP="00DC4AFB">
            <w:pPr>
              <w:pStyle w:val="TableText"/>
              <w:rPr>
                <w:b w:val="0"/>
              </w:rPr>
            </w:pPr>
            <w:r w:rsidRPr="009E101A">
              <w:rPr>
                <w:b w:val="0"/>
              </w:rPr>
              <w:t>Research Scientist</w:t>
            </w:r>
          </w:p>
        </w:tc>
        <w:tc>
          <w:tcPr>
            <w:tcW w:w="5162" w:type="dxa"/>
            <w:vAlign w:val="center"/>
          </w:tcPr>
          <w:p w14:paraId="00BDBF79" w14:textId="055781AE" w:rsidR="00E631AF" w:rsidRPr="009E101A" w:rsidRDefault="00642557" w:rsidP="00DC4AFB">
            <w:pPr>
              <w:pStyle w:val="TableText"/>
              <w:rPr>
                <w:b w:val="0"/>
                <w:bCs w:val="0"/>
              </w:rPr>
            </w:pPr>
            <w:r w:rsidRPr="009E101A">
              <w:rPr>
                <w:b w:val="0"/>
                <w:bCs w:val="0"/>
              </w:rPr>
              <w:t>Writes the QAPP. Conducts field sampling and transportation of samples to the laboratory. Conducts review of data, analyses and interpretations. Reviews draft report and final report.</w:t>
            </w:r>
            <w:ins w:id="106" w:author="Jason Toft" w:date="2026-06-09T14:12:00Z">
              <w:r w:rsidR="00D35132">
                <w:rPr>
                  <w:b w:val="0"/>
                  <w:bCs w:val="0"/>
                </w:rPr>
                <w:t xml:space="preserve"> Enters data into </w:t>
              </w:r>
              <w:r w:rsidR="00D35132" w:rsidRPr="00D35132">
                <w:rPr>
                  <w:b w:val="0"/>
                  <w:bCs w:val="0"/>
                </w:rPr>
                <w:t>WQX</w:t>
              </w:r>
            </w:ins>
          </w:p>
        </w:tc>
      </w:tr>
      <w:tr w:rsidR="00E631AF" w:rsidRPr="004161D2" w14:paraId="3BE6BD13"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2481BC84" w14:textId="56FEE4A7" w:rsidR="00757E6C" w:rsidRPr="009E101A" w:rsidRDefault="00757E6C" w:rsidP="00757E6C">
            <w:pPr>
              <w:pStyle w:val="TableText"/>
              <w:rPr>
                <w:b w:val="0"/>
                <w:bCs w:val="0"/>
              </w:rPr>
            </w:pPr>
            <w:r>
              <w:t>Bob Oxborrow</w:t>
            </w:r>
            <w:r w:rsidRPr="00072551">
              <w:br/>
            </w:r>
            <w:r w:rsidRPr="009E101A">
              <w:rPr>
                <w:b w:val="0"/>
                <w:bCs w:val="0"/>
              </w:rPr>
              <w:t>University of Washington</w:t>
            </w:r>
          </w:p>
          <w:p w14:paraId="0A2CE4C7" w14:textId="522F062A" w:rsidR="00E631AF" w:rsidRPr="004161D2" w:rsidRDefault="00757E6C" w:rsidP="00757E6C">
            <w:pPr>
              <w:pStyle w:val="TableText"/>
              <w:rPr>
                <w:b w:val="0"/>
              </w:rPr>
            </w:pPr>
            <w:r w:rsidRPr="009E101A">
              <w:rPr>
                <w:b w:val="0"/>
                <w:bCs w:val="0"/>
              </w:rPr>
              <w:t>Phone: 253-315-4915</w:t>
            </w:r>
          </w:p>
        </w:tc>
        <w:tc>
          <w:tcPr>
            <w:tcW w:w="1857" w:type="dxa"/>
            <w:vAlign w:val="center"/>
          </w:tcPr>
          <w:p w14:paraId="77514F20" w14:textId="5DD4C96A" w:rsidR="00E631AF" w:rsidRPr="009E101A" w:rsidRDefault="00642557" w:rsidP="00DC4AFB">
            <w:pPr>
              <w:pStyle w:val="TableText"/>
              <w:rPr>
                <w:b w:val="0"/>
              </w:rPr>
            </w:pPr>
            <w:r w:rsidRPr="009E101A">
              <w:rPr>
                <w:b w:val="0"/>
              </w:rPr>
              <w:t>Research Scientist</w:t>
            </w:r>
          </w:p>
        </w:tc>
        <w:tc>
          <w:tcPr>
            <w:tcW w:w="5162" w:type="dxa"/>
            <w:vAlign w:val="center"/>
          </w:tcPr>
          <w:p w14:paraId="05557E9B" w14:textId="639588C0" w:rsidR="00E631AF" w:rsidRPr="009E101A" w:rsidRDefault="00642557" w:rsidP="00DC4AFB">
            <w:pPr>
              <w:pStyle w:val="TableText"/>
              <w:rPr>
                <w:b w:val="0"/>
                <w:bCs w:val="0"/>
              </w:rPr>
            </w:pPr>
            <w:r w:rsidRPr="009E101A">
              <w:rPr>
                <w:b w:val="0"/>
                <w:bCs w:val="0"/>
              </w:rPr>
              <w:t>Conducts field sampling and transportation of samples to the laboratory. Conducts review of data, analyses and interpretations. Reviews draft report and final report.</w:t>
            </w:r>
          </w:p>
        </w:tc>
      </w:tr>
      <w:tr w:rsidR="00E631AF" w:rsidRPr="004161D2" w14:paraId="54B62040"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56147FA9" w14:textId="77777777" w:rsidR="00642557" w:rsidRPr="00F357C6" w:rsidRDefault="00642557" w:rsidP="00642557">
            <w:pPr>
              <w:pStyle w:val="TableText"/>
              <w:rPr>
                <w:b w:val="0"/>
                <w:bCs w:val="0"/>
              </w:rPr>
            </w:pPr>
            <w:r w:rsidRPr="00F357C6">
              <w:t>Bianca Perla</w:t>
            </w:r>
            <w:r w:rsidRPr="00F357C6">
              <w:br/>
            </w:r>
            <w:r w:rsidRPr="00F357C6">
              <w:rPr>
                <w:b w:val="0"/>
                <w:bCs w:val="0"/>
              </w:rPr>
              <w:t>Vashon Nature Center</w:t>
            </w:r>
          </w:p>
          <w:p w14:paraId="458B468D" w14:textId="6B7253D4" w:rsidR="00E631AF" w:rsidRPr="00F357C6" w:rsidRDefault="00642557" w:rsidP="00642557">
            <w:pPr>
              <w:pStyle w:val="TableText"/>
              <w:rPr>
                <w:b w:val="0"/>
              </w:rPr>
            </w:pPr>
            <w:r w:rsidRPr="00F357C6">
              <w:rPr>
                <w:b w:val="0"/>
                <w:bCs w:val="0"/>
              </w:rPr>
              <w:t>Phone: 206-755-5798</w:t>
            </w:r>
          </w:p>
        </w:tc>
        <w:tc>
          <w:tcPr>
            <w:tcW w:w="1857" w:type="dxa"/>
            <w:vAlign w:val="center"/>
          </w:tcPr>
          <w:p w14:paraId="0B1E6A90" w14:textId="3516A30F" w:rsidR="00E631AF" w:rsidRPr="009E101A" w:rsidRDefault="00642557" w:rsidP="00DC4AFB">
            <w:pPr>
              <w:pStyle w:val="TableText"/>
              <w:rPr>
                <w:b w:val="0"/>
              </w:rPr>
            </w:pPr>
            <w:r w:rsidRPr="009E101A">
              <w:rPr>
                <w:b w:val="0"/>
              </w:rPr>
              <w:t>Science Director</w:t>
            </w:r>
          </w:p>
        </w:tc>
        <w:tc>
          <w:tcPr>
            <w:tcW w:w="5162" w:type="dxa"/>
            <w:vAlign w:val="center"/>
          </w:tcPr>
          <w:p w14:paraId="28EAD9E6" w14:textId="52B8E9BD" w:rsidR="00E631AF" w:rsidRPr="009E101A" w:rsidRDefault="0063439A" w:rsidP="00DC4AFB">
            <w:pPr>
              <w:pStyle w:val="TableText"/>
              <w:rPr>
                <w:b w:val="0"/>
                <w:bCs w:val="0"/>
              </w:rPr>
            </w:pPr>
            <w:r>
              <w:rPr>
                <w:b w:val="0"/>
                <w:bCs w:val="0"/>
              </w:rPr>
              <w:t xml:space="preserve">Writes the QAPP. </w:t>
            </w:r>
            <w:r w:rsidR="00642557" w:rsidRPr="009E101A">
              <w:rPr>
                <w:b w:val="0"/>
                <w:bCs w:val="0"/>
              </w:rPr>
              <w:t>Conducts field sampling and transportation of samples to the laboratory. Conducts review of data, analyses and interpretations. Reviews draft report and final report.</w:t>
            </w:r>
          </w:p>
        </w:tc>
      </w:tr>
      <w:tr w:rsidR="00642557" w:rsidRPr="004161D2" w14:paraId="57FF4E45"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4F0E2200" w14:textId="1E936DE9" w:rsidR="00642557" w:rsidRPr="00F357C6" w:rsidRDefault="00642557" w:rsidP="00642557">
            <w:pPr>
              <w:pStyle w:val="TableText"/>
              <w:rPr>
                <w:b w:val="0"/>
                <w:bCs w:val="0"/>
              </w:rPr>
            </w:pPr>
            <w:r w:rsidRPr="00F357C6">
              <w:t>Hans Daubenberger</w:t>
            </w:r>
            <w:r w:rsidRPr="00F357C6">
              <w:br/>
            </w:r>
            <w:r w:rsidRPr="00F357C6">
              <w:rPr>
                <w:b w:val="0"/>
                <w:bCs w:val="0"/>
              </w:rPr>
              <w:t>Port Gamble S’Klallam Tribe</w:t>
            </w:r>
          </w:p>
          <w:p w14:paraId="405A2E59" w14:textId="2086F791" w:rsidR="00642557" w:rsidRPr="00F357C6" w:rsidRDefault="00642557" w:rsidP="00642557">
            <w:pPr>
              <w:pStyle w:val="TableText"/>
            </w:pPr>
            <w:r w:rsidRPr="00F357C6">
              <w:rPr>
                <w:b w:val="0"/>
                <w:bCs w:val="0"/>
              </w:rPr>
              <w:t xml:space="preserve">Phone: </w:t>
            </w:r>
            <w:r w:rsidR="00653ADB" w:rsidRPr="00F357C6">
              <w:rPr>
                <w:b w:val="0"/>
                <w:bCs w:val="0"/>
              </w:rPr>
              <w:t>360-689-5169</w:t>
            </w:r>
          </w:p>
        </w:tc>
        <w:tc>
          <w:tcPr>
            <w:tcW w:w="1857" w:type="dxa"/>
            <w:vAlign w:val="center"/>
          </w:tcPr>
          <w:p w14:paraId="5EB0D682" w14:textId="213A5CCA" w:rsidR="00642557" w:rsidRPr="009E101A" w:rsidRDefault="00642557" w:rsidP="00DC4AFB">
            <w:pPr>
              <w:pStyle w:val="TableText"/>
              <w:rPr>
                <w:b w:val="0"/>
              </w:rPr>
            </w:pPr>
            <w:r w:rsidRPr="009E101A">
              <w:rPr>
                <w:b w:val="0"/>
              </w:rPr>
              <w:t>Senior Research Scientist</w:t>
            </w:r>
          </w:p>
        </w:tc>
        <w:tc>
          <w:tcPr>
            <w:tcW w:w="5162" w:type="dxa"/>
            <w:vAlign w:val="center"/>
          </w:tcPr>
          <w:p w14:paraId="412232B0" w14:textId="652AADD2" w:rsidR="00642557" w:rsidRPr="009E101A" w:rsidRDefault="0063439A" w:rsidP="00DC4AFB">
            <w:pPr>
              <w:pStyle w:val="TableText"/>
              <w:rPr>
                <w:b w:val="0"/>
                <w:bCs w:val="0"/>
              </w:rPr>
            </w:pPr>
            <w:r>
              <w:rPr>
                <w:b w:val="0"/>
                <w:bCs w:val="0"/>
              </w:rPr>
              <w:t xml:space="preserve">Writes the QAPP. </w:t>
            </w:r>
            <w:r w:rsidR="009E101A">
              <w:rPr>
                <w:b w:val="0"/>
                <w:bCs w:val="0"/>
              </w:rPr>
              <w:t>Oversees</w:t>
            </w:r>
            <w:r w:rsidR="00642557" w:rsidRPr="009E101A">
              <w:rPr>
                <w:b w:val="0"/>
                <w:bCs w:val="0"/>
              </w:rPr>
              <w:t xml:space="preserve"> eDNA sampling efforts between project partners, manages eDNA sample analysis. Conducts field sampling and transportation of samples to the laboratory. Conducts review of data, analyses and interpretations. Reviews draft report and final report.</w:t>
            </w:r>
          </w:p>
        </w:tc>
      </w:tr>
      <w:tr w:rsidR="00642557" w:rsidRPr="004161D2" w14:paraId="729F3C08"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2D73EDBA" w14:textId="010017B4" w:rsidR="009E101A" w:rsidRPr="00F357C6" w:rsidRDefault="009E101A" w:rsidP="009E101A">
            <w:pPr>
              <w:pStyle w:val="TableText"/>
              <w:rPr>
                <w:b w:val="0"/>
                <w:bCs w:val="0"/>
              </w:rPr>
            </w:pPr>
            <w:r w:rsidRPr="00F357C6">
              <w:t>Khadijah Homolka</w:t>
            </w:r>
            <w:r w:rsidRPr="00F357C6">
              <w:br/>
            </w:r>
            <w:r w:rsidRPr="00F357C6">
              <w:rPr>
                <w:b w:val="0"/>
                <w:bCs w:val="0"/>
              </w:rPr>
              <w:t>Port Gamble S’Klallam Tribe</w:t>
            </w:r>
          </w:p>
          <w:p w14:paraId="6CF86D1E" w14:textId="224D4304" w:rsidR="00642557" w:rsidRPr="00F357C6" w:rsidRDefault="009E101A" w:rsidP="009E101A">
            <w:pPr>
              <w:pStyle w:val="TableText"/>
            </w:pPr>
            <w:r w:rsidRPr="00F357C6">
              <w:rPr>
                <w:b w:val="0"/>
                <w:bCs w:val="0"/>
              </w:rPr>
              <w:t>Phone:</w:t>
            </w:r>
            <w:r w:rsidR="00653ADB" w:rsidRPr="00F357C6">
              <w:rPr>
                <w:rFonts w:ascii="Tahoma" w:hAnsi="Tahoma" w:cs="Tahoma"/>
                <w:b w:val="0"/>
                <w:bCs w:val="0"/>
                <w:color w:val="000001"/>
                <w:sz w:val="20"/>
                <w:shd w:val="clear" w:color="auto" w:fill="FFFFFF"/>
              </w:rPr>
              <w:t xml:space="preserve"> </w:t>
            </w:r>
            <w:r w:rsidR="00653ADB" w:rsidRPr="00F357C6">
              <w:rPr>
                <w:b w:val="0"/>
                <w:bCs w:val="0"/>
              </w:rPr>
              <w:t>253-303-1328</w:t>
            </w:r>
          </w:p>
        </w:tc>
        <w:tc>
          <w:tcPr>
            <w:tcW w:w="1857" w:type="dxa"/>
            <w:vAlign w:val="center"/>
          </w:tcPr>
          <w:p w14:paraId="117F1781" w14:textId="38EB39B9" w:rsidR="00642557" w:rsidRPr="009E101A" w:rsidRDefault="009E101A" w:rsidP="00DC4AFB">
            <w:pPr>
              <w:pStyle w:val="TableText"/>
              <w:rPr>
                <w:b w:val="0"/>
              </w:rPr>
            </w:pPr>
            <w:r w:rsidRPr="009E101A">
              <w:rPr>
                <w:b w:val="0"/>
              </w:rPr>
              <w:t>Research Scientist</w:t>
            </w:r>
          </w:p>
        </w:tc>
        <w:tc>
          <w:tcPr>
            <w:tcW w:w="5162" w:type="dxa"/>
            <w:vAlign w:val="center"/>
          </w:tcPr>
          <w:p w14:paraId="53B5703A" w14:textId="22F1BA2B" w:rsidR="00642557" w:rsidRPr="00A154AC" w:rsidRDefault="0063439A" w:rsidP="00DC4AFB">
            <w:pPr>
              <w:pStyle w:val="TableText"/>
            </w:pPr>
            <w:r>
              <w:rPr>
                <w:b w:val="0"/>
                <w:bCs w:val="0"/>
              </w:rPr>
              <w:t xml:space="preserve">Writes the QAPP. </w:t>
            </w:r>
            <w:r w:rsidR="009E101A" w:rsidRPr="009E101A">
              <w:rPr>
                <w:b w:val="0"/>
                <w:bCs w:val="0"/>
              </w:rPr>
              <w:t>Coordinates eDNA sampling efforts between project partners, manages eDNA sample analysis. Conducts field sampling and transportation of samples to the laboratory. Conducts review of data, analyses and interpretations. Reviews draft report and final report.</w:t>
            </w:r>
          </w:p>
        </w:tc>
      </w:tr>
      <w:tr w:rsidR="00642557" w:rsidRPr="004161D2" w14:paraId="6527A43D"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03D6435A" w14:textId="2F081C4E" w:rsidR="009E101A" w:rsidRPr="00F357C6" w:rsidRDefault="009A0378" w:rsidP="009E101A">
            <w:pPr>
              <w:pStyle w:val="TableText"/>
            </w:pPr>
            <w:r w:rsidRPr="00F357C6">
              <w:t>Andrew Berger</w:t>
            </w:r>
          </w:p>
          <w:p w14:paraId="2113F045" w14:textId="77FE7F88" w:rsidR="00642557" w:rsidRPr="00F357C6" w:rsidRDefault="009E101A" w:rsidP="009E101A">
            <w:pPr>
              <w:pStyle w:val="TableText"/>
              <w:rPr>
                <w:b w:val="0"/>
                <w:bCs w:val="0"/>
              </w:rPr>
            </w:pPr>
            <w:r w:rsidRPr="00F357C6">
              <w:rPr>
                <w:b w:val="0"/>
                <w:bCs w:val="0"/>
              </w:rPr>
              <w:t>Puyallup Tribe of Indians</w:t>
            </w:r>
          </w:p>
          <w:p w14:paraId="66CCA360" w14:textId="2C93F22B" w:rsidR="009E101A" w:rsidRPr="00F357C6" w:rsidRDefault="009E101A" w:rsidP="009E101A">
            <w:pPr>
              <w:pStyle w:val="TableText"/>
              <w:rPr>
                <w:b w:val="0"/>
                <w:bCs w:val="0"/>
              </w:rPr>
            </w:pPr>
            <w:r w:rsidRPr="00F357C6">
              <w:rPr>
                <w:b w:val="0"/>
                <w:bCs w:val="0"/>
              </w:rPr>
              <w:t>Phone:</w:t>
            </w:r>
            <w:r w:rsidR="00653ADB" w:rsidRPr="00F357C6">
              <w:rPr>
                <w:b w:val="0"/>
                <w:bCs w:val="0"/>
              </w:rPr>
              <w:t xml:space="preserve"> 253-680-5560</w:t>
            </w:r>
          </w:p>
        </w:tc>
        <w:tc>
          <w:tcPr>
            <w:tcW w:w="1857" w:type="dxa"/>
            <w:vAlign w:val="center"/>
          </w:tcPr>
          <w:p w14:paraId="53A4871F" w14:textId="4755C58C" w:rsidR="00642557" w:rsidRPr="00F357C6" w:rsidRDefault="00BA42B0" w:rsidP="00DC4AFB">
            <w:pPr>
              <w:pStyle w:val="TableText"/>
              <w:rPr>
                <w:b w:val="0"/>
                <w:bCs w:val="0"/>
              </w:rPr>
            </w:pPr>
            <w:r w:rsidRPr="00F357C6">
              <w:rPr>
                <w:b w:val="0"/>
                <w:bCs w:val="0"/>
              </w:rPr>
              <w:t>Stock Assessment Biologist</w:t>
            </w:r>
          </w:p>
        </w:tc>
        <w:tc>
          <w:tcPr>
            <w:tcW w:w="5162" w:type="dxa"/>
            <w:vAlign w:val="center"/>
          </w:tcPr>
          <w:p w14:paraId="69E083A8" w14:textId="312FCE9D" w:rsidR="00642557" w:rsidRPr="00A154AC" w:rsidRDefault="009E101A" w:rsidP="00DC4AFB">
            <w:pPr>
              <w:pStyle w:val="TableText"/>
            </w:pPr>
            <w:r w:rsidRPr="009E101A">
              <w:rPr>
                <w:b w:val="0"/>
                <w:bCs w:val="0"/>
              </w:rPr>
              <w:t>Conducts field sampling and transportation of samples to the laboratory. Conducts review of data, analyses and interpretations. Reviews draft report and final report.</w:t>
            </w:r>
          </w:p>
        </w:tc>
      </w:tr>
      <w:tr w:rsidR="009E101A" w:rsidRPr="004161D2" w14:paraId="609901F7"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49DFFCF7" w14:textId="77777777" w:rsidR="009E101A" w:rsidRPr="00F357C6" w:rsidRDefault="009E101A" w:rsidP="009E101A">
            <w:pPr>
              <w:pStyle w:val="TableText"/>
              <w:rPr>
                <w:b w:val="0"/>
                <w:bCs w:val="0"/>
              </w:rPr>
            </w:pPr>
            <w:r w:rsidRPr="00F357C6">
              <w:t>Tina Whitman</w:t>
            </w:r>
          </w:p>
          <w:p w14:paraId="031A2CED" w14:textId="77777777" w:rsidR="009E101A" w:rsidRPr="00F357C6" w:rsidRDefault="009E101A" w:rsidP="009E101A">
            <w:pPr>
              <w:pStyle w:val="TableText"/>
            </w:pPr>
            <w:r w:rsidRPr="00F357C6">
              <w:rPr>
                <w:b w:val="0"/>
                <w:bCs w:val="0"/>
              </w:rPr>
              <w:t>Friends of the San Juans</w:t>
            </w:r>
          </w:p>
          <w:p w14:paraId="3171B285" w14:textId="5DF0B7F0" w:rsidR="009E101A" w:rsidRPr="00F357C6" w:rsidRDefault="009E101A" w:rsidP="009E101A">
            <w:pPr>
              <w:pStyle w:val="TableText"/>
              <w:rPr>
                <w:b w:val="0"/>
                <w:bCs w:val="0"/>
              </w:rPr>
            </w:pPr>
            <w:r w:rsidRPr="00F357C6">
              <w:rPr>
                <w:b w:val="0"/>
                <w:bCs w:val="0"/>
              </w:rPr>
              <w:t>Phone:</w:t>
            </w:r>
            <w:r w:rsidR="00B070BB" w:rsidRPr="00F357C6">
              <w:rPr>
                <w:rFonts w:cs="Calibri"/>
                <w:b w:val="0"/>
                <w:bCs w:val="0"/>
                <w:color w:val="222222"/>
                <w:sz w:val="24"/>
                <w:shd w:val="clear" w:color="auto" w:fill="FFFFFF"/>
              </w:rPr>
              <w:t xml:space="preserve"> </w:t>
            </w:r>
            <w:r w:rsidR="00B070BB" w:rsidRPr="00F357C6">
              <w:rPr>
                <w:b w:val="0"/>
                <w:bCs w:val="0"/>
              </w:rPr>
              <w:t>360-298-7616</w:t>
            </w:r>
          </w:p>
        </w:tc>
        <w:tc>
          <w:tcPr>
            <w:tcW w:w="1857" w:type="dxa"/>
            <w:vAlign w:val="center"/>
          </w:tcPr>
          <w:p w14:paraId="71DA7945" w14:textId="42170625" w:rsidR="009E101A" w:rsidRPr="009E101A" w:rsidRDefault="005A7A44" w:rsidP="00DC4AFB">
            <w:pPr>
              <w:pStyle w:val="TableText"/>
              <w:rPr>
                <w:b w:val="0"/>
                <w:bCs w:val="0"/>
              </w:rPr>
            </w:pPr>
            <w:r>
              <w:rPr>
                <w:b w:val="0"/>
                <w:bCs w:val="0"/>
              </w:rPr>
              <w:t xml:space="preserve">Senior </w:t>
            </w:r>
            <w:r w:rsidR="009E101A">
              <w:rPr>
                <w:b w:val="0"/>
                <w:bCs w:val="0"/>
              </w:rPr>
              <w:t>Science Director</w:t>
            </w:r>
          </w:p>
        </w:tc>
        <w:tc>
          <w:tcPr>
            <w:tcW w:w="5162" w:type="dxa"/>
            <w:vAlign w:val="center"/>
          </w:tcPr>
          <w:p w14:paraId="656B4DEA" w14:textId="00F8FFA5" w:rsidR="009E101A" w:rsidRPr="009E101A" w:rsidRDefault="0063439A" w:rsidP="00DC4AFB">
            <w:pPr>
              <w:pStyle w:val="TableText"/>
              <w:rPr>
                <w:b w:val="0"/>
                <w:bCs w:val="0"/>
              </w:rPr>
            </w:pPr>
            <w:r>
              <w:rPr>
                <w:b w:val="0"/>
                <w:bCs w:val="0"/>
              </w:rPr>
              <w:t xml:space="preserve">Writes the QAPP. </w:t>
            </w:r>
            <w:r w:rsidR="009E101A" w:rsidRPr="009E101A">
              <w:rPr>
                <w:b w:val="0"/>
                <w:bCs w:val="0"/>
              </w:rPr>
              <w:t>Conducts field sampling and transportation of samples to the laboratory. Conducts review of data, analyses and interpretations. Reviews draft report and final report.</w:t>
            </w:r>
          </w:p>
        </w:tc>
      </w:tr>
      <w:tr w:rsidR="009E101A" w:rsidRPr="004161D2" w14:paraId="50F90DA8"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2161010B" w14:textId="149B3D83" w:rsidR="009E101A" w:rsidRPr="00F357C6" w:rsidRDefault="009E101A" w:rsidP="009E101A">
            <w:pPr>
              <w:pStyle w:val="TableText"/>
              <w:rPr>
                <w:b w:val="0"/>
                <w:bCs w:val="0"/>
              </w:rPr>
            </w:pPr>
            <w:r w:rsidRPr="00F357C6">
              <w:t>Jess Newley</w:t>
            </w:r>
          </w:p>
          <w:p w14:paraId="2171C981" w14:textId="77777777" w:rsidR="009E101A" w:rsidRPr="00F357C6" w:rsidRDefault="009E101A" w:rsidP="009E101A">
            <w:pPr>
              <w:pStyle w:val="TableText"/>
              <w:rPr>
                <w:b w:val="0"/>
                <w:bCs w:val="0"/>
              </w:rPr>
            </w:pPr>
            <w:r w:rsidRPr="00F357C6">
              <w:rPr>
                <w:b w:val="0"/>
                <w:bCs w:val="0"/>
              </w:rPr>
              <w:t>Friends of the San Juans</w:t>
            </w:r>
          </w:p>
          <w:p w14:paraId="122868C6" w14:textId="2DF385C8" w:rsidR="009E101A" w:rsidRPr="00F357C6" w:rsidRDefault="009E101A" w:rsidP="009E101A">
            <w:pPr>
              <w:pStyle w:val="TableText"/>
            </w:pPr>
            <w:r w:rsidRPr="00F357C6">
              <w:rPr>
                <w:b w:val="0"/>
                <w:bCs w:val="0"/>
              </w:rPr>
              <w:t>Phone:</w:t>
            </w:r>
            <w:r w:rsidR="00B070BB" w:rsidRPr="00F357C6">
              <w:rPr>
                <w:b w:val="0"/>
                <w:bCs w:val="0"/>
              </w:rPr>
              <w:t xml:space="preserve"> 360-378-2319</w:t>
            </w:r>
          </w:p>
        </w:tc>
        <w:tc>
          <w:tcPr>
            <w:tcW w:w="1857" w:type="dxa"/>
            <w:vAlign w:val="center"/>
          </w:tcPr>
          <w:p w14:paraId="33482CCD" w14:textId="269D4379" w:rsidR="009E101A" w:rsidRDefault="009E101A" w:rsidP="00DC4AFB">
            <w:pPr>
              <w:pStyle w:val="TableText"/>
              <w:rPr>
                <w:b w:val="0"/>
                <w:bCs w:val="0"/>
              </w:rPr>
            </w:pPr>
            <w:r>
              <w:rPr>
                <w:b w:val="0"/>
                <w:bCs w:val="0"/>
              </w:rPr>
              <w:t>Community Science and Education Director</w:t>
            </w:r>
          </w:p>
        </w:tc>
        <w:tc>
          <w:tcPr>
            <w:tcW w:w="5162" w:type="dxa"/>
            <w:vAlign w:val="center"/>
          </w:tcPr>
          <w:p w14:paraId="72EB8924" w14:textId="41B84D29" w:rsidR="009E101A" w:rsidRPr="009E101A" w:rsidRDefault="009E101A" w:rsidP="00DC4AFB">
            <w:pPr>
              <w:pStyle w:val="TableText"/>
              <w:rPr>
                <w:b w:val="0"/>
                <w:bCs w:val="0"/>
              </w:rPr>
            </w:pPr>
            <w:r w:rsidRPr="009E101A">
              <w:rPr>
                <w:b w:val="0"/>
                <w:bCs w:val="0"/>
              </w:rPr>
              <w:t>Conducts field sampling and transportation of samples to the laboratory.</w:t>
            </w:r>
            <w:r>
              <w:rPr>
                <w:b w:val="0"/>
                <w:bCs w:val="0"/>
              </w:rPr>
              <w:t xml:space="preserve"> Volunteer coordination.</w:t>
            </w:r>
          </w:p>
        </w:tc>
      </w:tr>
      <w:tr w:rsidR="009E101A" w:rsidRPr="004161D2" w14:paraId="320819B2"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73D91FBA" w14:textId="4B77AD98" w:rsidR="009E101A" w:rsidRPr="00F357C6" w:rsidRDefault="009E101A" w:rsidP="009E101A">
            <w:pPr>
              <w:pStyle w:val="TableText"/>
              <w:rPr>
                <w:b w:val="0"/>
                <w:bCs w:val="0"/>
              </w:rPr>
            </w:pPr>
            <w:r w:rsidRPr="00F357C6">
              <w:t>Katherine Dietzman</w:t>
            </w:r>
          </w:p>
          <w:p w14:paraId="6BA3205F" w14:textId="77777777" w:rsidR="009E101A" w:rsidRPr="00F357C6" w:rsidRDefault="009E101A" w:rsidP="009E101A">
            <w:pPr>
              <w:pStyle w:val="TableText"/>
              <w:rPr>
                <w:b w:val="0"/>
                <w:bCs w:val="0"/>
              </w:rPr>
            </w:pPr>
            <w:r w:rsidRPr="00F357C6">
              <w:rPr>
                <w:b w:val="0"/>
                <w:bCs w:val="0"/>
              </w:rPr>
              <w:t>Friends of the San Juans</w:t>
            </w:r>
          </w:p>
          <w:p w14:paraId="42222747" w14:textId="36E5937B" w:rsidR="009E101A" w:rsidRPr="00F357C6" w:rsidRDefault="009E101A" w:rsidP="009E101A">
            <w:pPr>
              <w:pStyle w:val="TableText"/>
              <w:rPr>
                <w:b w:val="0"/>
                <w:bCs w:val="0"/>
              </w:rPr>
            </w:pPr>
            <w:r w:rsidRPr="00F357C6">
              <w:rPr>
                <w:b w:val="0"/>
                <w:bCs w:val="0"/>
              </w:rPr>
              <w:t>Phone:</w:t>
            </w:r>
            <w:r w:rsidR="00B070BB" w:rsidRPr="00F357C6">
              <w:rPr>
                <w:rFonts w:cs="Times New Roman"/>
                <w:b w:val="0"/>
                <w:bCs w:val="0"/>
                <w:sz w:val="24"/>
              </w:rPr>
              <w:t xml:space="preserve"> </w:t>
            </w:r>
            <w:r w:rsidR="00B070BB" w:rsidRPr="00F357C6">
              <w:rPr>
                <w:b w:val="0"/>
                <w:bCs w:val="0"/>
              </w:rPr>
              <w:t>360-378-2319</w:t>
            </w:r>
          </w:p>
        </w:tc>
        <w:tc>
          <w:tcPr>
            <w:tcW w:w="1857" w:type="dxa"/>
            <w:vAlign w:val="center"/>
          </w:tcPr>
          <w:p w14:paraId="3349ABA1" w14:textId="00A46B14" w:rsidR="009E101A" w:rsidRDefault="009E101A" w:rsidP="00DC4AFB">
            <w:pPr>
              <w:pStyle w:val="TableText"/>
              <w:rPr>
                <w:b w:val="0"/>
                <w:bCs w:val="0"/>
              </w:rPr>
            </w:pPr>
            <w:r>
              <w:rPr>
                <w:b w:val="0"/>
                <w:bCs w:val="0"/>
              </w:rPr>
              <w:t>Shoreline and Mapping Specialist</w:t>
            </w:r>
          </w:p>
        </w:tc>
        <w:tc>
          <w:tcPr>
            <w:tcW w:w="5162" w:type="dxa"/>
            <w:vAlign w:val="center"/>
          </w:tcPr>
          <w:p w14:paraId="2C4A1B5A" w14:textId="77425875" w:rsidR="009E101A" w:rsidRPr="009E101A" w:rsidRDefault="009E101A" w:rsidP="00DC4AFB">
            <w:pPr>
              <w:pStyle w:val="TableText"/>
              <w:rPr>
                <w:b w:val="0"/>
                <w:bCs w:val="0"/>
              </w:rPr>
            </w:pPr>
            <w:r w:rsidRPr="009E101A">
              <w:rPr>
                <w:b w:val="0"/>
                <w:bCs w:val="0"/>
              </w:rPr>
              <w:t>Conducts field sampling and transportation of samples to the laboratory.</w:t>
            </w:r>
            <w:r>
              <w:rPr>
                <w:b w:val="0"/>
                <w:bCs w:val="0"/>
              </w:rPr>
              <w:t xml:space="preserve"> </w:t>
            </w:r>
            <w:r w:rsidRPr="009E101A">
              <w:rPr>
                <w:b w:val="0"/>
                <w:bCs w:val="0"/>
              </w:rPr>
              <w:t>Conducts review of data, analyses and interpretations.</w:t>
            </w:r>
          </w:p>
        </w:tc>
      </w:tr>
      <w:tr w:rsidR="009E101A" w:rsidRPr="004161D2" w14:paraId="61DB5454"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6F347248" w14:textId="77777777" w:rsidR="009E101A" w:rsidRPr="00F357C6" w:rsidRDefault="009E101A" w:rsidP="009E101A">
            <w:pPr>
              <w:pStyle w:val="TableText"/>
              <w:rPr>
                <w:b w:val="0"/>
                <w:bCs w:val="0"/>
              </w:rPr>
            </w:pPr>
            <w:r w:rsidRPr="00F357C6">
              <w:lastRenderedPageBreak/>
              <w:t>Anne Shaffer</w:t>
            </w:r>
          </w:p>
          <w:p w14:paraId="1A0981A1" w14:textId="77777777" w:rsidR="009E101A" w:rsidRPr="00F357C6" w:rsidRDefault="009E101A" w:rsidP="009E101A">
            <w:pPr>
              <w:pStyle w:val="TableText"/>
              <w:rPr>
                <w:b w:val="0"/>
                <w:bCs w:val="0"/>
              </w:rPr>
            </w:pPr>
            <w:r w:rsidRPr="00F357C6">
              <w:rPr>
                <w:b w:val="0"/>
                <w:bCs w:val="0"/>
              </w:rPr>
              <w:t>Coastal Watershed Institute</w:t>
            </w:r>
          </w:p>
          <w:p w14:paraId="4CF35983" w14:textId="3958F71C" w:rsidR="009E101A" w:rsidRPr="00F357C6" w:rsidRDefault="009E101A" w:rsidP="009E101A">
            <w:pPr>
              <w:pStyle w:val="TableText"/>
              <w:rPr>
                <w:b w:val="0"/>
                <w:bCs w:val="0"/>
              </w:rPr>
            </w:pPr>
            <w:r w:rsidRPr="00F357C6">
              <w:rPr>
                <w:b w:val="0"/>
                <w:bCs w:val="0"/>
              </w:rPr>
              <w:t>Phone:</w:t>
            </w:r>
            <w:r w:rsidR="00B070BB" w:rsidRPr="00F357C6">
              <w:rPr>
                <w:rFonts w:ascii="Arial" w:hAnsi="Arial"/>
                <w:b w:val="0"/>
                <w:bCs w:val="0"/>
                <w:color w:val="000000"/>
                <w:szCs w:val="22"/>
                <w:shd w:val="clear" w:color="auto" w:fill="FFFFFF"/>
              </w:rPr>
              <w:t xml:space="preserve"> </w:t>
            </w:r>
            <w:r w:rsidR="00B070BB" w:rsidRPr="00F357C6">
              <w:rPr>
                <w:b w:val="0"/>
                <w:bCs w:val="0"/>
              </w:rPr>
              <w:t>360-461-0799</w:t>
            </w:r>
          </w:p>
        </w:tc>
        <w:tc>
          <w:tcPr>
            <w:tcW w:w="1857" w:type="dxa"/>
            <w:vAlign w:val="center"/>
          </w:tcPr>
          <w:p w14:paraId="2EBDC617" w14:textId="0CA80460" w:rsidR="009E101A" w:rsidRDefault="00B53FD8" w:rsidP="00DC4AFB">
            <w:pPr>
              <w:pStyle w:val="TableText"/>
              <w:rPr>
                <w:b w:val="0"/>
                <w:bCs w:val="0"/>
              </w:rPr>
            </w:pPr>
            <w:r>
              <w:rPr>
                <w:b w:val="0"/>
                <w:bCs w:val="0"/>
              </w:rPr>
              <w:t>Executive Director</w:t>
            </w:r>
          </w:p>
        </w:tc>
        <w:tc>
          <w:tcPr>
            <w:tcW w:w="5162" w:type="dxa"/>
            <w:vAlign w:val="center"/>
          </w:tcPr>
          <w:p w14:paraId="41652F7B" w14:textId="2AE9D62D" w:rsidR="009E101A" w:rsidRPr="009E101A" w:rsidRDefault="0063439A" w:rsidP="00DC4AFB">
            <w:pPr>
              <w:pStyle w:val="TableText"/>
              <w:rPr>
                <w:b w:val="0"/>
                <w:bCs w:val="0"/>
              </w:rPr>
            </w:pPr>
            <w:r>
              <w:rPr>
                <w:b w:val="0"/>
                <w:bCs w:val="0"/>
              </w:rPr>
              <w:t xml:space="preserve">Writes the QAPP. </w:t>
            </w:r>
            <w:r w:rsidR="00B53FD8" w:rsidRPr="009E101A">
              <w:rPr>
                <w:b w:val="0"/>
                <w:bCs w:val="0"/>
              </w:rPr>
              <w:t>Conducts field sampling and transportation of samples to the laboratory. Conducts review of data, analyses and interpretations. Reviews draft report and final report</w:t>
            </w:r>
            <w:r w:rsidR="00B53FD8">
              <w:rPr>
                <w:b w:val="0"/>
                <w:bCs w:val="0"/>
              </w:rPr>
              <w:t>.</w:t>
            </w:r>
          </w:p>
        </w:tc>
      </w:tr>
      <w:tr w:rsidR="009E101A" w:rsidRPr="004161D2" w14:paraId="081D94D8"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3E9DD5D7" w14:textId="6A6C8C36" w:rsidR="00B53FD8" w:rsidRPr="00F357C6" w:rsidRDefault="00B53FD8" w:rsidP="00B53FD8">
            <w:pPr>
              <w:pStyle w:val="TableText"/>
              <w:rPr>
                <w:b w:val="0"/>
                <w:bCs w:val="0"/>
              </w:rPr>
            </w:pPr>
            <w:r w:rsidRPr="00F357C6">
              <w:t>Jodi</w:t>
            </w:r>
            <w:r w:rsidR="00712A43" w:rsidRPr="00F357C6">
              <w:t>e</w:t>
            </w:r>
            <w:r w:rsidRPr="00F357C6">
              <w:t xml:space="preserve"> Toft</w:t>
            </w:r>
          </w:p>
          <w:p w14:paraId="48216B00" w14:textId="4E2D3D32" w:rsidR="00B53FD8" w:rsidRPr="00F357C6" w:rsidRDefault="00B53FD8" w:rsidP="00B53FD8">
            <w:pPr>
              <w:pStyle w:val="TableText"/>
              <w:rPr>
                <w:b w:val="0"/>
                <w:bCs w:val="0"/>
              </w:rPr>
            </w:pPr>
            <w:r w:rsidRPr="00F357C6">
              <w:rPr>
                <w:b w:val="0"/>
                <w:bCs w:val="0"/>
              </w:rPr>
              <w:t>Puget Sound Restoration Fund</w:t>
            </w:r>
          </w:p>
          <w:p w14:paraId="480DBCBA" w14:textId="1E8406F3" w:rsidR="009E101A" w:rsidRPr="00F357C6" w:rsidRDefault="00B53FD8" w:rsidP="00B53FD8">
            <w:pPr>
              <w:pStyle w:val="TableText"/>
              <w:rPr>
                <w:b w:val="0"/>
                <w:bCs w:val="0"/>
              </w:rPr>
            </w:pPr>
            <w:r w:rsidRPr="00F357C6">
              <w:rPr>
                <w:b w:val="0"/>
                <w:bCs w:val="0"/>
              </w:rPr>
              <w:t>Phone:</w:t>
            </w:r>
            <w:r w:rsidR="00B070BB" w:rsidRPr="00F357C6">
              <w:rPr>
                <w:b w:val="0"/>
                <w:bCs w:val="0"/>
              </w:rPr>
              <w:t xml:space="preserve"> 206-780-6947</w:t>
            </w:r>
          </w:p>
        </w:tc>
        <w:tc>
          <w:tcPr>
            <w:tcW w:w="1857" w:type="dxa"/>
            <w:vAlign w:val="center"/>
          </w:tcPr>
          <w:p w14:paraId="520DFAC5" w14:textId="1356E81B" w:rsidR="009E101A" w:rsidRDefault="00B53FD8" w:rsidP="00DC4AFB">
            <w:pPr>
              <w:pStyle w:val="TableText"/>
              <w:rPr>
                <w:b w:val="0"/>
                <w:bCs w:val="0"/>
              </w:rPr>
            </w:pPr>
            <w:r>
              <w:rPr>
                <w:b w:val="0"/>
                <w:bCs w:val="0"/>
              </w:rPr>
              <w:t>Executive Director</w:t>
            </w:r>
          </w:p>
        </w:tc>
        <w:tc>
          <w:tcPr>
            <w:tcW w:w="5162" w:type="dxa"/>
            <w:vAlign w:val="center"/>
          </w:tcPr>
          <w:p w14:paraId="7D5A312D" w14:textId="67CA4267" w:rsidR="009E101A" w:rsidRPr="009E101A" w:rsidRDefault="0063439A" w:rsidP="00DC4AFB">
            <w:pPr>
              <w:pStyle w:val="TableText"/>
              <w:rPr>
                <w:b w:val="0"/>
                <w:bCs w:val="0"/>
              </w:rPr>
            </w:pPr>
            <w:r>
              <w:rPr>
                <w:b w:val="0"/>
                <w:bCs w:val="0"/>
              </w:rPr>
              <w:t xml:space="preserve">Writes the QAPP. </w:t>
            </w:r>
            <w:r w:rsidR="00B53FD8" w:rsidRPr="009E101A">
              <w:rPr>
                <w:b w:val="0"/>
                <w:bCs w:val="0"/>
              </w:rPr>
              <w:t>Conducts field sampling and transportation of samples to the laboratory. Conducts review of data, analyses and interpretations. Reviews draft report and final report</w:t>
            </w:r>
            <w:r w:rsidR="00B53FD8">
              <w:rPr>
                <w:b w:val="0"/>
                <w:bCs w:val="0"/>
              </w:rPr>
              <w:t>.</w:t>
            </w:r>
          </w:p>
        </w:tc>
      </w:tr>
      <w:tr w:rsidR="009E101A" w:rsidRPr="004161D2" w14:paraId="078100B4"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2A9DFBB8" w14:textId="6DB5F33F" w:rsidR="00B53FD8" w:rsidRPr="00F357C6" w:rsidRDefault="00B53FD8" w:rsidP="00B53FD8">
            <w:pPr>
              <w:pStyle w:val="TableText"/>
              <w:rPr>
                <w:b w:val="0"/>
                <w:bCs w:val="0"/>
              </w:rPr>
            </w:pPr>
            <w:r w:rsidRPr="00F357C6">
              <w:t>Hilary Hayford</w:t>
            </w:r>
          </w:p>
          <w:p w14:paraId="34474114" w14:textId="77777777" w:rsidR="00B53FD8" w:rsidRPr="00F357C6" w:rsidRDefault="00B53FD8" w:rsidP="00B53FD8">
            <w:pPr>
              <w:pStyle w:val="TableText"/>
              <w:rPr>
                <w:b w:val="0"/>
                <w:bCs w:val="0"/>
              </w:rPr>
            </w:pPr>
            <w:r w:rsidRPr="00F357C6">
              <w:rPr>
                <w:b w:val="0"/>
                <w:bCs w:val="0"/>
              </w:rPr>
              <w:t>Puget Sound Restoration Fund</w:t>
            </w:r>
          </w:p>
          <w:p w14:paraId="2904D459" w14:textId="1ACEB043" w:rsidR="009E101A" w:rsidRPr="00F357C6" w:rsidRDefault="00B53FD8" w:rsidP="00B53FD8">
            <w:pPr>
              <w:pStyle w:val="TableText"/>
            </w:pPr>
            <w:r w:rsidRPr="00F357C6">
              <w:rPr>
                <w:b w:val="0"/>
                <w:bCs w:val="0"/>
              </w:rPr>
              <w:t>Phone:</w:t>
            </w:r>
            <w:r w:rsidR="00B070BB" w:rsidRPr="00F357C6">
              <w:rPr>
                <w:rFonts w:ascii="Roboto" w:hAnsi="Roboto" w:cs="Times New Roman"/>
                <w:b w:val="0"/>
                <w:bCs w:val="0"/>
                <w:color w:val="656565"/>
                <w:sz w:val="23"/>
                <w:szCs w:val="23"/>
                <w:shd w:val="clear" w:color="auto" w:fill="FFFFFF"/>
              </w:rPr>
              <w:t xml:space="preserve"> </w:t>
            </w:r>
            <w:r w:rsidR="00B070BB" w:rsidRPr="00F357C6">
              <w:rPr>
                <w:b w:val="0"/>
                <w:bCs w:val="0"/>
              </w:rPr>
              <w:t>206-780-6947</w:t>
            </w:r>
          </w:p>
        </w:tc>
        <w:tc>
          <w:tcPr>
            <w:tcW w:w="1857" w:type="dxa"/>
            <w:vAlign w:val="center"/>
          </w:tcPr>
          <w:p w14:paraId="39531108" w14:textId="2979CC44" w:rsidR="009E101A" w:rsidRPr="00B53FD8" w:rsidRDefault="00B53FD8" w:rsidP="00DC4AFB">
            <w:pPr>
              <w:pStyle w:val="TableText"/>
              <w:rPr>
                <w:b w:val="0"/>
                <w:bCs w:val="0"/>
              </w:rPr>
            </w:pPr>
            <w:r>
              <w:rPr>
                <w:b w:val="0"/>
                <w:bCs w:val="0"/>
              </w:rPr>
              <w:t>Habitat Research Director</w:t>
            </w:r>
          </w:p>
        </w:tc>
        <w:tc>
          <w:tcPr>
            <w:tcW w:w="5162" w:type="dxa"/>
            <w:vAlign w:val="center"/>
          </w:tcPr>
          <w:p w14:paraId="42C12A4F" w14:textId="2B950474" w:rsidR="009E101A" w:rsidRPr="009E101A" w:rsidRDefault="00B53FD8" w:rsidP="00DC4AFB">
            <w:pPr>
              <w:pStyle w:val="TableText"/>
              <w:rPr>
                <w:b w:val="0"/>
                <w:bCs w:val="0"/>
              </w:rPr>
            </w:pPr>
            <w:r w:rsidRPr="009E101A">
              <w:rPr>
                <w:b w:val="0"/>
                <w:bCs w:val="0"/>
              </w:rPr>
              <w:t>Conducts field sampling and transportation of samples to the laboratory. Conducts review of data, analyses and interpretations. Reviews draft report and final report</w:t>
            </w:r>
            <w:r>
              <w:rPr>
                <w:b w:val="0"/>
                <w:bCs w:val="0"/>
              </w:rPr>
              <w:t>.</w:t>
            </w:r>
          </w:p>
        </w:tc>
      </w:tr>
      <w:tr w:rsidR="009E101A" w:rsidRPr="004161D2" w14:paraId="3F4B3CB6"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2D8BFE1D" w14:textId="1A724914" w:rsidR="00B53FD8" w:rsidRPr="00F357C6" w:rsidRDefault="00B53FD8" w:rsidP="00B53FD8">
            <w:pPr>
              <w:pStyle w:val="TableText"/>
              <w:rPr>
                <w:b w:val="0"/>
                <w:bCs w:val="0"/>
              </w:rPr>
            </w:pPr>
            <w:r w:rsidRPr="00F357C6">
              <w:t>Kari Inch</w:t>
            </w:r>
          </w:p>
          <w:p w14:paraId="6EA07B4B" w14:textId="77777777" w:rsidR="00B53FD8" w:rsidRPr="00F357C6" w:rsidRDefault="00B53FD8" w:rsidP="00B53FD8">
            <w:pPr>
              <w:pStyle w:val="TableText"/>
              <w:rPr>
                <w:b w:val="0"/>
                <w:bCs w:val="0"/>
              </w:rPr>
            </w:pPr>
            <w:r w:rsidRPr="00F357C6">
              <w:rPr>
                <w:b w:val="0"/>
                <w:bCs w:val="0"/>
              </w:rPr>
              <w:t>Puget Sound Restoration Fund</w:t>
            </w:r>
          </w:p>
          <w:p w14:paraId="1FFADE79" w14:textId="10C5E4F8" w:rsidR="009E101A" w:rsidRPr="00F357C6" w:rsidRDefault="00B53FD8" w:rsidP="00B53FD8">
            <w:pPr>
              <w:pStyle w:val="TableText"/>
            </w:pPr>
            <w:r w:rsidRPr="00F357C6">
              <w:rPr>
                <w:b w:val="0"/>
                <w:bCs w:val="0"/>
              </w:rPr>
              <w:t>Phone:</w:t>
            </w:r>
            <w:r w:rsidR="00B070BB" w:rsidRPr="00F357C6">
              <w:rPr>
                <w:rFonts w:ascii="Roboto" w:hAnsi="Roboto" w:cs="Times New Roman"/>
                <w:b w:val="0"/>
                <w:bCs w:val="0"/>
                <w:color w:val="656565"/>
                <w:sz w:val="23"/>
                <w:szCs w:val="23"/>
                <w:shd w:val="clear" w:color="auto" w:fill="FFFFFF"/>
              </w:rPr>
              <w:t xml:space="preserve"> </w:t>
            </w:r>
            <w:r w:rsidR="00B070BB" w:rsidRPr="00F357C6">
              <w:rPr>
                <w:b w:val="0"/>
                <w:bCs w:val="0"/>
              </w:rPr>
              <w:t>206-780-6947</w:t>
            </w:r>
          </w:p>
        </w:tc>
        <w:tc>
          <w:tcPr>
            <w:tcW w:w="1857" w:type="dxa"/>
            <w:vAlign w:val="center"/>
          </w:tcPr>
          <w:p w14:paraId="76357DC1" w14:textId="510600CF" w:rsidR="009E101A" w:rsidRPr="00B53FD8" w:rsidRDefault="007B3957" w:rsidP="00DC4AFB">
            <w:pPr>
              <w:pStyle w:val="TableText"/>
              <w:rPr>
                <w:b w:val="0"/>
                <w:bCs w:val="0"/>
              </w:rPr>
            </w:pPr>
            <w:r>
              <w:rPr>
                <w:b w:val="0"/>
                <w:bCs w:val="0"/>
              </w:rPr>
              <w:t>Habitat Field Specialist</w:t>
            </w:r>
          </w:p>
        </w:tc>
        <w:tc>
          <w:tcPr>
            <w:tcW w:w="5162" w:type="dxa"/>
            <w:vAlign w:val="center"/>
          </w:tcPr>
          <w:p w14:paraId="7D263EFC" w14:textId="3E1E09D3" w:rsidR="009E101A" w:rsidRPr="007B3957" w:rsidRDefault="00B53FD8" w:rsidP="00DC4AFB">
            <w:pPr>
              <w:pStyle w:val="TableText"/>
              <w:rPr>
                <w:b w:val="0"/>
                <w:bCs w:val="0"/>
              </w:rPr>
            </w:pPr>
            <w:r w:rsidRPr="009E101A">
              <w:rPr>
                <w:b w:val="0"/>
                <w:bCs w:val="0"/>
              </w:rPr>
              <w:t>Conducts field sampling and transportation of samples to the laboratory.</w:t>
            </w:r>
            <w:r w:rsidR="007B3957">
              <w:rPr>
                <w:b w:val="0"/>
                <w:bCs w:val="0"/>
              </w:rPr>
              <w:t xml:space="preserve"> Supports review of data, analyses, interpretation, and draft reports.</w:t>
            </w:r>
          </w:p>
        </w:tc>
      </w:tr>
      <w:tr w:rsidR="00B53FD8" w:rsidRPr="004161D2" w14:paraId="49BDBB68"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67BB7878" w14:textId="30B51349" w:rsidR="00B53FD8" w:rsidRPr="00F357C6" w:rsidRDefault="00B53FD8" w:rsidP="00B53FD8">
            <w:pPr>
              <w:pStyle w:val="TableText"/>
              <w:rPr>
                <w:b w:val="0"/>
                <w:bCs w:val="0"/>
              </w:rPr>
            </w:pPr>
            <w:r w:rsidRPr="00F357C6">
              <w:t>Alex Harnick</w:t>
            </w:r>
          </w:p>
          <w:p w14:paraId="1E0983D7" w14:textId="77777777" w:rsidR="00B53FD8" w:rsidRPr="00F357C6" w:rsidRDefault="00B53FD8" w:rsidP="00B53FD8">
            <w:pPr>
              <w:pStyle w:val="TableText"/>
              <w:rPr>
                <w:b w:val="0"/>
                <w:bCs w:val="0"/>
              </w:rPr>
            </w:pPr>
            <w:r w:rsidRPr="00F357C6">
              <w:rPr>
                <w:b w:val="0"/>
                <w:bCs w:val="0"/>
              </w:rPr>
              <w:t>Puget Sound Restoration Fund</w:t>
            </w:r>
          </w:p>
          <w:p w14:paraId="6CA5441C" w14:textId="77140C41" w:rsidR="00B53FD8" w:rsidRPr="00F357C6" w:rsidRDefault="00B53FD8" w:rsidP="00B53FD8">
            <w:pPr>
              <w:pStyle w:val="TableText"/>
            </w:pPr>
            <w:r w:rsidRPr="00F357C6">
              <w:rPr>
                <w:b w:val="0"/>
                <w:bCs w:val="0"/>
              </w:rPr>
              <w:t>Phone:</w:t>
            </w:r>
            <w:r w:rsidR="00B070BB" w:rsidRPr="00F357C6">
              <w:rPr>
                <w:rFonts w:ascii="Roboto" w:hAnsi="Roboto" w:cs="Times New Roman"/>
                <w:b w:val="0"/>
                <w:bCs w:val="0"/>
                <w:color w:val="656565"/>
                <w:sz w:val="23"/>
                <w:szCs w:val="23"/>
                <w:shd w:val="clear" w:color="auto" w:fill="FFFFFF"/>
              </w:rPr>
              <w:t xml:space="preserve"> </w:t>
            </w:r>
            <w:r w:rsidR="00B070BB" w:rsidRPr="00F357C6">
              <w:rPr>
                <w:b w:val="0"/>
                <w:bCs w:val="0"/>
              </w:rPr>
              <w:t>206-780-6947</w:t>
            </w:r>
          </w:p>
        </w:tc>
        <w:tc>
          <w:tcPr>
            <w:tcW w:w="1857" w:type="dxa"/>
            <w:vAlign w:val="center"/>
          </w:tcPr>
          <w:p w14:paraId="1B32DBD0" w14:textId="683C51FE" w:rsidR="00B53FD8" w:rsidRPr="00B53FD8" w:rsidRDefault="007B3957" w:rsidP="00DC4AFB">
            <w:pPr>
              <w:pStyle w:val="TableText"/>
              <w:rPr>
                <w:b w:val="0"/>
                <w:bCs w:val="0"/>
              </w:rPr>
            </w:pPr>
            <w:r>
              <w:rPr>
                <w:b w:val="0"/>
                <w:bCs w:val="0"/>
              </w:rPr>
              <w:t xml:space="preserve">Habitat Dive &amp; </w:t>
            </w:r>
            <w:r w:rsidR="00B53FD8">
              <w:rPr>
                <w:b w:val="0"/>
                <w:bCs w:val="0"/>
              </w:rPr>
              <w:t>Field Technician</w:t>
            </w:r>
          </w:p>
        </w:tc>
        <w:tc>
          <w:tcPr>
            <w:tcW w:w="5162" w:type="dxa"/>
            <w:vAlign w:val="center"/>
          </w:tcPr>
          <w:p w14:paraId="092774EF" w14:textId="438EDAD4" w:rsidR="00B53FD8" w:rsidRPr="009E101A" w:rsidRDefault="00B53FD8" w:rsidP="00DC4AFB">
            <w:pPr>
              <w:pStyle w:val="TableText"/>
              <w:rPr>
                <w:b w:val="0"/>
                <w:bCs w:val="0"/>
              </w:rPr>
            </w:pPr>
            <w:r w:rsidRPr="009E101A">
              <w:rPr>
                <w:b w:val="0"/>
                <w:bCs w:val="0"/>
              </w:rPr>
              <w:t>Conducts field sampling and transportation of samples to the laboratory.</w:t>
            </w:r>
          </w:p>
        </w:tc>
      </w:tr>
      <w:tr w:rsidR="00B53FD8" w:rsidRPr="004161D2" w14:paraId="5DBB3EE4"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56CEA8A1" w14:textId="30722F83" w:rsidR="00B53FD8" w:rsidRPr="00F357C6" w:rsidRDefault="00B53FD8" w:rsidP="00B53FD8">
            <w:pPr>
              <w:pStyle w:val="TableText"/>
              <w:rPr>
                <w:b w:val="0"/>
                <w:bCs w:val="0"/>
              </w:rPr>
            </w:pPr>
            <w:r w:rsidRPr="00F357C6">
              <w:t>Sophie Schwager</w:t>
            </w:r>
          </w:p>
          <w:p w14:paraId="51281702" w14:textId="77777777" w:rsidR="00B53FD8" w:rsidRPr="00F357C6" w:rsidRDefault="00B53FD8" w:rsidP="00B53FD8">
            <w:pPr>
              <w:pStyle w:val="TableText"/>
              <w:rPr>
                <w:b w:val="0"/>
                <w:bCs w:val="0"/>
              </w:rPr>
            </w:pPr>
            <w:r w:rsidRPr="00F357C6">
              <w:rPr>
                <w:b w:val="0"/>
                <w:bCs w:val="0"/>
              </w:rPr>
              <w:t>Puget Sound Restoration Fund</w:t>
            </w:r>
          </w:p>
          <w:p w14:paraId="44461E82" w14:textId="22E6D1F7" w:rsidR="00B53FD8" w:rsidRPr="00F357C6" w:rsidRDefault="00B53FD8" w:rsidP="00B53FD8">
            <w:pPr>
              <w:pStyle w:val="TableText"/>
            </w:pPr>
            <w:r w:rsidRPr="00F357C6">
              <w:rPr>
                <w:b w:val="0"/>
                <w:bCs w:val="0"/>
              </w:rPr>
              <w:t>Phone:</w:t>
            </w:r>
            <w:r w:rsidR="00B070BB" w:rsidRPr="00F357C6">
              <w:rPr>
                <w:rFonts w:ascii="Roboto" w:hAnsi="Roboto" w:cs="Times New Roman"/>
                <w:b w:val="0"/>
                <w:bCs w:val="0"/>
                <w:color w:val="656565"/>
                <w:sz w:val="23"/>
                <w:szCs w:val="23"/>
                <w:shd w:val="clear" w:color="auto" w:fill="FFFFFF"/>
              </w:rPr>
              <w:t xml:space="preserve"> </w:t>
            </w:r>
            <w:r w:rsidR="00B070BB" w:rsidRPr="00F357C6">
              <w:rPr>
                <w:b w:val="0"/>
                <w:bCs w:val="0"/>
              </w:rPr>
              <w:t>206-780-6947</w:t>
            </w:r>
          </w:p>
        </w:tc>
        <w:tc>
          <w:tcPr>
            <w:tcW w:w="1857" w:type="dxa"/>
            <w:vAlign w:val="center"/>
          </w:tcPr>
          <w:p w14:paraId="510D367F" w14:textId="7E17AB22" w:rsidR="00B53FD8" w:rsidRPr="00B53FD8" w:rsidRDefault="007B3957" w:rsidP="00DC4AFB">
            <w:pPr>
              <w:pStyle w:val="TableText"/>
              <w:rPr>
                <w:b w:val="0"/>
                <w:bCs w:val="0"/>
              </w:rPr>
            </w:pPr>
            <w:r>
              <w:rPr>
                <w:b w:val="0"/>
                <w:bCs w:val="0"/>
              </w:rPr>
              <w:t xml:space="preserve">Habitat Dive &amp; </w:t>
            </w:r>
            <w:r w:rsidR="00B53FD8">
              <w:rPr>
                <w:b w:val="0"/>
                <w:bCs w:val="0"/>
              </w:rPr>
              <w:t>Field Technician</w:t>
            </w:r>
          </w:p>
        </w:tc>
        <w:tc>
          <w:tcPr>
            <w:tcW w:w="5162" w:type="dxa"/>
            <w:vAlign w:val="center"/>
          </w:tcPr>
          <w:p w14:paraId="02F074BE" w14:textId="5A6DDBB8" w:rsidR="00B53FD8" w:rsidRPr="009E101A" w:rsidRDefault="00B53FD8" w:rsidP="00DC4AFB">
            <w:pPr>
              <w:pStyle w:val="TableText"/>
              <w:rPr>
                <w:b w:val="0"/>
                <w:bCs w:val="0"/>
              </w:rPr>
            </w:pPr>
            <w:r w:rsidRPr="009E101A">
              <w:rPr>
                <w:b w:val="0"/>
                <w:bCs w:val="0"/>
              </w:rPr>
              <w:t>Conducts field sampling and transportation of samples to the laboratory.</w:t>
            </w:r>
          </w:p>
        </w:tc>
      </w:tr>
      <w:tr w:rsidR="00E631AF" w:rsidRPr="004161D2" w14:paraId="72A24B71"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3922AA60" w14:textId="01EF0829" w:rsidR="00712A43" w:rsidRPr="00A05D53" w:rsidRDefault="00712A43" w:rsidP="00DC4AFB">
            <w:pPr>
              <w:pStyle w:val="TableText"/>
              <w:rPr>
                <w:bCs w:val="0"/>
              </w:rPr>
            </w:pPr>
            <w:r w:rsidRPr="00A05D53">
              <w:t>Annelise Del Rio</w:t>
            </w:r>
          </w:p>
          <w:p w14:paraId="4A18B3DB" w14:textId="77777777" w:rsidR="00712A43" w:rsidRPr="00F357C6" w:rsidRDefault="00712A43" w:rsidP="00DC4AFB">
            <w:pPr>
              <w:pStyle w:val="TableText"/>
              <w:rPr>
                <w:b w:val="0"/>
                <w:bCs w:val="0"/>
              </w:rPr>
            </w:pPr>
            <w:r w:rsidRPr="00F357C6">
              <w:rPr>
                <w:b w:val="0"/>
                <w:bCs w:val="0"/>
              </w:rPr>
              <w:t>Puget Sound Partnership</w:t>
            </w:r>
          </w:p>
          <w:p w14:paraId="1E8832F3" w14:textId="7C41499C" w:rsidR="00E631AF" w:rsidRPr="00A05D53" w:rsidRDefault="00712A43" w:rsidP="00DC4AFB">
            <w:pPr>
              <w:pStyle w:val="TableText"/>
              <w:rPr>
                <w:b w:val="0"/>
              </w:rPr>
            </w:pPr>
            <w:r w:rsidRPr="00F357C6">
              <w:rPr>
                <w:b w:val="0"/>
                <w:bCs w:val="0"/>
              </w:rPr>
              <w:t>Phone: 360-584-5306</w:t>
            </w:r>
          </w:p>
        </w:tc>
        <w:tc>
          <w:tcPr>
            <w:tcW w:w="1857" w:type="dxa"/>
            <w:vAlign w:val="center"/>
          </w:tcPr>
          <w:p w14:paraId="6A174DE5" w14:textId="0534A388" w:rsidR="00E631AF" w:rsidRPr="00456DDC" w:rsidRDefault="00712A43" w:rsidP="00DC4AFB">
            <w:pPr>
              <w:pStyle w:val="TableText"/>
              <w:rPr>
                <w:b w:val="0"/>
                <w:bCs w:val="0"/>
              </w:rPr>
            </w:pPr>
            <w:r w:rsidRPr="00456DDC">
              <w:rPr>
                <w:b w:val="0"/>
                <w:bCs w:val="0"/>
              </w:rPr>
              <w:t>PSP Subaward Manager</w:t>
            </w:r>
          </w:p>
        </w:tc>
        <w:tc>
          <w:tcPr>
            <w:tcW w:w="5162" w:type="dxa"/>
            <w:vAlign w:val="center"/>
          </w:tcPr>
          <w:p w14:paraId="1B143E2F" w14:textId="3DABBD23" w:rsidR="00E631AF" w:rsidRPr="007B3957" w:rsidRDefault="0001558D" w:rsidP="00DC4AFB">
            <w:pPr>
              <w:pStyle w:val="TableText"/>
              <w:rPr>
                <w:b w:val="0"/>
                <w:bCs w:val="0"/>
              </w:rPr>
            </w:pPr>
            <w:r w:rsidRPr="007B3957">
              <w:rPr>
                <w:b w:val="0"/>
                <w:bCs w:val="0"/>
              </w:rPr>
              <w:t xml:space="preserve">Clarifies scope </w:t>
            </w:r>
            <w:r w:rsidR="00820310" w:rsidRPr="007B3957">
              <w:rPr>
                <w:b w:val="0"/>
                <w:bCs w:val="0"/>
              </w:rPr>
              <w:t xml:space="preserve">and budget </w:t>
            </w:r>
            <w:r w:rsidRPr="007B3957">
              <w:rPr>
                <w:b w:val="0"/>
                <w:bCs w:val="0"/>
              </w:rPr>
              <w:t xml:space="preserve">of the project; supports and provides internal review and approval process of draft </w:t>
            </w:r>
            <w:r w:rsidR="005E3149">
              <w:rPr>
                <w:b w:val="0"/>
                <w:bCs w:val="0"/>
              </w:rPr>
              <w:t xml:space="preserve">QAPP </w:t>
            </w:r>
            <w:r w:rsidR="00734D12">
              <w:rPr>
                <w:b w:val="0"/>
                <w:bCs w:val="0"/>
              </w:rPr>
              <w:t xml:space="preserve">and final </w:t>
            </w:r>
            <w:r w:rsidRPr="007B3957">
              <w:rPr>
                <w:b w:val="0"/>
                <w:bCs w:val="0"/>
              </w:rPr>
              <w:t>QAPP, Statement of Work, project deliverables, and progress reports.</w:t>
            </w:r>
          </w:p>
        </w:tc>
      </w:tr>
      <w:tr w:rsidR="00E631AF" w:rsidRPr="004161D2" w14:paraId="3A55FAB6"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24904CC0" w14:textId="286E6069" w:rsidR="00E631AF" w:rsidRPr="00A071D9" w:rsidRDefault="004B18B4" w:rsidP="00DC4AFB">
            <w:pPr>
              <w:pStyle w:val="TableText"/>
              <w:rPr>
                <w:b w:val="0"/>
                <w:highlight w:val="green"/>
              </w:rPr>
            </w:pPr>
            <w:r w:rsidRPr="00456DDC">
              <w:rPr>
                <w:bCs w:val="0"/>
              </w:rPr>
              <w:t>Gabrielle Scheffer, PhD, PBio</w:t>
            </w:r>
            <w:r w:rsidR="006127A6" w:rsidRPr="00456DDC">
              <w:rPr>
                <w:b w:val="0"/>
              </w:rPr>
              <w:t xml:space="preserve"> </w:t>
            </w:r>
            <w:r w:rsidR="006127A6" w:rsidRPr="00456DDC">
              <w:rPr>
                <w:b w:val="0"/>
              </w:rPr>
              <w:br/>
            </w:r>
            <w:r w:rsidRPr="00F357C6">
              <w:rPr>
                <w:b w:val="0"/>
              </w:rPr>
              <w:t>eDNA Explorer</w:t>
            </w:r>
            <w:r w:rsidR="006127A6" w:rsidRPr="00F357C6">
              <w:rPr>
                <w:b w:val="0"/>
              </w:rPr>
              <w:br/>
            </w:r>
            <w:r w:rsidRPr="00F357C6">
              <w:rPr>
                <w:b w:val="0"/>
              </w:rPr>
              <w:t>Email: gabrielle@ednaexplorer.org</w:t>
            </w:r>
          </w:p>
        </w:tc>
        <w:tc>
          <w:tcPr>
            <w:tcW w:w="1857" w:type="dxa"/>
            <w:vAlign w:val="center"/>
          </w:tcPr>
          <w:p w14:paraId="4EDD3A8A" w14:textId="2D755E62" w:rsidR="00E631AF" w:rsidRPr="00F25A9D" w:rsidRDefault="004B18B4" w:rsidP="00DC4AFB">
            <w:pPr>
              <w:pStyle w:val="TableText"/>
              <w:rPr>
                <w:rFonts w:asciiTheme="minorHAnsi" w:hAnsiTheme="minorHAnsi" w:cstheme="minorHAnsi"/>
                <w:b w:val="0"/>
                <w:bCs w:val="0"/>
              </w:rPr>
            </w:pPr>
            <w:r w:rsidRPr="00E102E1">
              <w:rPr>
                <w:rFonts w:asciiTheme="minorHAnsi" w:hAnsiTheme="minorHAnsi" w:cstheme="minorHAnsi"/>
                <w:b w:val="0"/>
                <w:bCs w:val="0"/>
                <w:color w:val="000000"/>
              </w:rPr>
              <w:t>Director, Customer Success and Business Development</w:t>
            </w:r>
          </w:p>
        </w:tc>
        <w:tc>
          <w:tcPr>
            <w:tcW w:w="5162" w:type="dxa"/>
            <w:vAlign w:val="center"/>
          </w:tcPr>
          <w:p w14:paraId="775606F6" w14:textId="6C25A8F0" w:rsidR="00E631AF" w:rsidRPr="00F25A9D" w:rsidRDefault="00FE7EB7" w:rsidP="00DC4AFB">
            <w:pPr>
              <w:pStyle w:val="TableText"/>
              <w:rPr>
                <w:b w:val="0"/>
              </w:rPr>
            </w:pPr>
            <w:commentRangeStart w:id="107"/>
            <w:commentRangeStart w:id="108"/>
            <w:r w:rsidRPr="00E102E1">
              <w:rPr>
                <w:b w:val="0"/>
              </w:rPr>
              <w:t xml:space="preserve">Provides third-party laboratory extraction and sequencing methods. </w:t>
            </w:r>
            <w:commentRangeEnd w:id="107"/>
            <w:r w:rsidR="00DB138D" w:rsidRPr="00E102E1">
              <w:rPr>
                <w:rStyle w:val="CommentReference"/>
                <w:b w:val="0"/>
                <w:sz w:val="22"/>
                <w:szCs w:val="20"/>
              </w:rPr>
              <w:commentReference w:id="107"/>
            </w:r>
            <w:commentRangeEnd w:id="108"/>
            <w:r w:rsidR="003D10D9" w:rsidRPr="00E102E1">
              <w:rPr>
                <w:rStyle w:val="CommentReference"/>
                <w:b w:val="0"/>
                <w:sz w:val="22"/>
                <w:szCs w:val="20"/>
              </w:rPr>
              <w:commentReference w:id="108"/>
            </w:r>
            <w:r w:rsidRPr="00E102E1">
              <w:rPr>
                <w:b w:val="0"/>
              </w:rPr>
              <w:t xml:space="preserve">Coordinates with PGST on sample shipping and laboratory analysis. </w:t>
            </w:r>
          </w:p>
        </w:tc>
      </w:tr>
      <w:tr w:rsidR="00B51ABF" w:rsidRPr="004161D2" w14:paraId="4C6EEC3C"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1D8F3BA4" w14:textId="3C4093AC" w:rsidR="00B51ABF" w:rsidRPr="006E059D" w:rsidRDefault="00B51ABF" w:rsidP="00DC4AFB">
            <w:pPr>
              <w:pStyle w:val="TableText"/>
              <w:rPr>
                <w:highlight w:val="yellow"/>
              </w:rPr>
            </w:pPr>
            <w:r w:rsidRPr="0089783C">
              <w:t>Volunteers</w:t>
            </w:r>
            <w:r>
              <w:t xml:space="preserve"> and students</w:t>
            </w:r>
          </w:p>
        </w:tc>
        <w:tc>
          <w:tcPr>
            <w:tcW w:w="1857" w:type="dxa"/>
            <w:vAlign w:val="center"/>
          </w:tcPr>
          <w:p w14:paraId="1AEFCA5D" w14:textId="171CBE04" w:rsidR="00B51ABF" w:rsidRPr="00B51ABF" w:rsidRDefault="00B51ABF" w:rsidP="00DC4AFB">
            <w:pPr>
              <w:pStyle w:val="TableText"/>
              <w:rPr>
                <w:b w:val="0"/>
                <w:bCs w:val="0"/>
                <w:highlight w:val="yellow"/>
              </w:rPr>
            </w:pPr>
            <w:r w:rsidRPr="00B51ABF">
              <w:rPr>
                <w:b w:val="0"/>
                <w:bCs w:val="0"/>
              </w:rPr>
              <w:t>Volunteers and students</w:t>
            </w:r>
          </w:p>
        </w:tc>
        <w:tc>
          <w:tcPr>
            <w:tcW w:w="5162" w:type="dxa"/>
            <w:vAlign w:val="center"/>
          </w:tcPr>
          <w:p w14:paraId="7C3305B5" w14:textId="7A990AC1" w:rsidR="00B51ABF" w:rsidRPr="00B51ABF" w:rsidRDefault="00B51ABF" w:rsidP="00DC4AFB">
            <w:pPr>
              <w:pStyle w:val="TableText"/>
              <w:rPr>
                <w:b w:val="0"/>
                <w:bCs w:val="0"/>
                <w:highlight w:val="yellow"/>
              </w:rPr>
            </w:pPr>
            <w:r w:rsidRPr="00B51ABF">
              <w:rPr>
                <w:b w:val="0"/>
                <w:bCs w:val="0"/>
              </w:rPr>
              <w:t>Assists staff with field sampling and data recording activities.</w:t>
            </w:r>
          </w:p>
        </w:tc>
      </w:tr>
      <w:tr w:rsidR="0026437F" w:rsidRPr="004161D2" w14:paraId="0DD0D5A9"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66F1A7EB" w14:textId="77777777" w:rsidR="003A4EF2" w:rsidRPr="0012427E" w:rsidRDefault="003A4EF2" w:rsidP="003A4EF2">
            <w:pPr>
              <w:pStyle w:val="TableText"/>
              <w:rPr>
                <w:bCs w:val="0"/>
              </w:rPr>
            </w:pPr>
            <w:r w:rsidRPr="0012427E">
              <w:rPr>
                <w:bCs w:val="0"/>
              </w:rPr>
              <w:t xml:space="preserve">Jiujia Guo </w:t>
            </w:r>
          </w:p>
          <w:p w14:paraId="5FC3DF0D" w14:textId="77777777" w:rsidR="003A4EF2" w:rsidRPr="003A4EF2" w:rsidRDefault="003A4EF2" w:rsidP="003A4EF2">
            <w:pPr>
              <w:pStyle w:val="TableText"/>
              <w:rPr>
                <w:b w:val="0"/>
              </w:rPr>
            </w:pPr>
            <w:r w:rsidRPr="003A4EF2">
              <w:rPr>
                <w:b w:val="0"/>
              </w:rPr>
              <w:t>Department of Ecology</w:t>
            </w:r>
          </w:p>
          <w:p w14:paraId="58F692DD" w14:textId="7850D926" w:rsidR="00702F1B" w:rsidRPr="004161D2" w:rsidRDefault="003A4EF2" w:rsidP="003A4EF2">
            <w:pPr>
              <w:pStyle w:val="TableText"/>
              <w:rPr>
                <w:b w:val="0"/>
              </w:rPr>
            </w:pPr>
            <w:r w:rsidRPr="003A4EF2">
              <w:rPr>
                <w:b w:val="0"/>
              </w:rPr>
              <w:t>Phone: 360-407-6196</w:t>
            </w:r>
          </w:p>
        </w:tc>
        <w:tc>
          <w:tcPr>
            <w:tcW w:w="1857" w:type="dxa"/>
            <w:vAlign w:val="center"/>
          </w:tcPr>
          <w:p w14:paraId="066D0679" w14:textId="02388D40" w:rsidR="0026437F" w:rsidRPr="004161D2" w:rsidRDefault="00A76299" w:rsidP="00DC4AFB">
            <w:pPr>
              <w:pStyle w:val="TableText"/>
              <w:rPr>
                <w:b w:val="0"/>
              </w:rPr>
            </w:pPr>
            <w:r w:rsidRPr="00A76299">
              <w:rPr>
                <w:b w:val="0"/>
              </w:rPr>
              <w:t>NEP Quality Coordinator</w:t>
            </w:r>
          </w:p>
        </w:tc>
        <w:tc>
          <w:tcPr>
            <w:tcW w:w="5162" w:type="dxa"/>
            <w:vAlign w:val="center"/>
          </w:tcPr>
          <w:p w14:paraId="1F9E0FCC" w14:textId="364CB435" w:rsidR="0026437F" w:rsidRPr="004161D2" w:rsidRDefault="00A84F6C" w:rsidP="00DC4AFB">
            <w:pPr>
              <w:pStyle w:val="TableText"/>
              <w:rPr>
                <w:b w:val="0"/>
              </w:rPr>
            </w:pPr>
            <w:r w:rsidRPr="00A84F6C">
              <w:rPr>
                <w:b w:val="0"/>
              </w:rPr>
              <w:t>Reviews the draft QAPP and recommends the final QAPP for approval.</w:t>
            </w:r>
          </w:p>
        </w:tc>
      </w:tr>
      <w:tr w:rsidR="00E631AF" w:rsidRPr="004161D2" w14:paraId="36166792" w14:textId="77777777" w:rsidTr="00F357C6">
        <w:trPr>
          <w:cnfStyle w:val="100000000000" w:firstRow="1" w:lastRow="0" w:firstColumn="0" w:lastColumn="0" w:oddVBand="0" w:evenVBand="0" w:oddHBand="0" w:evenHBand="0" w:firstRowFirstColumn="0" w:firstRowLastColumn="0" w:lastRowFirstColumn="0" w:lastRowLastColumn="0"/>
          <w:cantSplit/>
          <w:tblHeader/>
        </w:trPr>
        <w:tc>
          <w:tcPr>
            <w:tcW w:w="2791" w:type="dxa"/>
            <w:vAlign w:val="center"/>
          </w:tcPr>
          <w:p w14:paraId="72ED53D0" w14:textId="77777777" w:rsidR="0073020D" w:rsidRPr="0073020D" w:rsidRDefault="0073020D" w:rsidP="0073020D">
            <w:pPr>
              <w:pStyle w:val="TableText"/>
              <w:rPr>
                <w:bCs w:val="0"/>
              </w:rPr>
            </w:pPr>
            <w:r w:rsidRPr="0073020D">
              <w:rPr>
                <w:bCs w:val="0"/>
              </w:rPr>
              <w:t>Ken Nelson</w:t>
            </w:r>
          </w:p>
          <w:p w14:paraId="15B53CAA" w14:textId="77777777" w:rsidR="0073020D" w:rsidRPr="0012427E" w:rsidRDefault="0073020D" w:rsidP="0073020D">
            <w:pPr>
              <w:pStyle w:val="TableText"/>
              <w:rPr>
                <w:b w:val="0"/>
              </w:rPr>
            </w:pPr>
            <w:r w:rsidRPr="0012427E">
              <w:rPr>
                <w:b w:val="0"/>
              </w:rPr>
              <w:t>Department of Ecology</w:t>
            </w:r>
          </w:p>
          <w:p w14:paraId="1FA171FD" w14:textId="64E50106" w:rsidR="00E631AF" w:rsidRPr="004161D2" w:rsidRDefault="0073020D" w:rsidP="0073020D">
            <w:pPr>
              <w:pStyle w:val="TableText"/>
              <w:rPr>
                <w:b w:val="0"/>
              </w:rPr>
            </w:pPr>
            <w:r w:rsidRPr="0012427E">
              <w:rPr>
                <w:b w:val="0"/>
              </w:rPr>
              <w:t>Phone: 360-522-2722</w:t>
            </w:r>
          </w:p>
        </w:tc>
        <w:tc>
          <w:tcPr>
            <w:tcW w:w="1857" w:type="dxa"/>
            <w:vAlign w:val="center"/>
          </w:tcPr>
          <w:p w14:paraId="56C19534" w14:textId="362C22CD" w:rsidR="00E631AF" w:rsidRPr="004161D2" w:rsidRDefault="00367306" w:rsidP="00DC4AFB">
            <w:pPr>
              <w:pStyle w:val="TableText"/>
              <w:rPr>
                <w:b w:val="0"/>
              </w:rPr>
            </w:pPr>
            <w:r w:rsidRPr="00A76299">
              <w:rPr>
                <w:b w:val="0"/>
              </w:rPr>
              <w:t>NEP Quality Coordinator</w:t>
            </w:r>
          </w:p>
        </w:tc>
        <w:tc>
          <w:tcPr>
            <w:tcW w:w="5162" w:type="dxa"/>
            <w:vAlign w:val="center"/>
          </w:tcPr>
          <w:p w14:paraId="5B85C654" w14:textId="5FB65E9D" w:rsidR="00E631AF" w:rsidRPr="004161D2" w:rsidRDefault="0012427E" w:rsidP="00DC4AFB">
            <w:pPr>
              <w:pStyle w:val="TableText"/>
              <w:rPr>
                <w:b w:val="0"/>
              </w:rPr>
            </w:pPr>
            <w:r w:rsidRPr="0012427E">
              <w:rPr>
                <w:b w:val="0"/>
              </w:rPr>
              <w:t>Reviews and approves the draft QAPP and the final QAPP.</w:t>
            </w:r>
            <w:r>
              <w:rPr>
                <w:b w:val="0"/>
              </w:rPr>
              <w:t xml:space="preserve"> </w:t>
            </w:r>
          </w:p>
        </w:tc>
      </w:tr>
    </w:tbl>
    <w:p w14:paraId="1DF8E31E" w14:textId="77777777" w:rsidR="003D1E5A" w:rsidRDefault="003D1E5A" w:rsidP="003552BD">
      <w:pPr>
        <w:pStyle w:val="TableNote"/>
        <w:spacing w:before="120" w:after="120" w:line="240" w:lineRule="auto"/>
      </w:pPr>
      <w:r w:rsidRPr="00CD1614">
        <w:t>QAPP: Quality Assurance Project Plan</w:t>
      </w:r>
    </w:p>
    <w:p w14:paraId="702DAB78" w14:textId="77777777" w:rsidR="003D1E5A" w:rsidRDefault="003D1E5A" w:rsidP="003552BD">
      <w:pPr>
        <w:pStyle w:val="TableNote"/>
        <w:spacing w:before="120" w:after="120" w:line="240" w:lineRule="auto"/>
      </w:pPr>
      <w:r>
        <w:t>NEP: National Estuary Program</w:t>
      </w:r>
    </w:p>
    <w:p w14:paraId="1F598E61" w14:textId="199A07E5" w:rsidR="00E60CE5" w:rsidRDefault="00E60CE5" w:rsidP="003552BD">
      <w:pPr>
        <w:pStyle w:val="TableNote"/>
        <w:spacing w:before="120" w:after="120" w:line="240" w:lineRule="auto"/>
      </w:pPr>
      <w:r>
        <w:t>WQX: Water Quality Exchange</w:t>
      </w:r>
    </w:p>
    <w:p w14:paraId="78B56E73" w14:textId="6F8FA5FE" w:rsidR="002C4E1F" w:rsidRPr="00F76AAD" w:rsidRDefault="002C4E1F" w:rsidP="008317B6">
      <w:pPr>
        <w:pStyle w:val="Heading3"/>
      </w:pPr>
      <w:bookmarkStart w:id="109" w:name="_Toc30162533"/>
      <w:bookmarkStart w:id="110" w:name="_Toc226028797"/>
      <w:r w:rsidRPr="00F76AAD">
        <w:lastRenderedPageBreak/>
        <w:t>5.2</w:t>
      </w:r>
      <w:r w:rsidRPr="00F76AAD">
        <w:tab/>
        <w:t>Special training and certifications</w:t>
      </w:r>
      <w:bookmarkEnd w:id="109"/>
      <w:bookmarkEnd w:id="110"/>
    </w:p>
    <w:p w14:paraId="4B2E1581" w14:textId="77777777" w:rsidR="00B51ABF" w:rsidRPr="00E91877" w:rsidRDefault="00B51ABF" w:rsidP="00B51ABF">
      <w:bookmarkStart w:id="111" w:name="_Toc30162534"/>
      <w:r w:rsidRPr="00E91877">
        <w:t>All staff and volunteers will be experienced or trained to be competent using the following equipment to enable sampling and analysis:</w:t>
      </w:r>
    </w:p>
    <w:p w14:paraId="2A1A7C54" w14:textId="77777777" w:rsidR="00B51ABF" w:rsidRPr="00FD5E25" w:rsidRDefault="00B51ABF" w:rsidP="00A05D53">
      <w:pPr>
        <w:numPr>
          <w:ilvl w:val="0"/>
          <w:numId w:val="14"/>
        </w:numPr>
        <w:tabs>
          <w:tab w:val="left" w:pos="-1440"/>
          <w:tab w:val="left" w:pos="-720"/>
          <w:tab w:val="left" w:pos="-360"/>
          <w:tab w:val="left" w:pos="360"/>
          <w:tab w:val="left" w:pos="1440"/>
        </w:tabs>
        <w:suppressAutoHyphens/>
        <w:spacing w:before="0" w:after="0" w:line="240" w:lineRule="auto"/>
        <w:rPr>
          <w:rFonts w:eastAsiaTheme="minorHAnsi"/>
          <w:szCs w:val="24"/>
        </w:rPr>
      </w:pPr>
      <w:r w:rsidRPr="00FD5E25">
        <w:rPr>
          <w:rFonts w:eastAsiaTheme="minorHAnsi"/>
          <w:szCs w:val="24"/>
        </w:rPr>
        <w:t>Snorkel gear</w:t>
      </w:r>
    </w:p>
    <w:p w14:paraId="28F3F0F7" w14:textId="183DBF8D" w:rsidR="005037FF" w:rsidRPr="00FD5E25" w:rsidRDefault="005037FF" w:rsidP="00A05D53">
      <w:pPr>
        <w:numPr>
          <w:ilvl w:val="0"/>
          <w:numId w:val="14"/>
        </w:numPr>
        <w:tabs>
          <w:tab w:val="left" w:pos="-1440"/>
          <w:tab w:val="left" w:pos="-720"/>
          <w:tab w:val="left" w:pos="-360"/>
          <w:tab w:val="left" w:pos="360"/>
          <w:tab w:val="left" w:pos="1440"/>
        </w:tabs>
        <w:suppressAutoHyphens/>
        <w:spacing w:before="0" w:after="0" w:line="240" w:lineRule="auto"/>
        <w:rPr>
          <w:rFonts w:eastAsiaTheme="minorHAnsi"/>
          <w:szCs w:val="24"/>
        </w:rPr>
      </w:pPr>
      <w:r w:rsidRPr="00FD5E25">
        <w:rPr>
          <w:rFonts w:eastAsiaTheme="minorHAnsi"/>
          <w:szCs w:val="24"/>
        </w:rPr>
        <w:t xml:space="preserve">Smith-Root </w:t>
      </w:r>
      <w:del w:id="112" w:author="Khadijah Homolka" w:date="2026-06-29T17:41:00Z" w16du:dateUtc="2026-06-30T00:41:00Z">
        <w:r w:rsidRPr="00FD5E25" w:rsidDel="003D10D9">
          <w:rPr>
            <w:rFonts w:eastAsiaTheme="minorHAnsi"/>
            <w:szCs w:val="24"/>
          </w:rPr>
          <w:delText>Citizen Science Sampler</w:delText>
        </w:r>
      </w:del>
      <w:ins w:id="113" w:author="Khadijah Homolka" w:date="2026-06-29T17:41:00Z" w16du:dateUtc="2026-06-30T00:41:00Z">
        <w:r w:rsidR="003D10D9">
          <w:rPr>
            <w:rFonts w:eastAsiaTheme="minorHAnsi"/>
            <w:szCs w:val="24"/>
          </w:rPr>
          <w:t>diaphragm pump</w:t>
        </w:r>
      </w:ins>
    </w:p>
    <w:p w14:paraId="16FB676E" w14:textId="1F134628" w:rsidR="005037FF" w:rsidRPr="00FD5E25" w:rsidRDefault="005037FF" w:rsidP="00A05D53">
      <w:pPr>
        <w:numPr>
          <w:ilvl w:val="0"/>
          <w:numId w:val="14"/>
        </w:numPr>
        <w:tabs>
          <w:tab w:val="left" w:pos="-1440"/>
          <w:tab w:val="left" w:pos="-720"/>
          <w:tab w:val="left" w:pos="-360"/>
          <w:tab w:val="left" w:pos="360"/>
          <w:tab w:val="left" w:pos="1440"/>
        </w:tabs>
        <w:suppressAutoHyphens/>
        <w:spacing w:before="0" w:after="0" w:line="240" w:lineRule="auto"/>
        <w:rPr>
          <w:rFonts w:eastAsiaTheme="minorHAnsi"/>
          <w:szCs w:val="24"/>
        </w:rPr>
      </w:pPr>
      <w:r w:rsidRPr="00FD5E25">
        <w:rPr>
          <w:rFonts w:eastAsiaTheme="minorHAnsi"/>
          <w:szCs w:val="24"/>
        </w:rPr>
        <w:t>Self-preserving filter pack</w:t>
      </w:r>
    </w:p>
    <w:p w14:paraId="123EDC76" w14:textId="0BA3269E" w:rsidR="005037FF" w:rsidRDefault="005037FF" w:rsidP="00A05D53">
      <w:pPr>
        <w:numPr>
          <w:ilvl w:val="0"/>
          <w:numId w:val="14"/>
        </w:numPr>
        <w:tabs>
          <w:tab w:val="left" w:pos="-1440"/>
          <w:tab w:val="left" w:pos="-720"/>
          <w:tab w:val="left" w:pos="-360"/>
          <w:tab w:val="left" w:pos="360"/>
          <w:tab w:val="left" w:pos="1440"/>
        </w:tabs>
        <w:suppressAutoHyphens/>
        <w:spacing w:before="0" w:after="0" w:line="240" w:lineRule="auto"/>
        <w:rPr>
          <w:rFonts w:eastAsiaTheme="minorHAnsi"/>
          <w:szCs w:val="24"/>
        </w:rPr>
      </w:pPr>
      <w:r w:rsidRPr="00FD5E25">
        <w:rPr>
          <w:rFonts w:eastAsiaTheme="minorHAnsi"/>
          <w:szCs w:val="24"/>
        </w:rPr>
        <w:t>YSI sonde</w:t>
      </w:r>
    </w:p>
    <w:p w14:paraId="73B5A246" w14:textId="75C03123" w:rsidR="00FD5E25" w:rsidRDefault="00FD5E25" w:rsidP="00A05D53">
      <w:pPr>
        <w:numPr>
          <w:ilvl w:val="0"/>
          <w:numId w:val="14"/>
        </w:numPr>
        <w:tabs>
          <w:tab w:val="left" w:pos="-1440"/>
          <w:tab w:val="left" w:pos="-720"/>
          <w:tab w:val="left" w:pos="-360"/>
          <w:tab w:val="left" w:pos="360"/>
          <w:tab w:val="left" w:pos="1440"/>
        </w:tabs>
        <w:suppressAutoHyphens/>
        <w:spacing w:before="0" w:after="0" w:line="240" w:lineRule="auto"/>
        <w:rPr>
          <w:rFonts w:eastAsiaTheme="minorHAnsi"/>
          <w:szCs w:val="24"/>
        </w:rPr>
      </w:pPr>
      <w:r>
        <w:rPr>
          <w:rFonts w:eastAsiaTheme="minorHAnsi"/>
          <w:szCs w:val="24"/>
        </w:rPr>
        <w:t>Secchi disc</w:t>
      </w:r>
    </w:p>
    <w:p w14:paraId="0B157F32" w14:textId="2814F779" w:rsidR="00FD5E25" w:rsidRDefault="00FD5E25" w:rsidP="00A05D53">
      <w:pPr>
        <w:numPr>
          <w:ilvl w:val="0"/>
          <w:numId w:val="14"/>
        </w:numPr>
        <w:tabs>
          <w:tab w:val="left" w:pos="-1440"/>
          <w:tab w:val="left" w:pos="-720"/>
          <w:tab w:val="left" w:pos="-360"/>
          <w:tab w:val="left" w:pos="360"/>
          <w:tab w:val="left" w:pos="1440"/>
        </w:tabs>
        <w:suppressAutoHyphens/>
        <w:spacing w:before="0" w:after="0" w:line="240" w:lineRule="auto"/>
        <w:rPr>
          <w:rFonts w:eastAsiaTheme="minorHAnsi"/>
          <w:szCs w:val="24"/>
        </w:rPr>
      </w:pPr>
      <w:r>
        <w:rPr>
          <w:rFonts w:eastAsiaTheme="minorHAnsi"/>
          <w:szCs w:val="24"/>
        </w:rPr>
        <w:t>Transect tape</w:t>
      </w:r>
    </w:p>
    <w:p w14:paraId="4A9680BF" w14:textId="7A02A366" w:rsidR="00FD5E25" w:rsidRDefault="00FD5E25" w:rsidP="00A05D53">
      <w:pPr>
        <w:numPr>
          <w:ilvl w:val="0"/>
          <w:numId w:val="14"/>
        </w:numPr>
        <w:tabs>
          <w:tab w:val="left" w:pos="-1440"/>
          <w:tab w:val="left" w:pos="-720"/>
          <w:tab w:val="left" w:pos="-360"/>
          <w:tab w:val="left" w:pos="360"/>
          <w:tab w:val="left" w:pos="1440"/>
        </w:tabs>
        <w:suppressAutoHyphens/>
        <w:spacing w:before="0" w:after="0" w:line="240" w:lineRule="auto"/>
        <w:rPr>
          <w:rFonts w:eastAsiaTheme="minorHAnsi"/>
          <w:szCs w:val="24"/>
        </w:rPr>
      </w:pPr>
      <w:r>
        <w:rPr>
          <w:rFonts w:eastAsiaTheme="minorHAnsi"/>
          <w:szCs w:val="24"/>
        </w:rPr>
        <w:t>GoPro</w:t>
      </w:r>
    </w:p>
    <w:p w14:paraId="03B3091C" w14:textId="4DEB347B" w:rsidR="00FD5E25" w:rsidRDefault="00FD5E25" w:rsidP="00A05D53">
      <w:pPr>
        <w:numPr>
          <w:ilvl w:val="0"/>
          <w:numId w:val="14"/>
        </w:numPr>
        <w:tabs>
          <w:tab w:val="left" w:pos="-1440"/>
          <w:tab w:val="left" w:pos="-720"/>
          <w:tab w:val="left" w:pos="-360"/>
          <w:tab w:val="left" w:pos="360"/>
          <w:tab w:val="left" w:pos="1440"/>
        </w:tabs>
        <w:suppressAutoHyphens/>
        <w:spacing w:before="0" w:after="0" w:line="240" w:lineRule="auto"/>
        <w:rPr>
          <w:rFonts w:eastAsiaTheme="minorHAnsi"/>
          <w:szCs w:val="24"/>
        </w:rPr>
      </w:pPr>
      <w:r>
        <w:rPr>
          <w:rFonts w:eastAsiaTheme="minorHAnsi"/>
          <w:szCs w:val="24"/>
        </w:rPr>
        <w:t>Underwater writing tablet</w:t>
      </w:r>
    </w:p>
    <w:p w14:paraId="422FB890" w14:textId="19B8EA77" w:rsidR="00663824" w:rsidRPr="00FD5E25" w:rsidRDefault="00663824" w:rsidP="00A05D53">
      <w:pPr>
        <w:numPr>
          <w:ilvl w:val="0"/>
          <w:numId w:val="14"/>
        </w:numPr>
        <w:tabs>
          <w:tab w:val="left" w:pos="-1440"/>
          <w:tab w:val="left" w:pos="-720"/>
          <w:tab w:val="left" w:pos="-360"/>
          <w:tab w:val="left" w:pos="360"/>
          <w:tab w:val="left" w:pos="1440"/>
        </w:tabs>
        <w:suppressAutoHyphens/>
        <w:spacing w:before="0" w:after="0" w:line="240" w:lineRule="auto"/>
        <w:rPr>
          <w:rFonts w:eastAsiaTheme="minorHAnsi"/>
          <w:szCs w:val="24"/>
        </w:rPr>
      </w:pPr>
      <w:r>
        <w:rPr>
          <w:rFonts w:eastAsiaTheme="minorHAnsi"/>
          <w:szCs w:val="24"/>
        </w:rPr>
        <w:t>Binoculars</w:t>
      </w:r>
    </w:p>
    <w:p w14:paraId="55207B4E" w14:textId="77777777" w:rsidR="00B51ABF" w:rsidRPr="00E91877" w:rsidRDefault="00B51ABF" w:rsidP="00B51ABF">
      <w:r w:rsidRPr="00E91877">
        <w:t>Staff and volunteers will be experienced or trained to be competent conducting the following assessments</w:t>
      </w:r>
      <w:r>
        <w:t>; volunteers will be trained side-by-side with experienced staff</w:t>
      </w:r>
      <w:r w:rsidRPr="00E91877">
        <w:t>:</w:t>
      </w:r>
    </w:p>
    <w:p w14:paraId="791D21D0" w14:textId="77777777" w:rsidR="00663824" w:rsidRPr="00663824" w:rsidRDefault="00663824" w:rsidP="00A05D53">
      <w:pPr>
        <w:numPr>
          <w:ilvl w:val="0"/>
          <w:numId w:val="15"/>
        </w:numPr>
        <w:tabs>
          <w:tab w:val="left" w:pos="-1440"/>
          <w:tab w:val="left" w:pos="-720"/>
          <w:tab w:val="left" w:pos="-360"/>
          <w:tab w:val="left" w:pos="360"/>
          <w:tab w:val="left" w:pos="1440"/>
        </w:tabs>
        <w:suppressAutoHyphens/>
        <w:spacing w:before="0" w:after="0" w:line="240" w:lineRule="auto"/>
        <w:rPr>
          <w:rFonts w:eastAsiaTheme="minorHAnsi"/>
          <w:szCs w:val="24"/>
        </w:rPr>
      </w:pPr>
      <w:r w:rsidRPr="00663824">
        <w:rPr>
          <w:rFonts w:eastAsiaTheme="minorHAnsi"/>
          <w:szCs w:val="24"/>
        </w:rPr>
        <w:t xml:space="preserve">Fish observations </w:t>
      </w:r>
    </w:p>
    <w:p w14:paraId="3E38D6F4" w14:textId="66A85367" w:rsidR="00663824" w:rsidRPr="00663824" w:rsidRDefault="00663824" w:rsidP="00A05D53">
      <w:pPr>
        <w:numPr>
          <w:ilvl w:val="0"/>
          <w:numId w:val="15"/>
        </w:numPr>
        <w:tabs>
          <w:tab w:val="left" w:pos="-1440"/>
          <w:tab w:val="left" w:pos="-720"/>
          <w:tab w:val="left" w:pos="-360"/>
          <w:tab w:val="left" w:pos="360"/>
          <w:tab w:val="left" w:pos="1440"/>
        </w:tabs>
        <w:suppressAutoHyphens/>
        <w:spacing w:before="0" w:after="0" w:line="240" w:lineRule="auto"/>
        <w:rPr>
          <w:rFonts w:eastAsiaTheme="minorHAnsi"/>
          <w:szCs w:val="24"/>
        </w:rPr>
      </w:pPr>
      <w:r w:rsidRPr="00663824">
        <w:rPr>
          <w:rFonts w:eastAsiaTheme="minorHAnsi"/>
          <w:szCs w:val="24"/>
        </w:rPr>
        <w:t>Predator observations</w:t>
      </w:r>
    </w:p>
    <w:p w14:paraId="5A27428A" w14:textId="0852F5BF" w:rsidR="00B51ABF" w:rsidRPr="00663824" w:rsidRDefault="00663824" w:rsidP="00A05D53">
      <w:pPr>
        <w:numPr>
          <w:ilvl w:val="0"/>
          <w:numId w:val="15"/>
        </w:numPr>
        <w:tabs>
          <w:tab w:val="left" w:pos="-1440"/>
          <w:tab w:val="left" w:pos="-720"/>
          <w:tab w:val="left" w:pos="-360"/>
          <w:tab w:val="left" w:pos="360"/>
          <w:tab w:val="left" w:pos="1440"/>
        </w:tabs>
        <w:suppressAutoHyphens/>
        <w:spacing w:before="0" w:after="0" w:line="240" w:lineRule="auto"/>
        <w:rPr>
          <w:rFonts w:eastAsiaTheme="minorHAnsi"/>
          <w:szCs w:val="24"/>
        </w:rPr>
      </w:pPr>
      <w:r w:rsidRPr="00663824">
        <w:rPr>
          <w:rFonts w:eastAsiaTheme="minorHAnsi"/>
          <w:szCs w:val="24"/>
        </w:rPr>
        <w:t>Water parameter measurements</w:t>
      </w:r>
    </w:p>
    <w:p w14:paraId="2F3094DB" w14:textId="18677CD8" w:rsidR="00B51ABF" w:rsidRPr="00663824" w:rsidRDefault="00663824" w:rsidP="00A05D53">
      <w:pPr>
        <w:numPr>
          <w:ilvl w:val="0"/>
          <w:numId w:val="15"/>
        </w:numPr>
        <w:tabs>
          <w:tab w:val="left" w:pos="-1440"/>
          <w:tab w:val="left" w:pos="-720"/>
          <w:tab w:val="left" w:pos="-360"/>
          <w:tab w:val="left" w:pos="360"/>
          <w:tab w:val="left" w:pos="1440"/>
        </w:tabs>
        <w:suppressAutoHyphens/>
        <w:spacing w:before="0" w:after="0" w:line="240" w:lineRule="auto"/>
        <w:rPr>
          <w:rFonts w:eastAsiaTheme="minorHAnsi"/>
          <w:szCs w:val="24"/>
        </w:rPr>
      </w:pPr>
      <w:r w:rsidRPr="00663824">
        <w:rPr>
          <w:rFonts w:eastAsiaTheme="minorHAnsi"/>
          <w:szCs w:val="24"/>
        </w:rPr>
        <w:t>Water sampling for eDNA</w:t>
      </w:r>
    </w:p>
    <w:p w14:paraId="23A5D1BA" w14:textId="3B76A770" w:rsidR="00B51ABF" w:rsidRPr="00E91877" w:rsidRDefault="00B51ABF" w:rsidP="00B51ABF">
      <w:pPr>
        <w:spacing w:before="0" w:after="0"/>
      </w:pPr>
      <w:r w:rsidRPr="00E91877">
        <w:t>Protocols for all the above-mentioned S</w:t>
      </w:r>
      <w:r w:rsidR="007B3957">
        <w:t xml:space="preserve">tandard </w:t>
      </w:r>
      <w:r w:rsidRPr="00E91877">
        <w:t>O</w:t>
      </w:r>
      <w:r w:rsidR="007B3957">
        <w:t xml:space="preserve">perating </w:t>
      </w:r>
      <w:r w:rsidRPr="00E91877">
        <w:t>P</w:t>
      </w:r>
      <w:r w:rsidR="007B3957">
        <w:t>rocedure</w:t>
      </w:r>
      <w:r w:rsidRPr="00E91877">
        <w:t>s</w:t>
      </w:r>
      <w:r w:rsidR="007B3957">
        <w:t xml:space="preserve"> (SOP)</w:t>
      </w:r>
      <w:r w:rsidRPr="00E91877">
        <w:t xml:space="preserve"> can be found in </w:t>
      </w:r>
      <w:r w:rsidRPr="004D1C01">
        <w:t>Appendix A.</w:t>
      </w:r>
    </w:p>
    <w:p w14:paraId="2B6B7F26" w14:textId="77777777" w:rsidR="00B51ABF" w:rsidRPr="00E91877" w:rsidRDefault="00B51ABF" w:rsidP="00B51ABF">
      <w:r w:rsidRPr="00E91877">
        <w:t>Staff will be experienced or trained to be competent conducting data analysis and evaluation using the following programs:</w:t>
      </w:r>
    </w:p>
    <w:p w14:paraId="55F99F95" w14:textId="77777777" w:rsidR="00B51ABF" w:rsidRPr="00663824" w:rsidRDefault="00B51ABF" w:rsidP="00A05D53">
      <w:pPr>
        <w:numPr>
          <w:ilvl w:val="0"/>
          <w:numId w:val="16"/>
        </w:numPr>
        <w:tabs>
          <w:tab w:val="left" w:pos="-1440"/>
          <w:tab w:val="left" w:pos="-720"/>
          <w:tab w:val="left" w:pos="-360"/>
          <w:tab w:val="left" w:pos="360"/>
          <w:tab w:val="left" w:pos="1440"/>
        </w:tabs>
        <w:suppressAutoHyphens/>
        <w:spacing w:before="0" w:after="0" w:line="240" w:lineRule="auto"/>
        <w:rPr>
          <w:rFonts w:eastAsiaTheme="minorHAnsi"/>
          <w:szCs w:val="24"/>
        </w:rPr>
      </w:pPr>
      <w:r w:rsidRPr="00663824">
        <w:rPr>
          <w:rFonts w:eastAsiaTheme="minorHAnsi"/>
          <w:szCs w:val="24"/>
        </w:rPr>
        <w:t>Microsoft Excel</w:t>
      </w:r>
    </w:p>
    <w:p w14:paraId="646BFB9B" w14:textId="77777777" w:rsidR="00B51ABF" w:rsidRPr="00663824" w:rsidRDefault="00B51ABF" w:rsidP="00A05D53">
      <w:pPr>
        <w:numPr>
          <w:ilvl w:val="0"/>
          <w:numId w:val="16"/>
        </w:numPr>
        <w:tabs>
          <w:tab w:val="left" w:pos="-1440"/>
          <w:tab w:val="left" w:pos="-720"/>
          <w:tab w:val="left" w:pos="-360"/>
          <w:tab w:val="left" w:pos="360"/>
          <w:tab w:val="left" w:pos="1440"/>
        </w:tabs>
        <w:suppressAutoHyphens/>
        <w:spacing w:before="0" w:after="0" w:line="240" w:lineRule="auto"/>
        <w:rPr>
          <w:rFonts w:eastAsiaTheme="minorHAnsi"/>
          <w:szCs w:val="24"/>
        </w:rPr>
      </w:pPr>
      <w:r w:rsidRPr="00663824">
        <w:rPr>
          <w:rFonts w:eastAsiaTheme="minorHAnsi"/>
          <w:szCs w:val="24"/>
        </w:rPr>
        <w:t>RStudio</w:t>
      </w:r>
    </w:p>
    <w:p w14:paraId="6AA95B52" w14:textId="77777777" w:rsidR="00B51ABF" w:rsidRDefault="00B51ABF" w:rsidP="00B51ABF">
      <w:pPr>
        <w:tabs>
          <w:tab w:val="left" w:pos="-1440"/>
          <w:tab w:val="left" w:pos="-720"/>
          <w:tab w:val="left" w:pos="-360"/>
          <w:tab w:val="left" w:pos="360"/>
          <w:tab w:val="left" w:pos="1440"/>
        </w:tabs>
        <w:suppressAutoHyphens/>
        <w:spacing w:before="0" w:after="0" w:line="240" w:lineRule="auto"/>
        <w:rPr>
          <w:rFonts w:eastAsiaTheme="minorHAnsi"/>
          <w:szCs w:val="24"/>
          <w:highlight w:val="yellow"/>
        </w:rPr>
      </w:pPr>
    </w:p>
    <w:p w14:paraId="4B8B7F9B" w14:textId="77777777" w:rsidR="00B51ABF" w:rsidRDefault="00B51ABF" w:rsidP="00B51ABF">
      <w:pPr>
        <w:rPr>
          <w:rFonts w:eastAsiaTheme="minorHAnsi"/>
          <w:szCs w:val="24"/>
          <w:u w:val="single"/>
        </w:rPr>
      </w:pPr>
      <w:r w:rsidRPr="00A618AC">
        <w:rPr>
          <w:rFonts w:eastAsiaTheme="minorHAnsi"/>
          <w:szCs w:val="24"/>
          <w:u w:val="single"/>
        </w:rPr>
        <w:t>Specialized Training</w:t>
      </w:r>
    </w:p>
    <w:p w14:paraId="4BC99032" w14:textId="644C595D" w:rsidR="005037FF" w:rsidRPr="00FD5E25" w:rsidRDefault="00B51ABF" w:rsidP="00B51ABF">
      <w:pPr>
        <w:spacing w:after="0"/>
        <w:rPr>
          <w:rFonts w:eastAsiaTheme="minorHAnsi"/>
          <w:szCs w:val="24"/>
        </w:rPr>
      </w:pPr>
      <w:r w:rsidRPr="00452E9E">
        <w:rPr>
          <w:rFonts w:eastAsiaTheme="minorHAnsi"/>
          <w:szCs w:val="24"/>
        </w:rPr>
        <w:t>Fish observations: Staff and volunteers conducting fish observations with surface snorkel surveys will have reviewed the snorkel survey protocol and consulted with the University of Washington for training on fish identifications</w:t>
      </w:r>
      <w:bookmarkStart w:id="114" w:name="_Hlk11061207"/>
      <w:r w:rsidRPr="00452E9E">
        <w:rPr>
          <w:rFonts w:eastAsiaTheme="minorHAnsi"/>
          <w:szCs w:val="24"/>
        </w:rPr>
        <w:t>.</w:t>
      </w:r>
      <w:bookmarkEnd w:id="114"/>
      <w:r w:rsidRPr="00452E9E">
        <w:rPr>
          <w:rFonts w:eastAsiaTheme="minorHAnsi"/>
          <w:szCs w:val="24"/>
        </w:rPr>
        <w:t xml:space="preserve"> The full protocol for snorkel survey fish observations is available in Appendix A</w:t>
      </w:r>
      <w:r w:rsidR="00FD5E25" w:rsidRPr="00452E9E">
        <w:rPr>
          <w:rFonts w:eastAsiaTheme="minorHAnsi"/>
          <w:szCs w:val="24"/>
        </w:rPr>
        <w:t>.</w:t>
      </w:r>
    </w:p>
    <w:p w14:paraId="0B9AB759" w14:textId="52201F9C" w:rsidR="00393246" w:rsidRPr="00663824" w:rsidRDefault="00393246" w:rsidP="00B51ABF">
      <w:pPr>
        <w:spacing w:after="0"/>
        <w:rPr>
          <w:rFonts w:eastAsiaTheme="minorHAnsi"/>
          <w:szCs w:val="24"/>
        </w:rPr>
      </w:pPr>
      <w:r w:rsidRPr="00452E9E">
        <w:rPr>
          <w:rFonts w:eastAsiaTheme="minorHAnsi"/>
          <w:szCs w:val="24"/>
        </w:rPr>
        <w:t xml:space="preserve">Predator observations: Staff and volunteers conducting observational predator surveys will have reviewed the </w:t>
      </w:r>
      <w:r w:rsidR="00FD5E25" w:rsidRPr="00452E9E">
        <w:rPr>
          <w:rFonts w:eastAsiaTheme="minorHAnsi"/>
          <w:szCs w:val="24"/>
        </w:rPr>
        <w:t>predator</w:t>
      </w:r>
      <w:r w:rsidRPr="00452E9E">
        <w:rPr>
          <w:rFonts w:eastAsiaTheme="minorHAnsi"/>
          <w:szCs w:val="24"/>
        </w:rPr>
        <w:t xml:space="preserve"> survey protocol and consulted with the University of Washington for training on identifications. The full protocol for </w:t>
      </w:r>
      <w:r w:rsidR="00FD5E25" w:rsidRPr="00452E9E">
        <w:rPr>
          <w:rFonts w:eastAsiaTheme="minorHAnsi"/>
          <w:szCs w:val="24"/>
        </w:rPr>
        <w:t>predator surveys</w:t>
      </w:r>
      <w:r w:rsidRPr="00452E9E">
        <w:rPr>
          <w:rFonts w:eastAsiaTheme="minorHAnsi"/>
          <w:szCs w:val="24"/>
        </w:rPr>
        <w:t xml:space="preserve"> is available in Appendix A.</w:t>
      </w:r>
    </w:p>
    <w:p w14:paraId="0B07F696" w14:textId="77777777" w:rsidR="00B51ABF" w:rsidRDefault="00B51ABF" w:rsidP="00B51ABF">
      <w:pPr>
        <w:tabs>
          <w:tab w:val="left" w:pos="-1440"/>
          <w:tab w:val="left" w:pos="-720"/>
          <w:tab w:val="left" w:pos="-360"/>
          <w:tab w:val="left" w:pos="360"/>
          <w:tab w:val="left" w:pos="1440"/>
        </w:tabs>
        <w:suppressAutoHyphens/>
        <w:spacing w:before="0" w:after="0" w:line="240" w:lineRule="auto"/>
        <w:rPr>
          <w:rFonts w:eastAsiaTheme="minorHAnsi"/>
          <w:szCs w:val="24"/>
          <w:highlight w:val="yellow"/>
        </w:rPr>
      </w:pPr>
    </w:p>
    <w:p w14:paraId="423534FC" w14:textId="7575BA75" w:rsidR="00393246" w:rsidRPr="00F25A9D" w:rsidRDefault="00393246" w:rsidP="00B51ABF">
      <w:pPr>
        <w:tabs>
          <w:tab w:val="left" w:pos="-1440"/>
          <w:tab w:val="left" w:pos="-720"/>
          <w:tab w:val="left" w:pos="-360"/>
          <w:tab w:val="left" w:pos="360"/>
          <w:tab w:val="left" w:pos="1440"/>
        </w:tabs>
        <w:suppressAutoHyphens/>
        <w:spacing w:before="0" w:after="0" w:line="240" w:lineRule="auto"/>
        <w:rPr>
          <w:rFonts w:eastAsiaTheme="minorHAnsi"/>
          <w:szCs w:val="24"/>
          <w:highlight w:val="yellow"/>
        </w:rPr>
      </w:pPr>
      <w:r w:rsidRPr="00456DDC">
        <w:rPr>
          <w:rFonts w:eastAsiaTheme="minorHAnsi"/>
          <w:szCs w:val="24"/>
        </w:rPr>
        <w:t xml:space="preserve">eDNA analysis: </w:t>
      </w:r>
      <w:r w:rsidR="004B18B4">
        <w:t xml:space="preserve">Staff and volunteers conducting eDNA water sampling will have reviewed the </w:t>
      </w:r>
      <w:commentRangeStart w:id="115"/>
      <w:commentRangeStart w:id="116"/>
      <w:r w:rsidR="004B18B4" w:rsidRPr="003F49FA">
        <w:t xml:space="preserve">eDNA sample collection protocol </w:t>
      </w:r>
      <w:commentRangeEnd w:id="115"/>
      <w:r w:rsidR="003F49FA">
        <w:rPr>
          <w:rStyle w:val="CommentReference"/>
          <w:sz w:val="24"/>
          <w:szCs w:val="20"/>
        </w:rPr>
        <w:commentReference w:id="115"/>
      </w:r>
      <w:commentRangeEnd w:id="116"/>
      <w:r w:rsidR="003D10D9">
        <w:rPr>
          <w:rStyle w:val="CommentReference"/>
          <w:sz w:val="24"/>
          <w:szCs w:val="20"/>
        </w:rPr>
        <w:commentReference w:id="116"/>
      </w:r>
      <w:ins w:id="117" w:author="Khadijah Homolka" w:date="2026-06-29T17:42:00Z" w16du:dateUtc="2026-06-30T00:42:00Z">
        <w:r w:rsidR="003D10D9">
          <w:t xml:space="preserve">(Appendix </w:t>
        </w:r>
      </w:ins>
      <w:ins w:id="118" w:author="Khadijah Homolka" w:date="2026-06-29T21:56:00Z" w16du:dateUtc="2026-06-30T04:56:00Z">
        <w:r w:rsidR="003D10D9">
          <w:t>A</w:t>
        </w:r>
      </w:ins>
      <w:ins w:id="119" w:author="Khadijah Homolka" w:date="2026-06-29T17:42:00Z" w16du:dateUtc="2026-06-30T00:42:00Z">
        <w:r w:rsidR="003D10D9">
          <w:t xml:space="preserve">) </w:t>
        </w:r>
      </w:ins>
      <w:r w:rsidR="004B18B4" w:rsidRPr="003F49FA">
        <w:t>prior</w:t>
      </w:r>
      <w:r w:rsidR="004B18B4">
        <w:t xml:space="preserve"> to conducting field work. Training will emphasize proper field collection techniques to minimize contamination, including the use of the self-preserving filter pack, adherence to decontamination procedures, correct sample </w:t>
      </w:r>
      <w:r w:rsidR="004B18B4">
        <w:lastRenderedPageBreak/>
        <w:t xml:space="preserve">labeling and chain of custody documentation, </w:t>
      </w:r>
      <w:r w:rsidR="00AD3B72">
        <w:t>as well as</w:t>
      </w:r>
      <w:r w:rsidR="004B18B4">
        <w:t xml:space="preserve"> appropriate sample storage and shipping to </w:t>
      </w:r>
      <w:r w:rsidR="00AD3B72">
        <w:t>a</w:t>
      </w:r>
      <w:r w:rsidR="004B18B4">
        <w:t xml:space="preserve"> third-party laboratory. Volunteers will be trained </w:t>
      </w:r>
      <w:r w:rsidR="00AD3B72">
        <w:t xml:space="preserve">by </w:t>
      </w:r>
      <w:r w:rsidR="004B18B4">
        <w:t xml:space="preserve">experienced staff prior to independent sample collection. </w:t>
      </w:r>
      <w:r w:rsidR="004B18B4" w:rsidRPr="003F49FA">
        <w:t xml:space="preserve">Laboratory analysis, including metabarcoding for diversity assessment and ddPCR for abundance estimation, will be conducted by </w:t>
      </w:r>
      <w:r w:rsidR="00AD3B72" w:rsidRPr="003F49FA">
        <w:t>a</w:t>
      </w:r>
      <w:r w:rsidR="004B18B4" w:rsidRPr="003F49FA">
        <w:t xml:space="preserve"> third-party laboratory; no in-house extraction or sequencing training is required.</w:t>
      </w:r>
      <w:r w:rsidR="004B18B4" w:rsidRPr="00F25A9D" w:rsidDel="004B18B4">
        <w:rPr>
          <w:rFonts w:eastAsiaTheme="minorHAnsi"/>
          <w:szCs w:val="24"/>
        </w:rPr>
        <w:t xml:space="preserve"> </w:t>
      </w:r>
    </w:p>
    <w:p w14:paraId="7381AF60" w14:textId="6A17F447" w:rsidR="002C4E1F" w:rsidRPr="00F76AAD" w:rsidRDefault="002C4E1F" w:rsidP="008317B6">
      <w:pPr>
        <w:pStyle w:val="Heading3"/>
      </w:pPr>
      <w:bookmarkStart w:id="120" w:name="_Toc226028798"/>
      <w:r w:rsidRPr="00F76AAD">
        <w:t>5.3</w:t>
      </w:r>
      <w:r w:rsidRPr="00F76AAD">
        <w:tab/>
        <w:t>Organization chart</w:t>
      </w:r>
      <w:bookmarkEnd w:id="111"/>
      <w:bookmarkEnd w:id="120"/>
    </w:p>
    <w:p w14:paraId="69ACB011" w14:textId="07150949" w:rsidR="00B51ABF" w:rsidRPr="004E03F1" w:rsidRDefault="00B51ABF" w:rsidP="00B51ABF">
      <w:pPr>
        <w:pStyle w:val="instructiontext"/>
        <w:rPr>
          <w:color w:val="auto"/>
        </w:rPr>
      </w:pPr>
      <w:bookmarkStart w:id="121" w:name="_Toc30162535"/>
      <w:r w:rsidRPr="004E03F1">
        <w:rPr>
          <w:color w:val="auto"/>
        </w:rPr>
        <w:t>The University of Washington’s project staff including Research Scientist</w:t>
      </w:r>
      <w:r>
        <w:rPr>
          <w:color w:val="auto"/>
        </w:rPr>
        <w:t>s</w:t>
      </w:r>
      <w:r w:rsidRPr="004E03F1">
        <w:rPr>
          <w:color w:val="auto"/>
        </w:rPr>
        <w:t xml:space="preserve"> </w:t>
      </w:r>
      <w:r>
        <w:rPr>
          <w:color w:val="auto"/>
        </w:rPr>
        <w:t>Julia Kobelt</w:t>
      </w:r>
      <w:r w:rsidRPr="004E03F1">
        <w:rPr>
          <w:color w:val="auto"/>
        </w:rPr>
        <w:t xml:space="preserve"> and </w:t>
      </w:r>
      <w:r>
        <w:rPr>
          <w:color w:val="auto"/>
        </w:rPr>
        <w:t>Bob Oxborrow and students</w:t>
      </w:r>
      <w:r w:rsidRPr="004E03F1">
        <w:rPr>
          <w:color w:val="auto"/>
        </w:rPr>
        <w:t xml:space="preserve"> will report to the Project Manager Jason Toft. The project manager will coordinate with project partners at the Vashon Nature</w:t>
      </w:r>
      <w:r>
        <w:rPr>
          <w:color w:val="auto"/>
        </w:rPr>
        <w:t>, Port Gamble S’Klallam Tribe, Puyallup Tribe of Indians, Friends of the San Juans, Puget Sound Restoration Fund, and Coastal Watershed Institute</w:t>
      </w:r>
      <w:r w:rsidRPr="004E03F1">
        <w:rPr>
          <w:color w:val="auto"/>
        </w:rPr>
        <w:t>.</w:t>
      </w:r>
    </w:p>
    <w:p w14:paraId="7A32DD37" w14:textId="23EF9E89" w:rsidR="002C4E1F" w:rsidRPr="00F76AAD" w:rsidRDefault="002C4E1F" w:rsidP="008317B6">
      <w:pPr>
        <w:pStyle w:val="Heading3"/>
      </w:pPr>
      <w:bookmarkStart w:id="122" w:name="_Toc226028799"/>
      <w:r w:rsidRPr="00F76AAD">
        <w:t>5.4</w:t>
      </w:r>
      <w:r w:rsidRPr="00F76AAD">
        <w:tab/>
      </w:r>
      <w:r w:rsidR="00CD0278">
        <w:t>Proposed p</w:t>
      </w:r>
      <w:r w:rsidRPr="00F76AAD">
        <w:t>roject schedule</w:t>
      </w:r>
      <w:bookmarkEnd w:id="121"/>
      <w:bookmarkEnd w:id="122"/>
    </w:p>
    <w:p w14:paraId="275BCE40" w14:textId="2870A5D9" w:rsidR="008161F2" w:rsidRPr="00F64E65" w:rsidRDefault="008161F2" w:rsidP="00DC49B5">
      <w:pPr>
        <w:pStyle w:val="BodyText1"/>
      </w:pPr>
      <w:r w:rsidRPr="00F64E65">
        <w:t>Table</w:t>
      </w:r>
      <w:r w:rsidR="004161D2" w:rsidRPr="00F64E65">
        <w:t>s</w:t>
      </w:r>
      <w:r w:rsidRPr="00F64E65">
        <w:t xml:space="preserve"> 2</w:t>
      </w:r>
      <w:r w:rsidR="004161D2" w:rsidRPr="00F64E65">
        <w:t xml:space="preserve"> – 4</w:t>
      </w:r>
      <w:r w:rsidR="00F64E65">
        <w:t xml:space="preserve"> list</w:t>
      </w:r>
      <w:r w:rsidRPr="00F64E65">
        <w:t xml:space="preserve"> key activities, due dates, and lead staff for this project.</w:t>
      </w:r>
    </w:p>
    <w:p w14:paraId="05A1CDB9" w14:textId="46623847" w:rsidR="004161D2" w:rsidRPr="00FD0F1D" w:rsidRDefault="004161D2" w:rsidP="006D564F">
      <w:pPr>
        <w:pStyle w:val="CapTable"/>
      </w:pPr>
      <w:bookmarkStart w:id="123" w:name="_Toc34136444"/>
      <w:bookmarkStart w:id="124" w:name="_Toc212472054"/>
      <w:r w:rsidRPr="00FD0F1D">
        <w:t xml:space="preserve">Table </w:t>
      </w:r>
      <w:fldSimple w:instr=" SEQ Table \* ARABIC ">
        <w:r w:rsidR="00A66E42" w:rsidRPr="00FD0F1D">
          <w:t>2</w:t>
        </w:r>
      </w:fldSimple>
      <w:r w:rsidRPr="00FD0F1D">
        <w:t>. Schedule for completing field and laboratory work</w:t>
      </w:r>
      <w:bookmarkEnd w:id="123"/>
      <w:r w:rsidR="00044516" w:rsidRPr="00FD0F1D">
        <w:t>.</w:t>
      </w:r>
      <w:bookmarkEnd w:id="124"/>
    </w:p>
    <w:tbl>
      <w:tblPr>
        <w:tblStyle w:val="TableGrid"/>
        <w:tblW w:w="6210" w:type="dxa"/>
        <w:tblLook w:val="04A0" w:firstRow="1" w:lastRow="0" w:firstColumn="1" w:lastColumn="0" w:noHBand="0" w:noVBand="1"/>
        <w:tblDescription w:val="&quot; &quot;"/>
      </w:tblPr>
      <w:tblGrid>
        <w:gridCol w:w="2970"/>
        <w:gridCol w:w="1260"/>
        <w:gridCol w:w="1980"/>
      </w:tblGrid>
      <w:tr w:rsidR="004161D2" w:rsidRPr="007F5F71" w14:paraId="4E917CEC" w14:textId="77777777" w:rsidTr="009D02CF">
        <w:trPr>
          <w:cantSplit/>
          <w:tblHeader/>
        </w:trPr>
        <w:tc>
          <w:tcPr>
            <w:tcW w:w="2970" w:type="dxa"/>
            <w:shd w:val="clear" w:color="auto" w:fill="D9D9D9" w:themeFill="background1" w:themeFillShade="D9"/>
          </w:tcPr>
          <w:p w14:paraId="2B5DD2CD" w14:textId="77777777" w:rsidR="004161D2" w:rsidRPr="00FD0F1D" w:rsidRDefault="004161D2" w:rsidP="00FD0F1D">
            <w:pPr>
              <w:pStyle w:val="TableHeader"/>
            </w:pPr>
            <w:r w:rsidRPr="00FD0F1D">
              <w:t>Task</w:t>
            </w:r>
          </w:p>
        </w:tc>
        <w:tc>
          <w:tcPr>
            <w:tcW w:w="1260" w:type="dxa"/>
            <w:shd w:val="clear" w:color="auto" w:fill="D9D9D9" w:themeFill="background1" w:themeFillShade="D9"/>
          </w:tcPr>
          <w:p w14:paraId="496CDCD6" w14:textId="0786EF93" w:rsidR="004161D2" w:rsidRPr="00FD0F1D" w:rsidRDefault="004161D2" w:rsidP="00FD0F1D">
            <w:pPr>
              <w:pStyle w:val="TableHeader"/>
            </w:pPr>
            <w:r w:rsidRPr="00FD0F1D">
              <w:t xml:space="preserve">Due </w:t>
            </w:r>
            <w:r w:rsidR="00171005" w:rsidRPr="00FD0F1D">
              <w:t>D</w:t>
            </w:r>
            <w:r w:rsidRPr="00FD0F1D">
              <w:t>ate</w:t>
            </w:r>
          </w:p>
        </w:tc>
        <w:tc>
          <w:tcPr>
            <w:tcW w:w="1980" w:type="dxa"/>
            <w:shd w:val="clear" w:color="auto" w:fill="D9D9D9" w:themeFill="background1" w:themeFillShade="D9"/>
          </w:tcPr>
          <w:p w14:paraId="7060D9D4" w14:textId="7908C8AC" w:rsidR="004161D2" w:rsidRPr="00FD0F1D" w:rsidRDefault="004161D2" w:rsidP="00FD0F1D">
            <w:pPr>
              <w:pStyle w:val="TableHeader"/>
            </w:pPr>
            <w:r w:rsidRPr="00FD0F1D">
              <w:t xml:space="preserve">Lead </w:t>
            </w:r>
            <w:r w:rsidR="00171005" w:rsidRPr="00FD0F1D">
              <w:t>S</w:t>
            </w:r>
            <w:r w:rsidRPr="00FD0F1D">
              <w:t>taff</w:t>
            </w:r>
          </w:p>
        </w:tc>
      </w:tr>
      <w:tr w:rsidR="004161D2" w:rsidRPr="007F5F71" w14:paraId="5D96CD23" w14:textId="77777777" w:rsidTr="009D02CF">
        <w:tc>
          <w:tcPr>
            <w:tcW w:w="2970" w:type="dxa"/>
            <w:vAlign w:val="center"/>
          </w:tcPr>
          <w:p w14:paraId="3E723A95" w14:textId="77777777" w:rsidR="004161D2" w:rsidRPr="007F5F71" w:rsidRDefault="004161D2" w:rsidP="004161D2">
            <w:pPr>
              <w:pStyle w:val="TableText"/>
            </w:pPr>
            <w:r w:rsidRPr="007F5F71">
              <w:t>Field work</w:t>
            </w:r>
          </w:p>
        </w:tc>
        <w:tc>
          <w:tcPr>
            <w:tcW w:w="1260" w:type="dxa"/>
            <w:vAlign w:val="center"/>
          </w:tcPr>
          <w:p w14:paraId="3F3E3F98" w14:textId="128B82F5" w:rsidR="004161D2" w:rsidRPr="00AE47E7" w:rsidRDefault="00663824" w:rsidP="00AE47E7">
            <w:pPr>
              <w:pStyle w:val="TableText"/>
              <w:jc w:val="center"/>
              <w:rPr>
                <w:highlight w:val="yellow"/>
              </w:rPr>
            </w:pPr>
            <w:r w:rsidRPr="00663824">
              <w:t>June - September</w:t>
            </w:r>
            <w:r w:rsidR="00AE47E7" w:rsidRPr="00663824">
              <w:t xml:space="preserve"> </w:t>
            </w:r>
            <w:r w:rsidRPr="00663824">
              <w:t>2026</w:t>
            </w:r>
          </w:p>
        </w:tc>
        <w:tc>
          <w:tcPr>
            <w:tcW w:w="1980" w:type="dxa"/>
            <w:vAlign w:val="center"/>
          </w:tcPr>
          <w:p w14:paraId="521A7F69" w14:textId="154C0773" w:rsidR="004161D2" w:rsidRPr="00AE47E7" w:rsidRDefault="00663824" w:rsidP="00AE47E7">
            <w:pPr>
              <w:pStyle w:val="TableText"/>
              <w:jc w:val="center"/>
              <w:rPr>
                <w:highlight w:val="yellow"/>
              </w:rPr>
            </w:pPr>
            <w:r w:rsidRPr="00A40105">
              <w:t xml:space="preserve">Jason Toft, Bianca Perla, Hans Daubenberger, </w:t>
            </w:r>
            <w:r w:rsidR="009A0378">
              <w:t>Andrew Berger,</w:t>
            </w:r>
            <w:r w:rsidR="00A40105" w:rsidRPr="00A40105">
              <w:t xml:space="preserve"> Anne Shaffer, Tina Whitman, Jodie Toft</w:t>
            </w:r>
          </w:p>
        </w:tc>
      </w:tr>
      <w:tr w:rsidR="004161D2" w:rsidRPr="007F5F71" w14:paraId="6156C66F" w14:textId="77777777" w:rsidTr="009D02CF">
        <w:tc>
          <w:tcPr>
            <w:tcW w:w="2970" w:type="dxa"/>
          </w:tcPr>
          <w:p w14:paraId="7D48AA6D" w14:textId="2A3E77DC" w:rsidR="004161D2" w:rsidRPr="007F5F71" w:rsidRDefault="00AD3B72" w:rsidP="004161D2">
            <w:pPr>
              <w:pStyle w:val="TableText"/>
            </w:pPr>
            <w:r>
              <w:t>Samples shipped to contract lab for extraction and sequencing</w:t>
            </w:r>
          </w:p>
        </w:tc>
        <w:tc>
          <w:tcPr>
            <w:tcW w:w="1260" w:type="dxa"/>
          </w:tcPr>
          <w:p w14:paraId="67BF1B52" w14:textId="0DE0F7AF" w:rsidR="004161D2" w:rsidRPr="00456DDC" w:rsidRDefault="00525102" w:rsidP="00AE47E7">
            <w:pPr>
              <w:pStyle w:val="TableText"/>
              <w:jc w:val="center"/>
            </w:pPr>
            <w:commentRangeStart w:id="125"/>
            <w:del w:id="126" w:author="Khadijah Homolka" w:date="2026-06-29T17:43:00Z" w16du:dateUtc="2026-06-30T00:43:00Z">
              <w:r w:rsidRPr="00456DDC" w:rsidDel="003D10D9">
                <w:delText>September</w:delText>
              </w:r>
              <w:r w:rsidR="00AD3B72" w:rsidRPr="00456DDC" w:rsidDel="003D10D9">
                <w:delText xml:space="preserve"> </w:delText>
              </w:r>
            </w:del>
            <w:ins w:id="127" w:author="Khadijah Homolka" w:date="2026-06-29T17:43:00Z" w16du:dateUtc="2026-06-30T00:43:00Z">
              <w:r w:rsidR="003D10D9">
                <w:t>Fall</w:t>
              </w:r>
              <w:r w:rsidR="003D10D9" w:rsidRPr="00456DDC">
                <w:t xml:space="preserve"> </w:t>
              </w:r>
            </w:ins>
            <w:r w:rsidR="00AD3B72" w:rsidRPr="00456DDC">
              <w:t>2026</w:t>
            </w:r>
            <w:commentRangeEnd w:id="125"/>
            <w:r w:rsidR="003D10D9" w:rsidRPr="00456DDC">
              <w:rPr>
                <w:rStyle w:val="CommentReference"/>
                <w:sz w:val="22"/>
                <w:szCs w:val="20"/>
              </w:rPr>
              <w:commentReference w:id="125"/>
            </w:r>
          </w:p>
        </w:tc>
        <w:tc>
          <w:tcPr>
            <w:tcW w:w="1980" w:type="dxa"/>
          </w:tcPr>
          <w:p w14:paraId="2987FF38" w14:textId="4F123C06" w:rsidR="004161D2" w:rsidRPr="00456DDC" w:rsidRDefault="00AD3B72" w:rsidP="00AE47E7">
            <w:pPr>
              <w:pStyle w:val="TableText"/>
              <w:jc w:val="center"/>
            </w:pPr>
            <w:r w:rsidRPr="00456DDC">
              <w:t>Khadijah Homolka</w:t>
            </w:r>
          </w:p>
        </w:tc>
      </w:tr>
      <w:tr w:rsidR="004161D2" w:rsidRPr="007F5F71" w14:paraId="73EFB856" w14:textId="77777777" w:rsidTr="009D02CF">
        <w:tc>
          <w:tcPr>
            <w:tcW w:w="2970" w:type="dxa"/>
          </w:tcPr>
          <w:p w14:paraId="590767EA" w14:textId="77777777" w:rsidR="004161D2" w:rsidRPr="007F5F71" w:rsidRDefault="004161D2" w:rsidP="004161D2">
            <w:pPr>
              <w:pStyle w:val="TableText"/>
            </w:pPr>
            <w:commentRangeStart w:id="128"/>
            <w:commentRangeStart w:id="129"/>
            <w:r w:rsidRPr="00C76098">
              <w:t>Contract lab data validation</w:t>
            </w:r>
            <w:r w:rsidRPr="007F5F71">
              <w:t xml:space="preserve"> </w:t>
            </w:r>
            <w:commentRangeEnd w:id="128"/>
            <w:r w:rsidR="002C0BCF" w:rsidRPr="007F5F71">
              <w:rPr>
                <w:rStyle w:val="CommentReference"/>
                <w:sz w:val="22"/>
                <w:szCs w:val="20"/>
              </w:rPr>
              <w:commentReference w:id="128"/>
            </w:r>
            <w:commentRangeEnd w:id="129"/>
            <w:r w:rsidR="003D10D9" w:rsidRPr="007F5F71">
              <w:rPr>
                <w:rStyle w:val="CommentReference"/>
                <w:sz w:val="22"/>
                <w:szCs w:val="20"/>
              </w:rPr>
              <w:commentReference w:id="129"/>
            </w:r>
          </w:p>
        </w:tc>
        <w:tc>
          <w:tcPr>
            <w:tcW w:w="1260" w:type="dxa"/>
          </w:tcPr>
          <w:p w14:paraId="0C2A62D0" w14:textId="09958D4C" w:rsidR="004161D2" w:rsidRPr="00456DDC" w:rsidRDefault="00525102" w:rsidP="00AE47E7">
            <w:pPr>
              <w:pStyle w:val="TableText"/>
              <w:jc w:val="center"/>
            </w:pPr>
            <w:r w:rsidRPr="00456DDC">
              <w:t>January 2027</w:t>
            </w:r>
          </w:p>
        </w:tc>
        <w:tc>
          <w:tcPr>
            <w:tcW w:w="1980" w:type="dxa"/>
          </w:tcPr>
          <w:p w14:paraId="511D8121" w14:textId="495A4B4A" w:rsidR="004161D2" w:rsidRPr="00456DDC" w:rsidRDefault="00AD3B72" w:rsidP="00AE47E7">
            <w:pPr>
              <w:pStyle w:val="TableText"/>
              <w:jc w:val="center"/>
            </w:pPr>
            <w:r w:rsidRPr="00456DDC">
              <w:t>Khadijah Homolka</w:t>
            </w:r>
          </w:p>
        </w:tc>
      </w:tr>
    </w:tbl>
    <w:p w14:paraId="4E7FA3EB" w14:textId="07DF72FA" w:rsidR="004161D2" w:rsidRDefault="001E50B2" w:rsidP="006D564F">
      <w:pPr>
        <w:pStyle w:val="CapTable"/>
      </w:pPr>
      <w:bookmarkStart w:id="130" w:name="_Toc34136445"/>
      <w:bookmarkStart w:id="131" w:name="_Toc212472055"/>
      <w:r>
        <w:lastRenderedPageBreak/>
        <w:t xml:space="preserve">Table </w:t>
      </w:r>
      <w:r w:rsidR="00D35132">
        <w:rPr>
          <w:noProof/>
        </w:rPr>
        <w:fldChar w:fldCharType="begin"/>
      </w:r>
      <w:r w:rsidR="00D35132">
        <w:rPr>
          <w:noProof/>
        </w:rPr>
        <w:instrText xml:space="preserve"> SEQ Table \* ARABIC </w:instrText>
      </w:r>
      <w:r w:rsidR="00D35132">
        <w:rPr>
          <w:noProof/>
        </w:rPr>
        <w:fldChar w:fldCharType="separate"/>
      </w:r>
      <w:r w:rsidR="00A66E42">
        <w:rPr>
          <w:noProof/>
        </w:rPr>
        <w:t>3</w:t>
      </w:r>
      <w:r w:rsidR="00D35132">
        <w:rPr>
          <w:noProof/>
        </w:rPr>
        <w:fldChar w:fldCharType="end"/>
      </w:r>
      <w:r w:rsidR="004161D2">
        <w:t xml:space="preserve">. Schedule </w:t>
      </w:r>
      <w:r w:rsidR="004161D2" w:rsidRPr="001E50B2">
        <w:t>for</w:t>
      </w:r>
      <w:r w:rsidR="004161D2">
        <w:t xml:space="preserve"> data entry</w:t>
      </w:r>
      <w:bookmarkEnd w:id="130"/>
      <w:r w:rsidR="00044516">
        <w:t>.</w:t>
      </w:r>
      <w:bookmarkEnd w:id="131"/>
    </w:p>
    <w:tbl>
      <w:tblPr>
        <w:tblStyle w:val="TableGrid"/>
        <w:tblW w:w="5580" w:type="dxa"/>
        <w:tblLook w:val="04A0" w:firstRow="1" w:lastRow="0" w:firstColumn="1" w:lastColumn="0" w:noHBand="0" w:noVBand="1"/>
        <w:tblDescription w:val="&quot; &quot;"/>
      </w:tblPr>
      <w:tblGrid>
        <w:gridCol w:w="2000"/>
        <w:gridCol w:w="1260"/>
        <w:gridCol w:w="2320"/>
      </w:tblGrid>
      <w:tr w:rsidR="004161D2" w:rsidRPr="001E50B2" w14:paraId="544B5B1B" w14:textId="77777777" w:rsidTr="009D02CF">
        <w:trPr>
          <w:cantSplit/>
          <w:tblHeader/>
        </w:trPr>
        <w:tc>
          <w:tcPr>
            <w:tcW w:w="2000" w:type="dxa"/>
            <w:shd w:val="clear" w:color="auto" w:fill="D9D9D9" w:themeFill="background1" w:themeFillShade="D9"/>
          </w:tcPr>
          <w:p w14:paraId="11C03EC6" w14:textId="77777777" w:rsidR="004161D2" w:rsidRPr="001E50B2" w:rsidRDefault="004161D2" w:rsidP="004161D2">
            <w:pPr>
              <w:pStyle w:val="TableHeader"/>
            </w:pPr>
            <w:r w:rsidRPr="001E50B2">
              <w:t>Task</w:t>
            </w:r>
          </w:p>
        </w:tc>
        <w:tc>
          <w:tcPr>
            <w:tcW w:w="1260" w:type="dxa"/>
            <w:shd w:val="clear" w:color="auto" w:fill="D9D9D9" w:themeFill="background1" w:themeFillShade="D9"/>
          </w:tcPr>
          <w:p w14:paraId="1734E196" w14:textId="72F22158" w:rsidR="004161D2" w:rsidRPr="001E50B2" w:rsidRDefault="004161D2" w:rsidP="004161D2">
            <w:pPr>
              <w:pStyle w:val="TableHeader"/>
            </w:pPr>
            <w:r w:rsidRPr="001E50B2">
              <w:t xml:space="preserve">Due </w:t>
            </w:r>
            <w:r w:rsidR="00171005">
              <w:t>D</w:t>
            </w:r>
            <w:r w:rsidRPr="001E50B2">
              <w:t>ate</w:t>
            </w:r>
          </w:p>
        </w:tc>
        <w:tc>
          <w:tcPr>
            <w:tcW w:w="2320" w:type="dxa"/>
            <w:shd w:val="clear" w:color="auto" w:fill="D9D9D9" w:themeFill="background1" w:themeFillShade="D9"/>
          </w:tcPr>
          <w:p w14:paraId="62BEFF0C" w14:textId="74898CD6" w:rsidR="004161D2" w:rsidRPr="001E50B2" w:rsidRDefault="004161D2" w:rsidP="004161D2">
            <w:pPr>
              <w:pStyle w:val="TableHeader"/>
            </w:pPr>
            <w:r w:rsidRPr="001E50B2">
              <w:t xml:space="preserve">Lead </w:t>
            </w:r>
            <w:r w:rsidR="00171005">
              <w:t>S</w:t>
            </w:r>
            <w:r w:rsidRPr="001E50B2">
              <w:t>taff</w:t>
            </w:r>
          </w:p>
        </w:tc>
      </w:tr>
      <w:tr w:rsidR="004161D2" w:rsidRPr="001E50B2" w14:paraId="7447A786" w14:textId="77777777" w:rsidTr="009D02CF">
        <w:trPr>
          <w:tblHeader/>
        </w:trPr>
        <w:tc>
          <w:tcPr>
            <w:tcW w:w="2000" w:type="dxa"/>
            <w:vAlign w:val="center"/>
          </w:tcPr>
          <w:p w14:paraId="69F2FC4A" w14:textId="2C669F98" w:rsidR="004161D2" w:rsidRPr="00A40105" w:rsidRDefault="005A4958" w:rsidP="000C50E7">
            <w:pPr>
              <w:pStyle w:val="TableText"/>
            </w:pPr>
            <w:r w:rsidRPr="00C22C03">
              <w:t>Fish and predator data entered into in-house database</w:t>
            </w:r>
          </w:p>
        </w:tc>
        <w:tc>
          <w:tcPr>
            <w:tcW w:w="1260" w:type="dxa"/>
            <w:vAlign w:val="center"/>
          </w:tcPr>
          <w:p w14:paraId="29C588C9" w14:textId="1A4F219A" w:rsidR="004161D2" w:rsidRPr="00A40105" w:rsidRDefault="00A40105" w:rsidP="00AE47E7">
            <w:pPr>
              <w:pStyle w:val="TableText"/>
              <w:jc w:val="center"/>
            </w:pPr>
            <w:r w:rsidRPr="00A40105">
              <w:t>January</w:t>
            </w:r>
            <w:r w:rsidR="00AE47E7" w:rsidRPr="00A40105">
              <w:t xml:space="preserve"> </w:t>
            </w:r>
            <w:r w:rsidRPr="00A40105">
              <w:t>2027</w:t>
            </w:r>
          </w:p>
        </w:tc>
        <w:tc>
          <w:tcPr>
            <w:tcW w:w="2320" w:type="dxa"/>
            <w:vAlign w:val="center"/>
          </w:tcPr>
          <w:p w14:paraId="1A1D620F" w14:textId="053390CB" w:rsidR="004161D2" w:rsidRPr="00A05D53" w:rsidRDefault="00A40105" w:rsidP="00AE47E7">
            <w:pPr>
              <w:pStyle w:val="TableText"/>
              <w:jc w:val="center"/>
            </w:pPr>
            <w:r w:rsidRPr="00A05D53">
              <w:t>Julia Kobelt</w:t>
            </w:r>
          </w:p>
        </w:tc>
      </w:tr>
      <w:tr w:rsidR="004161D2" w:rsidRPr="001E50B2" w14:paraId="43E5A8F1" w14:textId="77777777" w:rsidTr="009D02CF">
        <w:trPr>
          <w:tblHeader/>
        </w:trPr>
        <w:tc>
          <w:tcPr>
            <w:tcW w:w="2000" w:type="dxa"/>
          </w:tcPr>
          <w:p w14:paraId="7BF2A3DB" w14:textId="629E6269" w:rsidR="004161D2" w:rsidRPr="00A40105" w:rsidRDefault="005A4958" w:rsidP="004161D2">
            <w:pPr>
              <w:pStyle w:val="TableText"/>
            </w:pPr>
            <w:r>
              <w:t>Data</w:t>
            </w:r>
            <w:r w:rsidR="004161D2" w:rsidRPr="00A40105">
              <w:t xml:space="preserve"> QA</w:t>
            </w:r>
          </w:p>
        </w:tc>
        <w:tc>
          <w:tcPr>
            <w:tcW w:w="1260" w:type="dxa"/>
          </w:tcPr>
          <w:p w14:paraId="26850338" w14:textId="78200C50" w:rsidR="004161D2" w:rsidRPr="00A40105" w:rsidRDefault="00A40105" w:rsidP="00AE47E7">
            <w:pPr>
              <w:pStyle w:val="TableText"/>
              <w:jc w:val="center"/>
            </w:pPr>
            <w:r w:rsidRPr="00A40105">
              <w:t>March 2027</w:t>
            </w:r>
          </w:p>
        </w:tc>
        <w:tc>
          <w:tcPr>
            <w:tcW w:w="2320" w:type="dxa"/>
          </w:tcPr>
          <w:p w14:paraId="57D93C28" w14:textId="33FFC653" w:rsidR="004161D2" w:rsidRPr="00A05D53" w:rsidRDefault="00A40105" w:rsidP="00AE47E7">
            <w:pPr>
              <w:pStyle w:val="TableText"/>
              <w:jc w:val="center"/>
            </w:pPr>
            <w:r w:rsidRPr="00A05D53">
              <w:t>Julia Kobelt</w:t>
            </w:r>
          </w:p>
        </w:tc>
      </w:tr>
      <w:tr w:rsidR="004161D2" w:rsidRPr="001E50B2" w14:paraId="2BA50AD7" w14:textId="77777777" w:rsidTr="009D02CF">
        <w:trPr>
          <w:tblHeader/>
        </w:trPr>
        <w:tc>
          <w:tcPr>
            <w:tcW w:w="2000" w:type="dxa"/>
          </w:tcPr>
          <w:p w14:paraId="5C8EFA4B" w14:textId="47B4978B" w:rsidR="004161D2" w:rsidRPr="00A40105" w:rsidRDefault="005A4958" w:rsidP="004161D2">
            <w:pPr>
              <w:pStyle w:val="TableText"/>
            </w:pPr>
            <w:r w:rsidRPr="005A4958">
              <w:t xml:space="preserve">Upload to public access online </w:t>
            </w:r>
            <w:ins w:id="132" w:author="Jason Toft" w:date="2026-06-09T14:13:00Z">
              <w:r w:rsidR="00D35132">
                <w:t>Shoreline Monitoring D</w:t>
              </w:r>
            </w:ins>
            <w:del w:id="133" w:author="Jason Toft" w:date="2026-06-09T14:13:00Z">
              <w:r w:rsidRPr="005A4958" w:rsidDel="00D35132">
                <w:delText>d</w:delText>
              </w:r>
            </w:del>
            <w:r w:rsidRPr="005A4958">
              <w:t>atabase</w:t>
            </w:r>
          </w:p>
        </w:tc>
        <w:tc>
          <w:tcPr>
            <w:tcW w:w="1260" w:type="dxa"/>
          </w:tcPr>
          <w:p w14:paraId="7424F9CB" w14:textId="7F3F44A9" w:rsidR="004161D2" w:rsidRPr="00A40105" w:rsidRDefault="00A40105" w:rsidP="00AE47E7">
            <w:pPr>
              <w:pStyle w:val="TableText"/>
              <w:jc w:val="center"/>
            </w:pPr>
            <w:r w:rsidRPr="00A40105">
              <w:t>June</w:t>
            </w:r>
            <w:r w:rsidR="00AE47E7" w:rsidRPr="00A40105">
              <w:t xml:space="preserve"> </w:t>
            </w:r>
            <w:r w:rsidRPr="00A40105">
              <w:t>2027</w:t>
            </w:r>
          </w:p>
        </w:tc>
        <w:tc>
          <w:tcPr>
            <w:tcW w:w="2320" w:type="dxa"/>
          </w:tcPr>
          <w:p w14:paraId="498FC5D3" w14:textId="2A20A592" w:rsidR="004161D2" w:rsidRPr="00A40105" w:rsidRDefault="00A40105" w:rsidP="00AE47E7">
            <w:pPr>
              <w:pStyle w:val="TableText"/>
              <w:jc w:val="center"/>
            </w:pPr>
            <w:r w:rsidRPr="00A40105">
              <w:t>Jason Toft</w:t>
            </w:r>
          </w:p>
        </w:tc>
      </w:tr>
    </w:tbl>
    <w:p w14:paraId="39178352" w14:textId="2B33EB8F" w:rsidR="00AE47E7" w:rsidRPr="00BF3C3F" w:rsidRDefault="009D02CF" w:rsidP="00BF3C3F">
      <w:pPr>
        <w:pStyle w:val="TableNote"/>
      </w:pPr>
      <w:r w:rsidRPr="00BF3C3F">
        <w:br/>
      </w:r>
    </w:p>
    <w:p w14:paraId="3E6078D6" w14:textId="2DD052E9" w:rsidR="004161D2" w:rsidRDefault="001E50B2" w:rsidP="006D564F">
      <w:pPr>
        <w:pStyle w:val="CapTable"/>
      </w:pPr>
      <w:bookmarkStart w:id="134" w:name="_Toc34136446"/>
      <w:bookmarkStart w:id="135" w:name="_Toc212472056"/>
      <w:r>
        <w:t xml:space="preserve">Table </w:t>
      </w:r>
      <w:r w:rsidR="00D35132">
        <w:rPr>
          <w:noProof/>
        </w:rPr>
        <w:fldChar w:fldCharType="begin"/>
      </w:r>
      <w:r w:rsidR="00D35132">
        <w:rPr>
          <w:noProof/>
        </w:rPr>
        <w:instrText xml:space="preserve"> SEQ Table \* ARABIC </w:instrText>
      </w:r>
      <w:r w:rsidR="00D35132">
        <w:rPr>
          <w:noProof/>
        </w:rPr>
        <w:fldChar w:fldCharType="separate"/>
      </w:r>
      <w:r w:rsidR="00A66E42">
        <w:rPr>
          <w:noProof/>
        </w:rPr>
        <w:t>4</w:t>
      </w:r>
      <w:r w:rsidR="00D35132">
        <w:rPr>
          <w:noProof/>
        </w:rPr>
        <w:fldChar w:fldCharType="end"/>
      </w:r>
      <w:r w:rsidR="004161D2">
        <w:t>. Schedule for final report</w:t>
      </w:r>
      <w:bookmarkEnd w:id="134"/>
      <w:r w:rsidR="00044516">
        <w:t>.</w:t>
      </w:r>
      <w:bookmarkEnd w:id="135"/>
    </w:p>
    <w:tbl>
      <w:tblPr>
        <w:tblStyle w:val="TableGrid"/>
        <w:tblW w:w="6480" w:type="dxa"/>
        <w:tblInd w:w="85" w:type="dxa"/>
        <w:tblLook w:val="04A0" w:firstRow="1" w:lastRow="0" w:firstColumn="1" w:lastColumn="0" w:noHBand="0" w:noVBand="1"/>
        <w:tblDescription w:val="&quot; &quot;"/>
      </w:tblPr>
      <w:tblGrid>
        <w:gridCol w:w="3051"/>
        <w:gridCol w:w="1449"/>
        <w:gridCol w:w="1980"/>
      </w:tblGrid>
      <w:tr w:rsidR="00A40105" w:rsidRPr="007F5F71" w14:paraId="241FDC22" w14:textId="77777777" w:rsidTr="009D0917">
        <w:trPr>
          <w:cantSplit/>
          <w:tblHeader/>
        </w:trPr>
        <w:tc>
          <w:tcPr>
            <w:tcW w:w="3051" w:type="dxa"/>
            <w:shd w:val="clear" w:color="auto" w:fill="D9D9D9" w:themeFill="background1" w:themeFillShade="D9"/>
          </w:tcPr>
          <w:p w14:paraId="3EC1E734" w14:textId="77777777" w:rsidR="00A40105" w:rsidRPr="007F5F71" w:rsidRDefault="00A40105" w:rsidP="009D0917">
            <w:pPr>
              <w:pStyle w:val="TableHeader"/>
            </w:pPr>
            <w:bookmarkStart w:id="136" w:name="_Toc381087882"/>
            <w:bookmarkStart w:id="137" w:name="_Toc30162536"/>
            <w:r w:rsidRPr="007F5F71">
              <w:t>Task</w:t>
            </w:r>
          </w:p>
        </w:tc>
        <w:tc>
          <w:tcPr>
            <w:tcW w:w="1449" w:type="dxa"/>
            <w:shd w:val="clear" w:color="auto" w:fill="D9D9D9" w:themeFill="background1" w:themeFillShade="D9"/>
          </w:tcPr>
          <w:p w14:paraId="2FCF85D7" w14:textId="77777777" w:rsidR="00A40105" w:rsidRPr="007F5F71" w:rsidRDefault="00A40105" w:rsidP="009D0917">
            <w:pPr>
              <w:pStyle w:val="TableHeader"/>
            </w:pPr>
            <w:r w:rsidRPr="007F5F71">
              <w:t>Due date</w:t>
            </w:r>
          </w:p>
        </w:tc>
        <w:tc>
          <w:tcPr>
            <w:tcW w:w="1980" w:type="dxa"/>
            <w:shd w:val="clear" w:color="auto" w:fill="D9D9D9" w:themeFill="background1" w:themeFillShade="D9"/>
          </w:tcPr>
          <w:p w14:paraId="474E5BAD" w14:textId="77777777" w:rsidR="00A40105" w:rsidRPr="007F5F71" w:rsidRDefault="00A40105" w:rsidP="009D0917">
            <w:pPr>
              <w:pStyle w:val="TableHeader"/>
            </w:pPr>
            <w:r w:rsidRPr="007F5F71">
              <w:t>Lead staff</w:t>
            </w:r>
          </w:p>
        </w:tc>
      </w:tr>
      <w:tr w:rsidR="00A40105" w:rsidRPr="007F5F71" w14:paraId="3556CCFE" w14:textId="77777777" w:rsidTr="009D0917">
        <w:trPr>
          <w:cantSplit/>
          <w:tblHeader/>
        </w:trPr>
        <w:tc>
          <w:tcPr>
            <w:tcW w:w="3051" w:type="dxa"/>
            <w:vAlign w:val="center"/>
          </w:tcPr>
          <w:p w14:paraId="754CC77C" w14:textId="70CB7DB8" w:rsidR="00A40105" w:rsidRPr="00B52024" w:rsidRDefault="00A40105" w:rsidP="009D0917">
            <w:pPr>
              <w:pStyle w:val="TableText"/>
            </w:pPr>
            <w:r w:rsidRPr="00B52024">
              <w:t xml:space="preserve">Draft to </w:t>
            </w:r>
            <w:r w:rsidR="00CE202B">
              <w:t>PSP</w:t>
            </w:r>
          </w:p>
        </w:tc>
        <w:tc>
          <w:tcPr>
            <w:tcW w:w="1449" w:type="dxa"/>
            <w:vAlign w:val="center"/>
          </w:tcPr>
          <w:p w14:paraId="1D8DD6A9" w14:textId="0F5D8260" w:rsidR="00A40105" w:rsidRPr="00B52024" w:rsidRDefault="005A4958" w:rsidP="009D0917">
            <w:pPr>
              <w:pStyle w:val="TableText"/>
            </w:pPr>
            <w:r>
              <w:t>May</w:t>
            </w:r>
            <w:r w:rsidR="00A40105" w:rsidRPr="00B52024">
              <w:t xml:space="preserve"> 2027</w:t>
            </w:r>
          </w:p>
        </w:tc>
        <w:tc>
          <w:tcPr>
            <w:tcW w:w="1980" w:type="dxa"/>
            <w:vAlign w:val="center"/>
          </w:tcPr>
          <w:p w14:paraId="6570D98C" w14:textId="77777777" w:rsidR="00A40105" w:rsidRPr="00B52024" w:rsidRDefault="00A40105" w:rsidP="009D0917">
            <w:pPr>
              <w:pStyle w:val="TableText"/>
            </w:pPr>
            <w:r w:rsidRPr="00B52024">
              <w:t>Jason Toft</w:t>
            </w:r>
          </w:p>
        </w:tc>
      </w:tr>
      <w:tr w:rsidR="00A40105" w14:paraId="17E050C7" w14:textId="77777777" w:rsidTr="009D0917">
        <w:trPr>
          <w:cantSplit/>
          <w:tblHeader/>
        </w:trPr>
        <w:tc>
          <w:tcPr>
            <w:tcW w:w="3051" w:type="dxa"/>
          </w:tcPr>
          <w:p w14:paraId="62059CA7" w14:textId="0204CB0A" w:rsidR="00A40105" w:rsidRPr="00B52024" w:rsidRDefault="00A40105" w:rsidP="009D0917">
            <w:pPr>
              <w:pStyle w:val="TableText"/>
            </w:pPr>
            <w:r w:rsidRPr="00B52024">
              <w:t xml:space="preserve">Final to </w:t>
            </w:r>
            <w:r w:rsidR="00CE202B">
              <w:t>PSP</w:t>
            </w:r>
          </w:p>
        </w:tc>
        <w:tc>
          <w:tcPr>
            <w:tcW w:w="1449" w:type="dxa"/>
          </w:tcPr>
          <w:p w14:paraId="0C57937B" w14:textId="77777777" w:rsidR="00A40105" w:rsidRPr="00B52024" w:rsidRDefault="00A40105" w:rsidP="009D0917">
            <w:pPr>
              <w:pStyle w:val="TableText"/>
            </w:pPr>
            <w:r>
              <w:t>June</w:t>
            </w:r>
            <w:r w:rsidRPr="00B52024">
              <w:t xml:space="preserve"> 2027</w:t>
            </w:r>
          </w:p>
        </w:tc>
        <w:tc>
          <w:tcPr>
            <w:tcW w:w="1980" w:type="dxa"/>
            <w:vAlign w:val="center"/>
          </w:tcPr>
          <w:p w14:paraId="16C17CE0" w14:textId="77777777" w:rsidR="00A40105" w:rsidRPr="00B52024" w:rsidRDefault="00A40105" w:rsidP="009D0917">
            <w:pPr>
              <w:pStyle w:val="TableText"/>
            </w:pPr>
            <w:r w:rsidRPr="00B52024">
              <w:t>Jason Toft</w:t>
            </w:r>
          </w:p>
        </w:tc>
      </w:tr>
      <w:tr w:rsidR="00A40105" w14:paraId="509D2F4E" w14:textId="77777777" w:rsidTr="009D0917">
        <w:trPr>
          <w:cantSplit/>
          <w:tblHeader/>
        </w:trPr>
        <w:tc>
          <w:tcPr>
            <w:tcW w:w="3051" w:type="dxa"/>
          </w:tcPr>
          <w:p w14:paraId="1387AD00" w14:textId="77777777" w:rsidR="00A40105" w:rsidRPr="00B52024" w:rsidRDefault="00A40105" w:rsidP="009D0917">
            <w:pPr>
              <w:pStyle w:val="TableText"/>
            </w:pPr>
            <w:r w:rsidRPr="00B52024">
              <w:t>Final report due on web</w:t>
            </w:r>
          </w:p>
        </w:tc>
        <w:tc>
          <w:tcPr>
            <w:tcW w:w="1449" w:type="dxa"/>
          </w:tcPr>
          <w:p w14:paraId="57049025" w14:textId="77777777" w:rsidR="00A40105" w:rsidRPr="00B52024" w:rsidRDefault="00A40105" w:rsidP="009D0917">
            <w:pPr>
              <w:pStyle w:val="TableText"/>
            </w:pPr>
            <w:r w:rsidRPr="00B52024">
              <w:t>June 2027</w:t>
            </w:r>
          </w:p>
        </w:tc>
        <w:tc>
          <w:tcPr>
            <w:tcW w:w="1980" w:type="dxa"/>
            <w:vAlign w:val="center"/>
          </w:tcPr>
          <w:p w14:paraId="651ACFA7" w14:textId="77777777" w:rsidR="00A40105" w:rsidRPr="00B52024" w:rsidRDefault="00A40105" w:rsidP="009D0917">
            <w:pPr>
              <w:pStyle w:val="TableText"/>
            </w:pPr>
            <w:r w:rsidRPr="00B52024">
              <w:t>Jason Toft</w:t>
            </w:r>
          </w:p>
        </w:tc>
      </w:tr>
    </w:tbl>
    <w:p w14:paraId="42ACBF59" w14:textId="2EEF35D4" w:rsidR="000C50E7" w:rsidRDefault="000C50E7" w:rsidP="000C50E7">
      <w:pPr>
        <w:rPr>
          <w:rFonts w:ascii="Arial" w:hAnsi="Arial" w:cs="Arial"/>
          <w:sz w:val="32"/>
        </w:rPr>
      </w:pPr>
      <w:r>
        <w:br w:type="page"/>
      </w:r>
    </w:p>
    <w:p w14:paraId="02D1AA59" w14:textId="177A1CBA" w:rsidR="009F3588" w:rsidRDefault="009F3588" w:rsidP="008317B6">
      <w:pPr>
        <w:pStyle w:val="Heading3"/>
      </w:pPr>
      <w:bookmarkStart w:id="138" w:name="_Toc226028800"/>
      <w:r>
        <w:lastRenderedPageBreak/>
        <w:t>5.</w:t>
      </w:r>
      <w:r w:rsidR="0093636E">
        <w:t>5</w:t>
      </w:r>
      <w:r>
        <w:tab/>
      </w:r>
      <w:r w:rsidRPr="00D20C34">
        <w:t>Budget and funding</w:t>
      </w:r>
      <w:bookmarkEnd w:id="136"/>
      <w:bookmarkEnd w:id="137"/>
      <w:bookmarkEnd w:id="138"/>
    </w:p>
    <w:p w14:paraId="2952AF9F" w14:textId="3F8772D8" w:rsidR="00BF2CEB" w:rsidRPr="004525DC" w:rsidRDefault="00BF2CEB" w:rsidP="00BF2CEB">
      <w:pPr>
        <w:pStyle w:val="instructiontext"/>
        <w:rPr>
          <w:color w:val="auto"/>
        </w:rPr>
      </w:pPr>
      <w:bookmarkStart w:id="139" w:name="_Toc375826461"/>
      <w:bookmarkStart w:id="140" w:name="_Toc212472057"/>
      <w:r w:rsidRPr="004F63A2">
        <w:rPr>
          <w:color w:val="auto"/>
        </w:rPr>
        <w:t xml:space="preserve">Funding for this project is provided by the United States Environmental Protection Agency </w:t>
      </w:r>
      <w:r w:rsidRPr="00AE2370">
        <w:rPr>
          <w:color w:val="auto"/>
        </w:rPr>
        <w:t xml:space="preserve">under </w:t>
      </w:r>
      <w:r w:rsidR="00AE2370" w:rsidRPr="00AE2370">
        <w:rPr>
          <w:color w:val="auto"/>
        </w:rPr>
        <w:t>Federal Grant Award Number CE-02J98701-0 (starting 10/1/25)</w:t>
      </w:r>
      <w:r w:rsidRPr="00AE2370">
        <w:rPr>
          <w:color w:val="auto"/>
        </w:rPr>
        <w:t xml:space="preserve"> through Puget Sound Partnership</w:t>
      </w:r>
      <w:r w:rsidR="00AE2370" w:rsidRPr="00AE2370">
        <w:rPr>
          <w:color w:val="auto"/>
        </w:rPr>
        <w:t xml:space="preserve"> National Estuary Program</w:t>
      </w:r>
      <w:r w:rsidRPr="00AE2370">
        <w:rPr>
          <w:color w:val="auto"/>
        </w:rPr>
        <w:t xml:space="preserve"> Agreement Number 2026-06-H.</w:t>
      </w:r>
      <w:r w:rsidRPr="004525DC">
        <w:rPr>
          <w:color w:val="auto"/>
        </w:rPr>
        <w:t xml:space="preserve"> B</w:t>
      </w:r>
      <w:r>
        <w:rPr>
          <w:color w:val="auto"/>
        </w:rPr>
        <w:t>reakdown of costs are</w:t>
      </w:r>
      <w:r w:rsidRPr="004525DC">
        <w:rPr>
          <w:color w:val="auto"/>
        </w:rPr>
        <w:t xml:space="preserve"> in T</w:t>
      </w:r>
      <w:r>
        <w:rPr>
          <w:color w:val="auto"/>
        </w:rPr>
        <w:t>able 5</w:t>
      </w:r>
      <w:r w:rsidRPr="004525DC">
        <w:rPr>
          <w:color w:val="auto"/>
        </w:rPr>
        <w:t>.</w:t>
      </w:r>
    </w:p>
    <w:p w14:paraId="7BD4BF2B" w14:textId="235EDFF3" w:rsidR="00B31076" w:rsidRDefault="001E50B2" w:rsidP="006D564F">
      <w:pPr>
        <w:pStyle w:val="CapTable"/>
      </w:pPr>
      <w:r>
        <w:t xml:space="preserve">Table </w:t>
      </w:r>
      <w:r w:rsidR="00D35132">
        <w:rPr>
          <w:noProof/>
        </w:rPr>
        <w:fldChar w:fldCharType="begin"/>
      </w:r>
      <w:r w:rsidR="00D35132">
        <w:rPr>
          <w:noProof/>
        </w:rPr>
        <w:instrText xml:space="preserve"> SEQ Table \* ARABIC </w:instrText>
      </w:r>
      <w:r w:rsidR="00D35132">
        <w:rPr>
          <w:noProof/>
        </w:rPr>
        <w:fldChar w:fldCharType="separate"/>
      </w:r>
      <w:r w:rsidR="00A66E42">
        <w:rPr>
          <w:noProof/>
        </w:rPr>
        <w:t>5</w:t>
      </w:r>
      <w:r w:rsidR="00D35132">
        <w:rPr>
          <w:noProof/>
        </w:rPr>
        <w:fldChar w:fldCharType="end"/>
      </w:r>
      <w:r w:rsidR="00591E68">
        <w:t>.</w:t>
      </w:r>
      <w:r w:rsidR="00205DE1">
        <w:t xml:space="preserve"> </w:t>
      </w:r>
      <w:r w:rsidR="001B6BCD">
        <w:t>Project budget and funding</w:t>
      </w:r>
      <w:bookmarkStart w:id="141" w:name="_Toc30162537"/>
      <w:bookmarkEnd w:id="139"/>
      <w:r w:rsidR="00AA57AF">
        <w:t>.</w:t>
      </w:r>
      <w:bookmarkEnd w:id="140"/>
    </w:p>
    <w:tbl>
      <w:tblPr>
        <w:tblStyle w:val="TableGrid"/>
        <w:tblW w:w="0" w:type="auto"/>
        <w:tblLook w:val="04A0" w:firstRow="1" w:lastRow="0" w:firstColumn="1" w:lastColumn="0" w:noHBand="0" w:noVBand="1"/>
      </w:tblPr>
      <w:tblGrid>
        <w:gridCol w:w="7375"/>
        <w:gridCol w:w="1330"/>
      </w:tblGrid>
      <w:tr w:rsidR="00B31076" w14:paraId="6AAA80AF" w14:textId="77777777" w:rsidTr="00BF2CEB">
        <w:tc>
          <w:tcPr>
            <w:tcW w:w="7375" w:type="dxa"/>
            <w:shd w:val="clear" w:color="auto" w:fill="D9D9D9" w:themeFill="background1" w:themeFillShade="D9"/>
            <w:vAlign w:val="center"/>
          </w:tcPr>
          <w:p w14:paraId="50D9D01B" w14:textId="07DD99F7" w:rsidR="00B31076" w:rsidRDefault="00B31076" w:rsidP="00B31076">
            <w:pPr>
              <w:pStyle w:val="TableHeader"/>
            </w:pPr>
            <w:r>
              <w:t>Item</w:t>
            </w:r>
          </w:p>
        </w:tc>
        <w:tc>
          <w:tcPr>
            <w:tcW w:w="251" w:type="dxa"/>
            <w:shd w:val="clear" w:color="auto" w:fill="D9D9D9" w:themeFill="background1" w:themeFillShade="D9"/>
            <w:vAlign w:val="center"/>
          </w:tcPr>
          <w:p w14:paraId="4F116DB4" w14:textId="7E9ECD54" w:rsidR="00B31076" w:rsidRDefault="00B31076" w:rsidP="00B31076">
            <w:pPr>
              <w:pStyle w:val="TableHeader"/>
            </w:pPr>
            <w:r>
              <w:t>Cost</w:t>
            </w:r>
            <w:r w:rsidR="00F64E65">
              <w:t xml:space="preserve"> </w:t>
            </w:r>
            <w:r w:rsidR="00680899">
              <w:br/>
            </w:r>
            <w:r w:rsidR="00F64E65">
              <w:t>($)</w:t>
            </w:r>
          </w:p>
        </w:tc>
      </w:tr>
      <w:tr w:rsidR="00B31076" w14:paraId="0D11F81C" w14:textId="77777777" w:rsidTr="00BF2CEB">
        <w:trPr>
          <w:trHeight w:val="300"/>
        </w:trPr>
        <w:tc>
          <w:tcPr>
            <w:tcW w:w="7375" w:type="dxa"/>
            <w:vAlign w:val="center"/>
          </w:tcPr>
          <w:p w14:paraId="2A17A1CD" w14:textId="344E705F" w:rsidR="00B31076" w:rsidRDefault="00B31076" w:rsidP="00B31076">
            <w:pPr>
              <w:pStyle w:val="TableText"/>
            </w:pPr>
            <w:r w:rsidRPr="0025594F">
              <w:t>Salary, benefits, and indirect/overhead</w:t>
            </w:r>
          </w:p>
        </w:tc>
        <w:tc>
          <w:tcPr>
            <w:tcW w:w="251" w:type="dxa"/>
            <w:vAlign w:val="center"/>
          </w:tcPr>
          <w:p w14:paraId="67A70259" w14:textId="1FE246F5" w:rsidR="00B31076" w:rsidRDefault="00372556" w:rsidP="00F64E65">
            <w:pPr>
              <w:pStyle w:val="TableText"/>
              <w:jc w:val="right"/>
            </w:pPr>
            <w:r>
              <w:t>$96</w:t>
            </w:r>
            <w:r w:rsidR="00BF2CEB">
              <w:t>,</w:t>
            </w:r>
            <w:r>
              <w:t>362.16</w:t>
            </w:r>
          </w:p>
        </w:tc>
      </w:tr>
      <w:tr w:rsidR="00372556" w14:paraId="2638002E" w14:textId="77777777" w:rsidTr="00BF2CEB">
        <w:trPr>
          <w:trHeight w:val="300"/>
        </w:trPr>
        <w:tc>
          <w:tcPr>
            <w:tcW w:w="7375" w:type="dxa"/>
            <w:vAlign w:val="center"/>
          </w:tcPr>
          <w:p w14:paraId="21D68C55" w14:textId="7A112F23" w:rsidR="00372556" w:rsidRPr="0025594F" w:rsidRDefault="00372556" w:rsidP="00B31076">
            <w:pPr>
              <w:pStyle w:val="TableText"/>
            </w:pPr>
            <w:r>
              <w:t>Benefits</w:t>
            </w:r>
          </w:p>
        </w:tc>
        <w:tc>
          <w:tcPr>
            <w:tcW w:w="251" w:type="dxa"/>
            <w:vAlign w:val="center"/>
          </w:tcPr>
          <w:p w14:paraId="3ED255F2" w14:textId="26672758" w:rsidR="00372556" w:rsidRDefault="00372556" w:rsidP="00F64E65">
            <w:pPr>
              <w:pStyle w:val="TableText"/>
              <w:jc w:val="right"/>
            </w:pPr>
            <w:r>
              <w:t>$28</w:t>
            </w:r>
            <w:r w:rsidR="00BF2CEB">
              <w:t>,</w:t>
            </w:r>
            <w:r>
              <w:t>992.17</w:t>
            </w:r>
          </w:p>
        </w:tc>
      </w:tr>
      <w:tr w:rsidR="00372556" w14:paraId="660D80E7" w14:textId="77777777" w:rsidTr="00BF2CEB">
        <w:trPr>
          <w:trHeight w:val="300"/>
        </w:trPr>
        <w:tc>
          <w:tcPr>
            <w:tcW w:w="7375" w:type="dxa"/>
            <w:vAlign w:val="center"/>
          </w:tcPr>
          <w:p w14:paraId="1808F13A" w14:textId="3C2116CF" w:rsidR="00372556" w:rsidRPr="0025594F" w:rsidRDefault="00372556" w:rsidP="00B31076">
            <w:pPr>
              <w:pStyle w:val="TableText"/>
            </w:pPr>
            <w:r>
              <w:t>Supplies</w:t>
            </w:r>
          </w:p>
        </w:tc>
        <w:tc>
          <w:tcPr>
            <w:tcW w:w="251" w:type="dxa"/>
            <w:vAlign w:val="center"/>
          </w:tcPr>
          <w:p w14:paraId="2A1AED47" w14:textId="35316439" w:rsidR="00372556" w:rsidRDefault="00372556" w:rsidP="00F64E65">
            <w:pPr>
              <w:pStyle w:val="TableText"/>
              <w:jc w:val="right"/>
            </w:pPr>
            <w:r>
              <w:t>$4,000</w:t>
            </w:r>
          </w:p>
        </w:tc>
      </w:tr>
      <w:tr w:rsidR="00B31076" w14:paraId="0E2F742D" w14:textId="77777777" w:rsidTr="00BF2CEB">
        <w:trPr>
          <w:trHeight w:val="300"/>
        </w:trPr>
        <w:tc>
          <w:tcPr>
            <w:tcW w:w="7375" w:type="dxa"/>
            <w:vAlign w:val="center"/>
          </w:tcPr>
          <w:p w14:paraId="0568139B" w14:textId="1F72F025" w:rsidR="00B31076" w:rsidRDefault="00372556" w:rsidP="00B31076">
            <w:pPr>
              <w:pStyle w:val="TableText"/>
            </w:pPr>
            <w:r>
              <w:t>Travel</w:t>
            </w:r>
          </w:p>
        </w:tc>
        <w:tc>
          <w:tcPr>
            <w:tcW w:w="251" w:type="dxa"/>
            <w:vAlign w:val="center"/>
          </w:tcPr>
          <w:p w14:paraId="04C4D517" w14:textId="0FF8D481" w:rsidR="00B31076" w:rsidRDefault="00BF2CEB" w:rsidP="00F64E65">
            <w:pPr>
              <w:pStyle w:val="TableText"/>
              <w:jc w:val="right"/>
            </w:pPr>
            <w:r>
              <w:t>$3,520</w:t>
            </w:r>
          </w:p>
        </w:tc>
      </w:tr>
      <w:tr w:rsidR="00B31076" w14:paraId="26C64346" w14:textId="77777777" w:rsidTr="00BF2CEB">
        <w:trPr>
          <w:trHeight w:val="300"/>
        </w:trPr>
        <w:tc>
          <w:tcPr>
            <w:tcW w:w="7375" w:type="dxa"/>
            <w:vAlign w:val="center"/>
          </w:tcPr>
          <w:p w14:paraId="4D88AB41" w14:textId="4A593162" w:rsidR="00B31076" w:rsidRDefault="00BF2CEB" w:rsidP="00B31076">
            <w:pPr>
              <w:pStyle w:val="TableText"/>
            </w:pPr>
            <w:r>
              <w:t>Other (publication, outreach)</w:t>
            </w:r>
          </w:p>
        </w:tc>
        <w:tc>
          <w:tcPr>
            <w:tcW w:w="251" w:type="dxa"/>
            <w:vAlign w:val="center"/>
          </w:tcPr>
          <w:p w14:paraId="0F1EAC57" w14:textId="69983447" w:rsidR="00B31076" w:rsidRDefault="00BF2CEB" w:rsidP="00F64E65">
            <w:pPr>
              <w:pStyle w:val="TableText"/>
              <w:jc w:val="right"/>
            </w:pPr>
            <w:r>
              <w:t>$3,600</w:t>
            </w:r>
          </w:p>
        </w:tc>
      </w:tr>
      <w:tr w:rsidR="00B31076" w14:paraId="3D7E5C96" w14:textId="77777777" w:rsidTr="00BF2CEB">
        <w:trPr>
          <w:trHeight w:val="300"/>
        </w:trPr>
        <w:tc>
          <w:tcPr>
            <w:tcW w:w="7375" w:type="dxa"/>
            <w:vAlign w:val="center"/>
          </w:tcPr>
          <w:p w14:paraId="19D8DB98" w14:textId="77777777" w:rsidR="00B31076" w:rsidRDefault="00B31076" w:rsidP="00B31076">
            <w:pPr>
              <w:pStyle w:val="TableText"/>
            </w:pPr>
            <w:r w:rsidRPr="0025594F">
              <w:t>Contracts</w:t>
            </w:r>
          </w:p>
          <w:p w14:paraId="7B8DD572" w14:textId="77777777" w:rsidR="00372556" w:rsidRDefault="00372556" w:rsidP="00B31076">
            <w:pPr>
              <w:pStyle w:val="TableText"/>
            </w:pPr>
          </w:p>
          <w:p w14:paraId="6003D091" w14:textId="0DF187F5" w:rsidR="00372556" w:rsidRDefault="00372556" w:rsidP="00B31076">
            <w:pPr>
              <w:pStyle w:val="TableText"/>
            </w:pPr>
            <w:r>
              <w:t>Vashon Nature Center: fieldwork at study sites, training volunteers, coordination and contributions to reporting.</w:t>
            </w:r>
          </w:p>
          <w:p w14:paraId="4E4D9F28" w14:textId="77777777" w:rsidR="00372556" w:rsidRDefault="00372556" w:rsidP="00B31076">
            <w:pPr>
              <w:pStyle w:val="TableText"/>
            </w:pPr>
          </w:p>
          <w:p w14:paraId="2846F274" w14:textId="5AC5C2BD" w:rsidR="00372556" w:rsidRDefault="00372556" w:rsidP="00B31076">
            <w:pPr>
              <w:pStyle w:val="TableText"/>
            </w:pPr>
            <w:r>
              <w:t>Port Gamble S’Klallam Tribe: fieldwork at study sites, coordination of eDNA sampling efforts and analysis, contributions to reporting</w:t>
            </w:r>
          </w:p>
          <w:p w14:paraId="188F7483" w14:textId="77777777" w:rsidR="00372556" w:rsidRDefault="00372556" w:rsidP="00B31076">
            <w:pPr>
              <w:pStyle w:val="TableText"/>
            </w:pPr>
          </w:p>
          <w:p w14:paraId="0128020A" w14:textId="5F3523D1" w:rsidR="00372556" w:rsidRDefault="00372556" w:rsidP="00B31076">
            <w:pPr>
              <w:pStyle w:val="TableText"/>
            </w:pPr>
            <w:r>
              <w:t>Puyallup Tribe of Indians: fieldwork at study sites, contributions to data analysis and reporting</w:t>
            </w:r>
          </w:p>
          <w:p w14:paraId="2385CF97" w14:textId="77777777" w:rsidR="00372556" w:rsidRDefault="00372556" w:rsidP="00B31076">
            <w:pPr>
              <w:pStyle w:val="TableText"/>
            </w:pPr>
          </w:p>
          <w:p w14:paraId="4AC9CDFA" w14:textId="5B843E7B" w:rsidR="00372556" w:rsidRDefault="00372556" w:rsidP="00372556">
            <w:pPr>
              <w:pStyle w:val="TableText"/>
            </w:pPr>
            <w:r>
              <w:t>Coastal Watershed Institute: fieldwork at study sites, training volunteers, coordination and contributions to reporting.</w:t>
            </w:r>
          </w:p>
          <w:p w14:paraId="5623E436" w14:textId="77777777" w:rsidR="00372556" w:rsidRDefault="00372556" w:rsidP="00B31076">
            <w:pPr>
              <w:pStyle w:val="TableText"/>
            </w:pPr>
          </w:p>
          <w:p w14:paraId="58306334" w14:textId="15E46161" w:rsidR="00372556" w:rsidRDefault="00372556" w:rsidP="00B31076">
            <w:pPr>
              <w:pStyle w:val="TableText"/>
            </w:pPr>
            <w:r>
              <w:t>Friends of the San Juans: fieldwork at study sites, training volunteers, coordination and contributions to reporting.</w:t>
            </w:r>
          </w:p>
          <w:p w14:paraId="20F51335" w14:textId="77777777" w:rsidR="00372556" w:rsidRDefault="00372556" w:rsidP="00B31076">
            <w:pPr>
              <w:pStyle w:val="TableText"/>
            </w:pPr>
          </w:p>
          <w:p w14:paraId="1F0F9AB7" w14:textId="46EFD483" w:rsidR="00372556" w:rsidRDefault="00372556" w:rsidP="00B31076">
            <w:pPr>
              <w:pStyle w:val="TableText"/>
            </w:pPr>
            <w:r>
              <w:t>Puget Sound Restoration Fund: fieldwork at study sites, training volunteers, coordination and contributions to reporting.</w:t>
            </w:r>
          </w:p>
        </w:tc>
        <w:tc>
          <w:tcPr>
            <w:tcW w:w="251" w:type="dxa"/>
            <w:vAlign w:val="center"/>
          </w:tcPr>
          <w:p w14:paraId="34AF207E" w14:textId="79B87815" w:rsidR="00B31076" w:rsidRDefault="00BF2CEB" w:rsidP="00F64E65">
            <w:pPr>
              <w:pStyle w:val="TableText"/>
              <w:jc w:val="right"/>
            </w:pPr>
            <w:r>
              <w:t>$</w:t>
            </w:r>
            <w:r w:rsidR="001A3806">
              <w:t>337,080.28</w:t>
            </w:r>
          </w:p>
        </w:tc>
      </w:tr>
      <w:tr w:rsidR="00B31076" w14:paraId="4A7EC04D" w14:textId="77777777" w:rsidTr="00BF2CEB">
        <w:trPr>
          <w:trHeight w:val="300"/>
        </w:trPr>
        <w:tc>
          <w:tcPr>
            <w:tcW w:w="7375" w:type="dxa"/>
            <w:vAlign w:val="center"/>
          </w:tcPr>
          <w:p w14:paraId="33B2C607" w14:textId="39377319" w:rsidR="00B31076" w:rsidRDefault="00B31076" w:rsidP="00B31076">
            <w:pPr>
              <w:pStyle w:val="TableText"/>
            </w:pPr>
            <w:r w:rsidRPr="00456DDC">
              <w:t>Laboratory (See Table 6 for details.)</w:t>
            </w:r>
          </w:p>
        </w:tc>
        <w:tc>
          <w:tcPr>
            <w:tcW w:w="251" w:type="dxa"/>
            <w:vAlign w:val="center"/>
          </w:tcPr>
          <w:p w14:paraId="6C63C4B8" w14:textId="220C5179" w:rsidR="00B31076" w:rsidRDefault="00B31076" w:rsidP="00F64E65">
            <w:pPr>
              <w:pStyle w:val="TableText"/>
              <w:jc w:val="right"/>
            </w:pPr>
          </w:p>
        </w:tc>
      </w:tr>
      <w:tr w:rsidR="00372556" w14:paraId="72D09A70" w14:textId="77777777" w:rsidTr="00BF2CEB">
        <w:trPr>
          <w:trHeight w:val="300"/>
        </w:trPr>
        <w:tc>
          <w:tcPr>
            <w:tcW w:w="7375" w:type="dxa"/>
            <w:vAlign w:val="center"/>
          </w:tcPr>
          <w:p w14:paraId="22CF4923" w14:textId="62234841" w:rsidR="00372556" w:rsidRPr="00372556" w:rsidRDefault="00372556" w:rsidP="00B31076">
            <w:pPr>
              <w:pStyle w:val="TableText"/>
              <w:rPr>
                <w:highlight w:val="green"/>
              </w:rPr>
            </w:pPr>
            <w:r w:rsidRPr="00372556">
              <w:t>Indirect Costs</w:t>
            </w:r>
          </w:p>
        </w:tc>
        <w:tc>
          <w:tcPr>
            <w:tcW w:w="251" w:type="dxa"/>
            <w:vAlign w:val="center"/>
          </w:tcPr>
          <w:p w14:paraId="05358F8C" w14:textId="34954ADA" w:rsidR="00372556" w:rsidRDefault="00BF2CEB" w:rsidP="00F64E65">
            <w:pPr>
              <w:pStyle w:val="TableText"/>
              <w:jc w:val="right"/>
            </w:pPr>
            <w:r>
              <w:t>$151,928.66</w:t>
            </w:r>
          </w:p>
        </w:tc>
      </w:tr>
      <w:tr w:rsidR="0000536F" w14:paraId="0EB41778" w14:textId="77777777" w:rsidTr="00BF2CEB">
        <w:trPr>
          <w:trHeight w:val="300"/>
        </w:trPr>
        <w:tc>
          <w:tcPr>
            <w:tcW w:w="7375" w:type="dxa"/>
            <w:vAlign w:val="center"/>
          </w:tcPr>
          <w:p w14:paraId="2CB3865E" w14:textId="68D06985" w:rsidR="0000536F" w:rsidRPr="0025594F" w:rsidRDefault="0000536F" w:rsidP="00B31076">
            <w:pPr>
              <w:pStyle w:val="TableText"/>
            </w:pPr>
            <w:r>
              <w:t>Total award amount</w:t>
            </w:r>
          </w:p>
        </w:tc>
        <w:tc>
          <w:tcPr>
            <w:tcW w:w="251" w:type="dxa"/>
            <w:vAlign w:val="center"/>
          </w:tcPr>
          <w:p w14:paraId="7E36930B" w14:textId="33ECE65A" w:rsidR="0000536F" w:rsidRDefault="00BF2CEB" w:rsidP="00F64E65">
            <w:pPr>
              <w:pStyle w:val="TableText"/>
              <w:jc w:val="right"/>
            </w:pPr>
            <w:r>
              <w:t>$</w:t>
            </w:r>
            <w:r w:rsidR="001A3806">
              <w:t>625,483</w:t>
            </w:r>
            <w:r w:rsidR="00372556">
              <w:t>.</w:t>
            </w:r>
            <w:r>
              <w:t>27</w:t>
            </w:r>
          </w:p>
        </w:tc>
      </w:tr>
    </w:tbl>
    <w:p w14:paraId="0886A6B9" w14:textId="577ED618" w:rsidR="00B31076" w:rsidRPr="001E50B2" w:rsidRDefault="001E50B2" w:rsidP="006D564F">
      <w:pPr>
        <w:pStyle w:val="CapTable"/>
      </w:pPr>
      <w:bookmarkStart w:id="142" w:name="_Toc212472058"/>
      <w:commentRangeStart w:id="143"/>
      <w:commentRangeStart w:id="144"/>
      <w:commentRangeStart w:id="145"/>
      <w:commentRangeStart w:id="146"/>
      <w:commentRangeStart w:id="147"/>
      <w:r w:rsidRPr="00BF2CEB">
        <w:rPr>
          <w:highlight w:val="green"/>
        </w:rPr>
        <w:t xml:space="preserve">Table </w:t>
      </w:r>
      <w:r w:rsidR="00A66E42" w:rsidRPr="00BF2CEB">
        <w:rPr>
          <w:highlight w:val="green"/>
        </w:rPr>
        <w:fldChar w:fldCharType="begin"/>
      </w:r>
      <w:r w:rsidR="00A66E42" w:rsidRPr="00BF2CEB">
        <w:rPr>
          <w:highlight w:val="green"/>
        </w:rPr>
        <w:instrText xml:space="preserve"> SEQ Table \* ARABIC </w:instrText>
      </w:r>
      <w:r w:rsidR="00A66E42" w:rsidRPr="00BF2CEB">
        <w:rPr>
          <w:highlight w:val="green"/>
        </w:rPr>
        <w:fldChar w:fldCharType="separate"/>
      </w:r>
      <w:r w:rsidR="00A66E42" w:rsidRPr="00BF2CEB">
        <w:rPr>
          <w:noProof/>
          <w:highlight w:val="green"/>
        </w:rPr>
        <w:t>6</w:t>
      </w:r>
      <w:r w:rsidR="00A66E42" w:rsidRPr="00BF2CEB">
        <w:rPr>
          <w:noProof/>
          <w:highlight w:val="green"/>
        </w:rPr>
        <w:fldChar w:fldCharType="end"/>
      </w:r>
      <w:r w:rsidR="00162B77" w:rsidRPr="00BF2CEB">
        <w:rPr>
          <w:highlight w:val="green"/>
        </w:rPr>
        <w:t xml:space="preserve">. </w:t>
      </w:r>
      <w:commentRangeEnd w:id="143"/>
      <w:r w:rsidR="00826ABA" w:rsidRPr="00826ABA">
        <w:rPr>
          <w:rStyle w:val="CommentReference"/>
          <w:sz w:val="22"/>
          <w:szCs w:val="22"/>
          <w:highlight w:val="yellow"/>
        </w:rPr>
        <w:commentReference w:id="143"/>
      </w:r>
      <w:commentRangeEnd w:id="144"/>
      <w:r w:rsidR="00527B0B" w:rsidRPr="00826ABA">
        <w:rPr>
          <w:rStyle w:val="CommentReference"/>
          <w:sz w:val="22"/>
          <w:szCs w:val="22"/>
          <w:highlight w:val="yellow"/>
        </w:rPr>
        <w:commentReference w:id="144"/>
      </w:r>
      <w:commentRangeEnd w:id="145"/>
      <w:r w:rsidR="00826ABA" w:rsidRPr="00826ABA">
        <w:rPr>
          <w:rStyle w:val="CommentReference"/>
          <w:sz w:val="22"/>
          <w:szCs w:val="22"/>
          <w:highlight w:val="yellow"/>
        </w:rPr>
        <w:commentReference w:id="145"/>
      </w:r>
      <w:commentRangeEnd w:id="146"/>
      <w:r w:rsidR="002A2EBE" w:rsidRPr="00826ABA">
        <w:rPr>
          <w:rStyle w:val="CommentReference"/>
          <w:sz w:val="22"/>
          <w:szCs w:val="22"/>
          <w:highlight w:val="yellow"/>
        </w:rPr>
        <w:commentReference w:id="146"/>
      </w:r>
      <w:commentRangeEnd w:id="147"/>
      <w:r w:rsidR="003D10D9" w:rsidRPr="00826ABA">
        <w:rPr>
          <w:rStyle w:val="CommentReference"/>
          <w:sz w:val="22"/>
          <w:szCs w:val="22"/>
          <w:highlight w:val="yellow"/>
        </w:rPr>
        <w:commentReference w:id="147"/>
      </w:r>
      <w:r w:rsidR="00162B77" w:rsidRPr="00826ABA">
        <w:rPr>
          <w:highlight w:val="yellow"/>
        </w:rPr>
        <w:t>Laboratory budget details</w:t>
      </w:r>
      <w:r w:rsidR="00AA57AF" w:rsidRPr="00826ABA">
        <w:rPr>
          <w:highlight w:val="yellow"/>
        </w:rPr>
        <w:t>.</w:t>
      </w:r>
      <w:bookmarkEnd w:id="142"/>
    </w:p>
    <w:tbl>
      <w:tblPr>
        <w:tblStyle w:val="TableGrid"/>
        <w:tblW w:w="9487" w:type="dxa"/>
        <w:tblLook w:val="04A0" w:firstRow="1" w:lastRow="0" w:firstColumn="1" w:lastColumn="0" w:noHBand="0" w:noVBand="1"/>
      </w:tblPr>
      <w:tblGrid>
        <w:gridCol w:w="2785"/>
        <w:gridCol w:w="1230"/>
        <w:gridCol w:w="1290"/>
        <w:gridCol w:w="1350"/>
        <w:gridCol w:w="1416"/>
        <w:gridCol w:w="1416"/>
      </w:tblGrid>
      <w:tr w:rsidR="00B31076" w14:paraId="5DEAB691" w14:textId="77777777" w:rsidTr="00680899">
        <w:tc>
          <w:tcPr>
            <w:tcW w:w="2785" w:type="dxa"/>
            <w:shd w:val="clear" w:color="auto" w:fill="D9D9D9" w:themeFill="background1" w:themeFillShade="D9"/>
            <w:vAlign w:val="center"/>
          </w:tcPr>
          <w:p w14:paraId="6B7C0E58" w14:textId="5DBBE073" w:rsidR="00B31076" w:rsidRDefault="00B31076" w:rsidP="00B31076">
            <w:pPr>
              <w:pStyle w:val="TableHeader"/>
            </w:pPr>
            <w:r w:rsidRPr="0025594F">
              <w:t>Parameter</w:t>
            </w:r>
          </w:p>
        </w:tc>
        <w:tc>
          <w:tcPr>
            <w:tcW w:w="1230" w:type="dxa"/>
            <w:shd w:val="clear" w:color="auto" w:fill="D9D9D9" w:themeFill="background1" w:themeFillShade="D9"/>
            <w:vAlign w:val="center"/>
          </w:tcPr>
          <w:p w14:paraId="113F3697" w14:textId="38B1F804" w:rsidR="00B31076" w:rsidRDefault="00B31076" w:rsidP="00B31076">
            <w:pPr>
              <w:pStyle w:val="TableHeader"/>
            </w:pPr>
            <w:r w:rsidRPr="0025594F">
              <w:t xml:space="preserve">Number </w:t>
            </w:r>
            <w:r w:rsidR="00F64E65">
              <w:br/>
            </w:r>
            <w:r w:rsidRPr="0025594F">
              <w:t>of Samples</w:t>
            </w:r>
          </w:p>
        </w:tc>
        <w:tc>
          <w:tcPr>
            <w:tcW w:w="1290" w:type="dxa"/>
            <w:shd w:val="clear" w:color="auto" w:fill="D9D9D9" w:themeFill="background1" w:themeFillShade="D9"/>
            <w:vAlign w:val="center"/>
          </w:tcPr>
          <w:p w14:paraId="411DF2A2" w14:textId="4DCC4D92" w:rsidR="00B31076" w:rsidRDefault="00B31076" w:rsidP="00B31076">
            <w:pPr>
              <w:pStyle w:val="TableHeader"/>
            </w:pPr>
            <w:r w:rsidRPr="0025594F">
              <w:t xml:space="preserve">Number </w:t>
            </w:r>
            <w:r w:rsidR="00F64E65">
              <w:br/>
            </w:r>
            <w:r w:rsidRPr="0025594F">
              <w:t>of QA Samples</w:t>
            </w:r>
          </w:p>
        </w:tc>
        <w:tc>
          <w:tcPr>
            <w:tcW w:w="1350" w:type="dxa"/>
            <w:shd w:val="clear" w:color="auto" w:fill="D9D9D9" w:themeFill="background1" w:themeFillShade="D9"/>
            <w:vAlign w:val="center"/>
          </w:tcPr>
          <w:p w14:paraId="34F1F809" w14:textId="11E42DB7" w:rsidR="00B31076" w:rsidRDefault="00B31076" w:rsidP="00B31076">
            <w:pPr>
              <w:pStyle w:val="TableHeader"/>
            </w:pPr>
            <w:r w:rsidRPr="0025594F">
              <w:t xml:space="preserve">Total </w:t>
            </w:r>
            <w:r w:rsidR="005065A6">
              <w:br/>
            </w:r>
            <w:r w:rsidRPr="0025594F">
              <w:t xml:space="preserve">Number </w:t>
            </w:r>
            <w:r>
              <w:t>o</w:t>
            </w:r>
            <w:r w:rsidRPr="0025594F">
              <w:t xml:space="preserve">f </w:t>
            </w:r>
            <w:r w:rsidR="005065A6">
              <w:br/>
            </w:r>
            <w:r w:rsidRPr="0025594F">
              <w:t>Samples</w:t>
            </w:r>
          </w:p>
        </w:tc>
        <w:tc>
          <w:tcPr>
            <w:tcW w:w="1416" w:type="dxa"/>
            <w:shd w:val="clear" w:color="auto" w:fill="D9D9D9" w:themeFill="background1" w:themeFillShade="D9"/>
            <w:vAlign w:val="center"/>
          </w:tcPr>
          <w:p w14:paraId="41C53A2D" w14:textId="0949D245" w:rsidR="005065A6" w:rsidRDefault="00B31076" w:rsidP="005065A6">
            <w:pPr>
              <w:pStyle w:val="TableHeader"/>
            </w:pPr>
            <w:r w:rsidRPr="0025594F">
              <w:t xml:space="preserve">Cost Per </w:t>
            </w:r>
            <w:r>
              <w:t>S</w:t>
            </w:r>
            <w:r w:rsidRPr="0025594F">
              <w:t>ample</w:t>
            </w:r>
            <w:r w:rsidR="005065A6">
              <w:br/>
              <w:t>($)</w:t>
            </w:r>
          </w:p>
        </w:tc>
        <w:tc>
          <w:tcPr>
            <w:tcW w:w="1416" w:type="dxa"/>
            <w:shd w:val="clear" w:color="auto" w:fill="D9D9D9" w:themeFill="background1" w:themeFillShade="D9"/>
            <w:vAlign w:val="center"/>
          </w:tcPr>
          <w:p w14:paraId="4655A012" w14:textId="3A1F7999" w:rsidR="00B31076" w:rsidRDefault="00B31076" w:rsidP="00B31076">
            <w:pPr>
              <w:pStyle w:val="TableHeader"/>
            </w:pPr>
            <w:r w:rsidRPr="0025594F">
              <w:t xml:space="preserve">Lab </w:t>
            </w:r>
            <w:r w:rsidR="00F64E65">
              <w:br/>
            </w:r>
            <w:r w:rsidRPr="0025594F">
              <w:t>Subtotal</w:t>
            </w:r>
            <w:r w:rsidR="005065A6">
              <w:br/>
              <w:t>($)</w:t>
            </w:r>
          </w:p>
        </w:tc>
      </w:tr>
      <w:tr w:rsidR="00B31076" w14:paraId="13361DE8" w14:textId="77777777" w:rsidTr="000677E7">
        <w:trPr>
          <w:trHeight w:val="286"/>
        </w:trPr>
        <w:tc>
          <w:tcPr>
            <w:tcW w:w="2785" w:type="dxa"/>
            <w:vAlign w:val="center"/>
          </w:tcPr>
          <w:p w14:paraId="106AC553" w14:textId="7C551DBC" w:rsidR="00B31076" w:rsidRDefault="00B31076" w:rsidP="00B31076">
            <w:pPr>
              <w:pStyle w:val="TableText"/>
            </w:pPr>
            <w:r>
              <w:t>Screening: PCB Congeners</w:t>
            </w:r>
          </w:p>
        </w:tc>
        <w:tc>
          <w:tcPr>
            <w:tcW w:w="1230" w:type="dxa"/>
            <w:vAlign w:val="center"/>
          </w:tcPr>
          <w:p w14:paraId="6B20C329" w14:textId="77777777" w:rsidR="00B31076" w:rsidRDefault="00B31076" w:rsidP="00680899">
            <w:pPr>
              <w:pStyle w:val="TableText"/>
              <w:jc w:val="center"/>
            </w:pPr>
          </w:p>
        </w:tc>
        <w:tc>
          <w:tcPr>
            <w:tcW w:w="1290" w:type="dxa"/>
            <w:vAlign w:val="center"/>
          </w:tcPr>
          <w:p w14:paraId="62EBFD12" w14:textId="77777777" w:rsidR="00B31076" w:rsidRDefault="00B31076" w:rsidP="00680899">
            <w:pPr>
              <w:pStyle w:val="TableText"/>
              <w:jc w:val="center"/>
            </w:pPr>
          </w:p>
        </w:tc>
        <w:tc>
          <w:tcPr>
            <w:tcW w:w="1350" w:type="dxa"/>
            <w:vAlign w:val="center"/>
          </w:tcPr>
          <w:p w14:paraId="12587B13" w14:textId="77777777" w:rsidR="00B31076" w:rsidRDefault="00B31076" w:rsidP="00680899">
            <w:pPr>
              <w:pStyle w:val="TableText"/>
              <w:jc w:val="center"/>
            </w:pPr>
          </w:p>
        </w:tc>
        <w:tc>
          <w:tcPr>
            <w:tcW w:w="1416" w:type="dxa"/>
            <w:vAlign w:val="center"/>
          </w:tcPr>
          <w:p w14:paraId="67765214" w14:textId="77777777" w:rsidR="00B31076" w:rsidRDefault="00B31076" w:rsidP="00F64E65">
            <w:pPr>
              <w:pStyle w:val="TableText"/>
              <w:jc w:val="right"/>
            </w:pPr>
          </w:p>
        </w:tc>
        <w:tc>
          <w:tcPr>
            <w:tcW w:w="1416" w:type="dxa"/>
            <w:vAlign w:val="center"/>
          </w:tcPr>
          <w:p w14:paraId="4137C2BA" w14:textId="77777777" w:rsidR="00B31076" w:rsidRDefault="00B31076" w:rsidP="00F64E65">
            <w:pPr>
              <w:pStyle w:val="TableText"/>
              <w:jc w:val="right"/>
            </w:pPr>
          </w:p>
        </w:tc>
      </w:tr>
      <w:tr w:rsidR="00B31076" w14:paraId="062CEF18" w14:textId="77777777" w:rsidTr="000677E7">
        <w:trPr>
          <w:trHeight w:val="286"/>
        </w:trPr>
        <w:tc>
          <w:tcPr>
            <w:tcW w:w="2785" w:type="dxa"/>
            <w:vAlign w:val="center"/>
          </w:tcPr>
          <w:p w14:paraId="1E2619EF" w14:textId="3925615C" w:rsidR="00B31076" w:rsidRDefault="00162B77" w:rsidP="00B31076">
            <w:pPr>
              <w:pStyle w:val="TableText"/>
            </w:pPr>
            <w:r>
              <w:lastRenderedPageBreak/>
              <w:t xml:space="preserve">Screening: </w:t>
            </w:r>
            <w:r w:rsidR="00B31076">
              <w:t>Dieldrin</w:t>
            </w:r>
          </w:p>
        </w:tc>
        <w:tc>
          <w:tcPr>
            <w:tcW w:w="1230" w:type="dxa"/>
            <w:vAlign w:val="center"/>
          </w:tcPr>
          <w:p w14:paraId="36BDB8B2" w14:textId="77777777" w:rsidR="00B31076" w:rsidRDefault="00B31076" w:rsidP="00680899">
            <w:pPr>
              <w:pStyle w:val="TableText"/>
              <w:jc w:val="center"/>
            </w:pPr>
          </w:p>
        </w:tc>
        <w:tc>
          <w:tcPr>
            <w:tcW w:w="1290" w:type="dxa"/>
            <w:vAlign w:val="center"/>
          </w:tcPr>
          <w:p w14:paraId="27635A75" w14:textId="77777777" w:rsidR="00B31076" w:rsidRDefault="00B31076" w:rsidP="00680899">
            <w:pPr>
              <w:pStyle w:val="TableText"/>
              <w:jc w:val="center"/>
            </w:pPr>
          </w:p>
        </w:tc>
        <w:tc>
          <w:tcPr>
            <w:tcW w:w="1350" w:type="dxa"/>
            <w:vAlign w:val="center"/>
          </w:tcPr>
          <w:p w14:paraId="29921385" w14:textId="77777777" w:rsidR="00B31076" w:rsidRDefault="00B31076" w:rsidP="00680899">
            <w:pPr>
              <w:pStyle w:val="TableText"/>
              <w:jc w:val="center"/>
            </w:pPr>
          </w:p>
        </w:tc>
        <w:tc>
          <w:tcPr>
            <w:tcW w:w="1416" w:type="dxa"/>
            <w:vAlign w:val="center"/>
          </w:tcPr>
          <w:p w14:paraId="6403A710" w14:textId="77777777" w:rsidR="00B31076" w:rsidRDefault="00B31076" w:rsidP="00F64E65">
            <w:pPr>
              <w:pStyle w:val="TableText"/>
              <w:jc w:val="right"/>
            </w:pPr>
          </w:p>
        </w:tc>
        <w:tc>
          <w:tcPr>
            <w:tcW w:w="1416" w:type="dxa"/>
            <w:vAlign w:val="center"/>
          </w:tcPr>
          <w:p w14:paraId="7B2CF12B" w14:textId="77777777" w:rsidR="00B31076" w:rsidRDefault="00B31076" w:rsidP="00F64E65">
            <w:pPr>
              <w:pStyle w:val="TableText"/>
              <w:jc w:val="right"/>
            </w:pPr>
          </w:p>
        </w:tc>
      </w:tr>
      <w:tr w:rsidR="00B31076" w14:paraId="5AFD1804" w14:textId="77777777" w:rsidTr="000677E7">
        <w:trPr>
          <w:trHeight w:val="286"/>
        </w:trPr>
        <w:tc>
          <w:tcPr>
            <w:tcW w:w="2785" w:type="dxa"/>
            <w:vAlign w:val="center"/>
          </w:tcPr>
          <w:p w14:paraId="04DD1190" w14:textId="01DB3C08" w:rsidR="00B31076" w:rsidRDefault="00162B77" w:rsidP="00B31076">
            <w:pPr>
              <w:pStyle w:val="TableText"/>
            </w:pPr>
            <w:r>
              <w:t xml:space="preserve">Screening: </w:t>
            </w:r>
            <w:r w:rsidR="00B31076" w:rsidRPr="0025594F">
              <w:t>TOC</w:t>
            </w:r>
          </w:p>
        </w:tc>
        <w:tc>
          <w:tcPr>
            <w:tcW w:w="1230" w:type="dxa"/>
            <w:vAlign w:val="center"/>
          </w:tcPr>
          <w:p w14:paraId="2FF76A60" w14:textId="77777777" w:rsidR="00B31076" w:rsidRDefault="00B31076" w:rsidP="00680899">
            <w:pPr>
              <w:pStyle w:val="TableText"/>
              <w:jc w:val="center"/>
            </w:pPr>
          </w:p>
        </w:tc>
        <w:tc>
          <w:tcPr>
            <w:tcW w:w="1290" w:type="dxa"/>
            <w:vAlign w:val="center"/>
          </w:tcPr>
          <w:p w14:paraId="41B8AD08" w14:textId="77777777" w:rsidR="00B31076" w:rsidRDefault="00B31076" w:rsidP="00680899">
            <w:pPr>
              <w:pStyle w:val="TableText"/>
              <w:jc w:val="center"/>
            </w:pPr>
          </w:p>
        </w:tc>
        <w:tc>
          <w:tcPr>
            <w:tcW w:w="1350" w:type="dxa"/>
            <w:vAlign w:val="center"/>
          </w:tcPr>
          <w:p w14:paraId="64D2E2AC" w14:textId="77777777" w:rsidR="00B31076" w:rsidRDefault="00B31076" w:rsidP="00680899">
            <w:pPr>
              <w:pStyle w:val="TableText"/>
              <w:jc w:val="center"/>
            </w:pPr>
          </w:p>
        </w:tc>
        <w:tc>
          <w:tcPr>
            <w:tcW w:w="1416" w:type="dxa"/>
            <w:vAlign w:val="center"/>
          </w:tcPr>
          <w:p w14:paraId="094EC75D" w14:textId="77777777" w:rsidR="00B31076" w:rsidRDefault="00B31076" w:rsidP="00F64E65">
            <w:pPr>
              <w:pStyle w:val="TableText"/>
              <w:jc w:val="right"/>
            </w:pPr>
          </w:p>
        </w:tc>
        <w:tc>
          <w:tcPr>
            <w:tcW w:w="1416" w:type="dxa"/>
            <w:vAlign w:val="center"/>
          </w:tcPr>
          <w:p w14:paraId="2E42FD53" w14:textId="77777777" w:rsidR="00B31076" w:rsidRDefault="00B31076" w:rsidP="00F64E65">
            <w:pPr>
              <w:pStyle w:val="TableText"/>
              <w:jc w:val="right"/>
            </w:pPr>
          </w:p>
        </w:tc>
      </w:tr>
      <w:tr w:rsidR="00B31076" w14:paraId="126691ED" w14:textId="77777777" w:rsidTr="000677E7">
        <w:trPr>
          <w:trHeight w:val="286"/>
        </w:trPr>
        <w:tc>
          <w:tcPr>
            <w:tcW w:w="2785" w:type="dxa"/>
            <w:vAlign w:val="center"/>
          </w:tcPr>
          <w:p w14:paraId="3A8F3A81" w14:textId="6F40F5B9" w:rsidR="00B31076" w:rsidRDefault="00162B77" w:rsidP="00B31076">
            <w:pPr>
              <w:pStyle w:val="TableText"/>
            </w:pPr>
            <w:r>
              <w:t xml:space="preserve">Screening: </w:t>
            </w:r>
            <w:r w:rsidR="00B31076" w:rsidRPr="0025594F">
              <w:t>TSS</w:t>
            </w:r>
          </w:p>
        </w:tc>
        <w:tc>
          <w:tcPr>
            <w:tcW w:w="1230" w:type="dxa"/>
            <w:vAlign w:val="center"/>
          </w:tcPr>
          <w:p w14:paraId="23C433AB" w14:textId="77777777" w:rsidR="00B31076" w:rsidRDefault="00B31076" w:rsidP="00680899">
            <w:pPr>
              <w:pStyle w:val="TableText"/>
              <w:jc w:val="center"/>
            </w:pPr>
          </w:p>
        </w:tc>
        <w:tc>
          <w:tcPr>
            <w:tcW w:w="1290" w:type="dxa"/>
            <w:vAlign w:val="center"/>
          </w:tcPr>
          <w:p w14:paraId="38FEE191" w14:textId="77777777" w:rsidR="00B31076" w:rsidRDefault="00B31076" w:rsidP="00680899">
            <w:pPr>
              <w:pStyle w:val="TableText"/>
              <w:jc w:val="center"/>
            </w:pPr>
          </w:p>
        </w:tc>
        <w:tc>
          <w:tcPr>
            <w:tcW w:w="1350" w:type="dxa"/>
            <w:vAlign w:val="center"/>
          </w:tcPr>
          <w:p w14:paraId="2520453B" w14:textId="77777777" w:rsidR="00B31076" w:rsidRDefault="00B31076" w:rsidP="00680899">
            <w:pPr>
              <w:pStyle w:val="TableText"/>
              <w:jc w:val="center"/>
            </w:pPr>
          </w:p>
        </w:tc>
        <w:tc>
          <w:tcPr>
            <w:tcW w:w="1416" w:type="dxa"/>
            <w:vAlign w:val="center"/>
          </w:tcPr>
          <w:p w14:paraId="620C9BD5" w14:textId="77777777" w:rsidR="00B31076" w:rsidRDefault="00B31076" w:rsidP="00F64E65">
            <w:pPr>
              <w:pStyle w:val="TableText"/>
              <w:jc w:val="right"/>
            </w:pPr>
          </w:p>
        </w:tc>
        <w:tc>
          <w:tcPr>
            <w:tcW w:w="1416" w:type="dxa"/>
            <w:vAlign w:val="center"/>
          </w:tcPr>
          <w:p w14:paraId="18C32B73" w14:textId="77777777" w:rsidR="00B31076" w:rsidRDefault="00B31076" w:rsidP="00F64E65">
            <w:pPr>
              <w:pStyle w:val="TableText"/>
              <w:jc w:val="right"/>
            </w:pPr>
          </w:p>
        </w:tc>
      </w:tr>
      <w:tr w:rsidR="00B31076" w14:paraId="2830FD68" w14:textId="77777777" w:rsidTr="000677E7">
        <w:trPr>
          <w:trHeight w:val="286"/>
        </w:trPr>
        <w:tc>
          <w:tcPr>
            <w:tcW w:w="2785" w:type="dxa"/>
            <w:vAlign w:val="center"/>
          </w:tcPr>
          <w:p w14:paraId="03F8FEF4" w14:textId="36AA5DC4" w:rsidR="00B31076" w:rsidRDefault="00B31076" w:rsidP="00B31076">
            <w:pPr>
              <w:pStyle w:val="TableText"/>
            </w:pPr>
            <w:r>
              <w:t xml:space="preserve">Source ID: </w:t>
            </w:r>
            <w:r w:rsidRPr="0025594F">
              <w:t>PCB Aroclors</w:t>
            </w:r>
          </w:p>
        </w:tc>
        <w:tc>
          <w:tcPr>
            <w:tcW w:w="1230" w:type="dxa"/>
            <w:vAlign w:val="center"/>
          </w:tcPr>
          <w:p w14:paraId="02597F8E" w14:textId="77777777" w:rsidR="00B31076" w:rsidRDefault="00B31076" w:rsidP="00680899">
            <w:pPr>
              <w:pStyle w:val="TableText"/>
              <w:jc w:val="center"/>
            </w:pPr>
          </w:p>
        </w:tc>
        <w:tc>
          <w:tcPr>
            <w:tcW w:w="1290" w:type="dxa"/>
            <w:vAlign w:val="center"/>
          </w:tcPr>
          <w:p w14:paraId="3E7F24CE" w14:textId="77777777" w:rsidR="00B31076" w:rsidRDefault="00B31076" w:rsidP="00680899">
            <w:pPr>
              <w:pStyle w:val="TableText"/>
              <w:jc w:val="center"/>
            </w:pPr>
          </w:p>
        </w:tc>
        <w:tc>
          <w:tcPr>
            <w:tcW w:w="1350" w:type="dxa"/>
            <w:vAlign w:val="center"/>
          </w:tcPr>
          <w:p w14:paraId="2EB3D1D9" w14:textId="77777777" w:rsidR="00B31076" w:rsidRDefault="00B31076" w:rsidP="00680899">
            <w:pPr>
              <w:pStyle w:val="TableText"/>
              <w:jc w:val="center"/>
            </w:pPr>
          </w:p>
        </w:tc>
        <w:tc>
          <w:tcPr>
            <w:tcW w:w="1416" w:type="dxa"/>
            <w:vAlign w:val="center"/>
          </w:tcPr>
          <w:p w14:paraId="43864899" w14:textId="77777777" w:rsidR="00B31076" w:rsidRDefault="00B31076" w:rsidP="00F64E65">
            <w:pPr>
              <w:pStyle w:val="TableText"/>
              <w:jc w:val="right"/>
            </w:pPr>
          </w:p>
        </w:tc>
        <w:tc>
          <w:tcPr>
            <w:tcW w:w="1416" w:type="dxa"/>
            <w:vAlign w:val="center"/>
          </w:tcPr>
          <w:p w14:paraId="119BFC76" w14:textId="77777777" w:rsidR="00B31076" w:rsidRDefault="00B31076" w:rsidP="00F64E65">
            <w:pPr>
              <w:pStyle w:val="TableText"/>
              <w:jc w:val="right"/>
            </w:pPr>
          </w:p>
        </w:tc>
      </w:tr>
      <w:tr w:rsidR="00B31076" w14:paraId="0383733C" w14:textId="77777777" w:rsidTr="000677E7">
        <w:trPr>
          <w:trHeight w:val="286"/>
        </w:trPr>
        <w:tc>
          <w:tcPr>
            <w:tcW w:w="2785" w:type="dxa"/>
            <w:vAlign w:val="center"/>
          </w:tcPr>
          <w:p w14:paraId="7A763DA5" w14:textId="2E1300B4" w:rsidR="00B31076" w:rsidRDefault="00B31076" w:rsidP="00B31076">
            <w:pPr>
              <w:pStyle w:val="TableText"/>
            </w:pPr>
            <w:r>
              <w:t>Source ID: Dieldrin</w:t>
            </w:r>
          </w:p>
        </w:tc>
        <w:tc>
          <w:tcPr>
            <w:tcW w:w="1230" w:type="dxa"/>
            <w:vAlign w:val="center"/>
          </w:tcPr>
          <w:p w14:paraId="2527CBFE" w14:textId="77777777" w:rsidR="00B31076" w:rsidRDefault="00B31076" w:rsidP="00680899">
            <w:pPr>
              <w:pStyle w:val="TableText"/>
              <w:jc w:val="center"/>
            </w:pPr>
          </w:p>
        </w:tc>
        <w:tc>
          <w:tcPr>
            <w:tcW w:w="1290" w:type="dxa"/>
            <w:vAlign w:val="center"/>
          </w:tcPr>
          <w:p w14:paraId="02C99C3B" w14:textId="77777777" w:rsidR="00B31076" w:rsidRDefault="00B31076" w:rsidP="00680899">
            <w:pPr>
              <w:pStyle w:val="TableText"/>
              <w:jc w:val="center"/>
            </w:pPr>
          </w:p>
        </w:tc>
        <w:tc>
          <w:tcPr>
            <w:tcW w:w="1350" w:type="dxa"/>
            <w:vAlign w:val="center"/>
          </w:tcPr>
          <w:p w14:paraId="0B7B2574" w14:textId="77777777" w:rsidR="00B31076" w:rsidRDefault="00B31076" w:rsidP="00680899">
            <w:pPr>
              <w:pStyle w:val="TableText"/>
              <w:jc w:val="center"/>
            </w:pPr>
          </w:p>
        </w:tc>
        <w:tc>
          <w:tcPr>
            <w:tcW w:w="1416" w:type="dxa"/>
            <w:vAlign w:val="center"/>
          </w:tcPr>
          <w:p w14:paraId="0E589874" w14:textId="77777777" w:rsidR="00B31076" w:rsidRDefault="00B31076" w:rsidP="00F64E65">
            <w:pPr>
              <w:pStyle w:val="TableText"/>
              <w:jc w:val="right"/>
            </w:pPr>
          </w:p>
        </w:tc>
        <w:tc>
          <w:tcPr>
            <w:tcW w:w="1416" w:type="dxa"/>
            <w:vAlign w:val="center"/>
          </w:tcPr>
          <w:p w14:paraId="77DD6548" w14:textId="77777777" w:rsidR="00B31076" w:rsidRDefault="00B31076" w:rsidP="00F64E65">
            <w:pPr>
              <w:pStyle w:val="TableText"/>
              <w:jc w:val="right"/>
            </w:pPr>
          </w:p>
        </w:tc>
      </w:tr>
      <w:tr w:rsidR="00B31076" w14:paraId="49450607" w14:textId="77777777" w:rsidTr="000677E7">
        <w:trPr>
          <w:trHeight w:val="286"/>
        </w:trPr>
        <w:tc>
          <w:tcPr>
            <w:tcW w:w="2785" w:type="dxa"/>
            <w:vAlign w:val="center"/>
          </w:tcPr>
          <w:p w14:paraId="64E8683C" w14:textId="331B9D12" w:rsidR="00B31076" w:rsidRDefault="00B31076" w:rsidP="00B31076">
            <w:pPr>
              <w:pStyle w:val="TableText"/>
            </w:pPr>
            <w:r>
              <w:t>Source ID: TOC</w:t>
            </w:r>
          </w:p>
        </w:tc>
        <w:tc>
          <w:tcPr>
            <w:tcW w:w="1230" w:type="dxa"/>
            <w:vAlign w:val="center"/>
          </w:tcPr>
          <w:p w14:paraId="42F3C2C7" w14:textId="77777777" w:rsidR="00B31076" w:rsidRDefault="00B31076" w:rsidP="00680899">
            <w:pPr>
              <w:pStyle w:val="TableText"/>
              <w:jc w:val="center"/>
            </w:pPr>
          </w:p>
        </w:tc>
        <w:tc>
          <w:tcPr>
            <w:tcW w:w="1290" w:type="dxa"/>
            <w:vAlign w:val="center"/>
          </w:tcPr>
          <w:p w14:paraId="1C84253C" w14:textId="77777777" w:rsidR="00B31076" w:rsidRDefault="00B31076" w:rsidP="00680899">
            <w:pPr>
              <w:pStyle w:val="TableText"/>
              <w:jc w:val="center"/>
            </w:pPr>
          </w:p>
        </w:tc>
        <w:tc>
          <w:tcPr>
            <w:tcW w:w="1350" w:type="dxa"/>
            <w:vAlign w:val="center"/>
          </w:tcPr>
          <w:p w14:paraId="14953994" w14:textId="77777777" w:rsidR="00B31076" w:rsidRDefault="00B31076" w:rsidP="00680899">
            <w:pPr>
              <w:pStyle w:val="TableText"/>
              <w:jc w:val="center"/>
            </w:pPr>
          </w:p>
        </w:tc>
        <w:tc>
          <w:tcPr>
            <w:tcW w:w="1416" w:type="dxa"/>
            <w:vAlign w:val="center"/>
          </w:tcPr>
          <w:p w14:paraId="3BCEA0E2" w14:textId="77777777" w:rsidR="00B31076" w:rsidRDefault="00B31076" w:rsidP="00F64E65">
            <w:pPr>
              <w:pStyle w:val="TableText"/>
              <w:jc w:val="right"/>
            </w:pPr>
          </w:p>
        </w:tc>
        <w:tc>
          <w:tcPr>
            <w:tcW w:w="1416" w:type="dxa"/>
            <w:vAlign w:val="center"/>
          </w:tcPr>
          <w:p w14:paraId="00FEC7D6" w14:textId="77777777" w:rsidR="00B31076" w:rsidRDefault="00B31076" w:rsidP="00F64E65">
            <w:pPr>
              <w:pStyle w:val="TableText"/>
              <w:jc w:val="right"/>
            </w:pPr>
          </w:p>
        </w:tc>
      </w:tr>
      <w:tr w:rsidR="00B31076" w14:paraId="59DE8060" w14:textId="77777777" w:rsidTr="000677E7">
        <w:trPr>
          <w:trHeight w:val="286"/>
        </w:trPr>
        <w:tc>
          <w:tcPr>
            <w:tcW w:w="2785" w:type="dxa"/>
            <w:vAlign w:val="center"/>
          </w:tcPr>
          <w:p w14:paraId="0DC198A1" w14:textId="63FD8C17" w:rsidR="00B31076" w:rsidRDefault="00B31076" w:rsidP="00B31076">
            <w:pPr>
              <w:pStyle w:val="TableText"/>
            </w:pPr>
            <w:r>
              <w:t>Source ID: TSS</w:t>
            </w:r>
          </w:p>
        </w:tc>
        <w:tc>
          <w:tcPr>
            <w:tcW w:w="1230" w:type="dxa"/>
            <w:vAlign w:val="center"/>
          </w:tcPr>
          <w:p w14:paraId="57091E9F" w14:textId="77777777" w:rsidR="00B31076" w:rsidRDefault="00B31076" w:rsidP="00680899">
            <w:pPr>
              <w:pStyle w:val="TableText"/>
              <w:jc w:val="center"/>
            </w:pPr>
          </w:p>
        </w:tc>
        <w:tc>
          <w:tcPr>
            <w:tcW w:w="1290" w:type="dxa"/>
            <w:vAlign w:val="center"/>
          </w:tcPr>
          <w:p w14:paraId="13E89434" w14:textId="77777777" w:rsidR="00B31076" w:rsidRDefault="00B31076" w:rsidP="00680899">
            <w:pPr>
              <w:pStyle w:val="TableText"/>
              <w:jc w:val="center"/>
            </w:pPr>
          </w:p>
        </w:tc>
        <w:tc>
          <w:tcPr>
            <w:tcW w:w="1350" w:type="dxa"/>
            <w:vAlign w:val="center"/>
          </w:tcPr>
          <w:p w14:paraId="5C8A4B95" w14:textId="77777777" w:rsidR="00B31076" w:rsidRDefault="00B31076" w:rsidP="00680899">
            <w:pPr>
              <w:pStyle w:val="TableText"/>
              <w:jc w:val="center"/>
            </w:pPr>
          </w:p>
        </w:tc>
        <w:tc>
          <w:tcPr>
            <w:tcW w:w="1416" w:type="dxa"/>
            <w:vAlign w:val="center"/>
          </w:tcPr>
          <w:p w14:paraId="408271EA" w14:textId="77777777" w:rsidR="00B31076" w:rsidRDefault="00B31076" w:rsidP="00F64E65">
            <w:pPr>
              <w:pStyle w:val="TableText"/>
              <w:jc w:val="right"/>
            </w:pPr>
          </w:p>
        </w:tc>
        <w:tc>
          <w:tcPr>
            <w:tcW w:w="1416" w:type="dxa"/>
            <w:vAlign w:val="center"/>
          </w:tcPr>
          <w:p w14:paraId="6758EF3A" w14:textId="77777777" w:rsidR="00B31076" w:rsidRDefault="00B31076" w:rsidP="00F64E65">
            <w:pPr>
              <w:pStyle w:val="TableText"/>
              <w:jc w:val="right"/>
            </w:pPr>
          </w:p>
        </w:tc>
      </w:tr>
    </w:tbl>
    <w:p w14:paraId="00E1156F" w14:textId="77777777" w:rsidR="00D3603E" w:rsidRDefault="00D3603E">
      <w:r>
        <w:br w:type="page"/>
      </w:r>
    </w:p>
    <w:p w14:paraId="3E450F09" w14:textId="5F209C30" w:rsidR="002C4E1F" w:rsidRPr="00B27761" w:rsidRDefault="00B27761" w:rsidP="008161F2">
      <w:pPr>
        <w:pStyle w:val="Heading2"/>
      </w:pPr>
      <w:bookmarkStart w:id="148" w:name="_Toc226028801"/>
      <w:r>
        <w:lastRenderedPageBreak/>
        <w:t>6.0</w:t>
      </w:r>
      <w:r>
        <w:tab/>
      </w:r>
      <w:r w:rsidR="002C4E1F" w:rsidRPr="00B27761">
        <w:t>Quality Objectives</w:t>
      </w:r>
      <w:bookmarkEnd w:id="141"/>
      <w:bookmarkEnd w:id="148"/>
    </w:p>
    <w:p w14:paraId="7A5EA4E8" w14:textId="0292315F" w:rsidR="002C4E1F" w:rsidRPr="00F76AAD" w:rsidRDefault="002C4E1F" w:rsidP="008317B6">
      <w:pPr>
        <w:pStyle w:val="Heading3"/>
      </w:pPr>
      <w:bookmarkStart w:id="149" w:name="_Toc30162538"/>
      <w:bookmarkStart w:id="150" w:name="_Toc226028802"/>
      <w:r w:rsidRPr="00F76AAD">
        <w:t>6.1</w:t>
      </w:r>
      <w:r w:rsidRPr="00F76AAD">
        <w:tab/>
      </w:r>
      <w:r w:rsidR="004E4507">
        <w:t>Data q</w:t>
      </w:r>
      <w:r w:rsidRPr="00F76AAD">
        <w:t xml:space="preserve">uality </w:t>
      </w:r>
      <w:r w:rsidR="00873CA3" w:rsidRPr="00F76AAD">
        <w:t>objectives</w:t>
      </w:r>
      <w:r w:rsidR="00CB796D">
        <w:t xml:space="preserve"> </w:t>
      </w:r>
      <w:r w:rsidR="00CB796D">
        <w:rPr>
          <w:rStyle w:val="FootnoteReference"/>
          <w:i/>
          <w:color w:val="800000"/>
          <w:sz w:val="23"/>
          <w:szCs w:val="23"/>
        </w:rPr>
        <w:footnoteReference w:id="2"/>
      </w:r>
      <w:bookmarkEnd w:id="149"/>
      <w:bookmarkEnd w:id="150"/>
      <w:r w:rsidR="00873CA3" w:rsidRPr="00F76AAD">
        <w:t xml:space="preserve"> </w:t>
      </w:r>
    </w:p>
    <w:p w14:paraId="636B1CBC" w14:textId="796CE1DB" w:rsidR="00CC7E89" w:rsidRPr="00F76AAD" w:rsidRDefault="0014690C" w:rsidP="00F07EC9">
      <w:pPr>
        <w:pStyle w:val="BodyText1"/>
      </w:pPr>
      <w:r>
        <w:t xml:space="preserve">Staff and volunteers accurately implement project methods to collect </w:t>
      </w:r>
      <w:r w:rsidR="00F07EC9">
        <w:t>paired snorkel, predator, and eDNA data to</w:t>
      </w:r>
      <w:r>
        <w:t xml:space="preserve"> </w:t>
      </w:r>
      <w:r w:rsidR="00106012">
        <w:t>perform analysis using generalized linear mixed models to</w:t>
      </w:r>
      <w:r w:rsidR="00AD77AC">
        <w:t xml:space="preserve"> evaluate</w:t>
      </w:r>
      <w:r w:rsidR="00F07EC9">
        <w:t xml:space="preserve"> the extent to which </w:t>
      </w:r>
      <w:r w:rsidR="00F07EC9" w:rsidRPr="00F07EC9">
        <w:t>bull kelp features such as canopy size, density, and spatial context in Puget Sound factor into</w:t>
      </w:r>
      <w:r w:rsidR="00F07EC9">
        <w:t xml:space="preserve"> fish (in particular, </w:t>
      </w:r>
      <w:r w:rsidR="00F07EC9" w:rsidRPr="00F07EC9">
        <w:t>juvenile Chinook salmonid</w:t>
      </w:r>
      <w:r w:rsidR="00F07EC9">
        <w:t>s)</w:t>
      </w:r>
      <w:r w:rsidR="00F07EC9" w:rsidRPr="00F07EC9">
        <w:t xml:space="preserve"> use and behavior</w:t>
      </w:r>
      <w:r w:rsidR="00F07EC9">
        <w:t xml:space="preserve">. </w:t>
      </w:r>
    </w:p>
    <w:p w14:paraId="55893BC3" w14:textId="6D905DA2" w:rsidR="002C4E1F" w:rsidRPr="008317B6" w:rsidRDefault="002C4E1F" w:rsidP="00BD1D13">
      <w:pPr>
        <w:pStyle w:val="Heading3"/>
      </w:pPr>
      <w:bookmarkStart w:id="151" w:name="_Toc30162539"/>
      <w:bookmarkStart w:id="152" w:name="_Toc226028803"/>
      <w:r w:rsidRPr="008317B6">
        <w:t>6.2</w:t>
      </w:r>
      <w:r w:rsidRPr="008317B6">
        <w:tab/>
        <w:t xml:space="preserve">Measurement </w:t>
      </w:r>
      <w:r w:rsidR="00873CA3" w:rsidRPr="008317B6">
        <w:t>quality objectives</w:t>
      </w:r>
      <w:bookmarkEnd w:id="151"/>
      <w:bookmarkEnd w:id="152"/>
    </w:p>
    <w:p w14:paraId="0B23A931" w14:textId="79B06B7A" w:rsidR="00934A14" w:rsidRPr="00F76AAD" w:rsidRDefault="006B27F2" w:rsidP="004B2614">
      <w:pPr>
        <w:pStyle w:val="Heading4"/>
      </w:pPr>
      <w:bookmarkStart w:id="153" w:name="_Toc30162540"/>
      <w:r>
        <w:t>6.2.1</w:t>
      </w:r>
      <w:r>
        <w:tab/>
      </w:r>
      <w:commentRangeStart w:id="154"/>
      <w:r w:rsidR="002C4E1F" w:rsidRPr="00F76AAD">
        <w:t xml:space="preserve">Targets for </w:t>
      </w:r>
      <w:r w:rsidR="00772D9C" w:rsidRPr="00F76AAD">
        <w:t>precision, bias, and sensitivity</w:t>
      </w:r>
      <w:bookmarkEnd w:id="153"/>
      <w:commentRangeEnd w:id="154"/>
      <w:r w:rsidR="008C7572" w:rsidRPr="00F76AAD">
        <w:rPr>
          <w:rStyle w:val="CommentReference"/>
          <w:sz w:val="28"/>
          <w:szCs w:val="26"/>
        </w:rPr>
        <w:commentReference w:id="154"/>
      </w:r>
    </w:p>
    <w:p w14:paraId="08355CFD" w14:textId="77777777" w:rsidR="00BB5FC9" w:rsidRDefault="00D27885" w:rsidP="00D27885">
      <w:pPr>
        <w:pStyle w:val="instructiontext"/>
        <w:rPr>
          <w:ins w:id="155" w:author="Khadijah Homolka" w:date="2026-06-29T17:47:00Z" w16du:dateUtc="2026-06-30T00:47:00Z"/>
          <w:color w:val="auto"/>
        </w:rPr>
      </w:pPr>
      <w:r>
        <w:rPr>
          <w:color w:val="auto"/>
        </w:rPr>
        <w:t>Table 7</w:t>
      </w:r>
      <w:r w:rsidRPr="00A90FB4">
        <w:rPr>
          <w:color w:val="auto"/>
        </w:rPr>
        <w:t xml:space="preserve"> summarizes data precision and sensitivity for the </w:t>
      </w:r>
      <w:r w:rsidR="00A44B0A">
        <w:rPr>
          <w:color w:val="auto"/>
        </w:rPr>
        <w:t xml:space="preserve">bull kelp </w:t>
      </w:r>
      <w:r w:rsidRPr="00A90FB4">
        <w:rPr>
          <w:color w:val="auto"/>
        </w:rPr>
        <w:t>assessment parameters</w:t>
      </w:r>
      <w:r>
        <w:rPr>
          <w:color w:val="auto"/>
        </w:rPr>
        <w:t>.</w:t>
      </w:r>
    </w:p>
    <w:p w14:paraId="2FBB38A1" w14:textId="4BB2119D" w:rsidR="003D10D9" w:rsidRPr="003D10D9" w:rsidRDefault="003D10D9" w:rsidP="003D10D9">
      <w:pPr>
        <w:pStyle w:val="instructiontext"/>
        <w:rPr>
          <w:ins w:id="156" w:author="Khadijah Homolka" w:date="2026-06-29T18:06:00Z" w16du:dateUtc="2026-06-30T01:06:00Z"/>
          <w:color w:val="auto"/>
          <w:rPrChange w:id="157" w:author="Khadijah Homolka" w:date="2026-06-29T19:51:00Z" w16du:dateUtc="2026-06-30T02:51:00Z">
            <w:rPr>
              <w:ins w:id="158" w:author="Khadijah Homolka" w:date="2026-06-29T18:06:00Z" w16du:dateUtc="2026-06-30T01:06:00Z"/>
              <w:color w:val="000000"/>
            </w:rPr>
          </w:rPrChange>
        </w:rPr>
        <w:pPrChange w:id="159" w:author="Khadijah Homolka" w:date="2026-06-29T19:51:00Z" w16du:dateUtc="2026-06-30T02:51:00Z">
          <w:pPr>
            <w:pStyle w:val="font-claude-response-body"/>
          </w:pPr>
        </w:pPrChange>
      </w:pPr>
      <w:ins w:id="160" w:author="Khadijah Homolka" w:date="2026-06-29T18:08:00Z" w16du:dateUtc="2026-06-30T01:08:00Z">
        <w:r w:rsidRPr="003D10D9">
          <w:rPr>
            <w:b/>
            <w:bCs/>
            <w:color w:val="auto"/>
            <w:rPrChange w:id="161" w:author="Khadijah Homolka" w:date="2026-06-29T19:51:00Z" w16du:dateUtc="2026-06-30T02:51:00Z">
              <w:rPr/>
            </w:rPrChange>
          </w:rPr>
          <w:t>DNA Extractions and Amplification</w:t>
        </w:r>
      </w:ins>
      <w:ins w:id="162" w:author="Khadijah Homolka" w:date="2026-06-29T19:51:00Z" w16du:dateUtc="2026-06-30T02:51:00Z">
        <w:r>
          <w:rPr>
            <w:color w:val="auto"/>
          </w:rPr>
          <w:br/>
        </w:r>
      </w:ins>
      <w:ins w:id="163" w:author="Khadijah Homolka" w:date="2026-06-29T18:06:00Z" w16du:dateUtc="2026-06-30T01:06:00Z">
        <w:r w:rsidRPr="003D10D9">
          <w:rPr>
            <w:color w:val="000000"/>
          </w:rPr>
          <w:t>eDNA is extracted from filter samples by a contracted laboratory using a commercial extraction kit suitable for low-biomass aqueous samples. Each sample is amplified in technical replicates across metabarcoding markers</w:t>
        </w:r>
      </w:ins>
      <w:ins w:id="164" w:author="Khadijah Homolka" w:date="2026-06-29T18:09:00Z" w16du:dateUtc="2026-06-30T01:09:00Z">
        <w:r>
          <w:rPr>
            <w:color w:val="000000"/>
          </w:rPr>
          <w:t xml:space="preserve">. </w:t>
        </w:r>
      </w:ins>
      <w:ins w:id="165" w:author="Khadijah Homolka" w:date="2026-06-29T18:06:00Z" w16du:dateUtc="2026-06-30T01:06:00Z">
        <w:r w:rsidRPr="003D10D9">
          <w:rPr>
            <w:color w:val="000000"/>
          </w:rPr>
          <w:t>Non-template controls are included on every PCR plate. Amplicons are indexed with dual unique indices and sequenced on an Illumina platform</w:t>
        </w:r>
      </w:ins>
      <w:ins w:id="166" w:author="Khadijah Homolka" w:date="2026-06-29T18:09:00Z" w16du:dateUtc="2026-06-30T01:09:00Z">
        <w:r>
          <w:rPr>
            <w:color w:val="000000"/>
          </w:rPr>
          <w:t xml:space="preserve">, or equivalent, </w:t>
        </w:r>
      </w:ins>
      <w:ins w:id="167" w:author="Khadijah Homolka" w:date="2026-06-29T18:06:00Z" w16du:dateUtc="2026-06-30T01:06:00Z">
        <w:r w:rsidRPr="003D10D9">
          <w:rPr>
            <w:color w:val="000000"/>
          </w:rPr>
          <w:t>targeting a minimum of 75,000 reads per marker per sample.</w:t>
        </w:r>
      </w:ins>
    </w:p>
    <w:p w14:paraId="3DF8569E" w14:textId="1F3F7E31" w:rsidR="003D10D9" w:rsidRPr="003D10D9" w:rsidRDefault="003D10D9" w:rsidP="003D10D9">
      <w:pPr>
        <w:pStyle w:val="font-claude-response-body"/>
        <w:rPr>
          <w:ins w:id="168" w:author="Khadijah Homolka" w:date="2026-06-29T18:06:00Z" w16du:dateUtc="2026-06-30T01:06:00Z"/>
          <w:rFonts w:asciiTheme="minorHAnsi" w:hAnsiTheme="minorHAnsi" w:cstheme="minorHAnsi"/>
          <w:b/>
          <w:bCs/>
          <w:color w:val="000000"/>
          <w:rPrChange w:id="169" w:author="Khadijah Homolka" w:date="2026-06-29T18:18:00Z" w16du:dateUtc="2026-06-30T01:18:00Z">
            <w:rPr>
              <w:ins w:id="170" w:author="Khadijah Homolka" w:date="2026-06-29T18:06:00Z" w16du:dateUtc="2026-06-30T01:06:00Z"/>
              <w:color w:val="000000"/>
            </w:rPr>
          </w:rPrChange>
        </w:rPr>
      </w:pPr>
      <w:ins w:id="171" w:author="Khadijah Homolka" w:date="2026-06-29T18:08:00Z" w16du:dateUtc="2026-06-30T01:08:00Z">
        <w:r w:rsidRPr="003D10D9">
          <w:rPr>
            <w:rStyle w:val="Strong"/>
            <w:rFonts w:asciiTheme="minorHAnsi" w:hAnsiTheme="minorHAnsi" w:cstheme="minorHAnsi"/>
            <w:color w:val="000000"/>
          </w:rPr>
          <w:t>Metabarcoding</w:t>
        </w:r>
      </w:ins>
      <w:ins w:id="172" w:author="Khadijah Homolka" w:date="2026-06-29T18:18:00Z" w16du:dateUtc="2026-06-30T01:18:00Z">
        <w:r>
          <w:rPr>
            <w:rFonts w:asciiTheme="minorHAnsi" w:hAnsiTheme="minorHAnsi" w:cstheme="minorHAnsi"/>
            <w:b/>
            <w:bCs/>
            <w:color w:val="000000"/>
          </w:rPr>
          <w:br/>
        </w:r>
      </w:ins>
      <w:ins w:id="173" w:author="Khadijah Homolka" w:date="2026-06-29T18:06:00Z" w16du:dateUtc="2026-06-30T01:06:00Z">
        <w:r w:rsidRPr="003D10D9">
          <w:rPr>
            <w:rFonts w:asciiTheme="minorHAnsi" w:hAnsiTheme="minorHAnsi" w:cstheme="minorHAnsi"/>
            <w:color w:val="000000"/>
            <w:rPrChange w:id="174" w:author="Khadijah Homolka" w:date="2026-06-29T18:07:00Z" w16du:dateUtc="2026-06-30T01:07:00Z">
              <w:rPr>
                <w:color w:val="000000"/>
              </w:rPr>
            </w:rPrChange>
          </w:rPr>
          <w:t xml:space="preserve">Raw sequence data are processed by the contracted laboratory through a documented bioinformatic pipeline that includes quality trimming, primer removal, denoising into amplicon sequence variants (ASVs), chimera removal, and taxonomic assignment against curated reference databases. Field, extraction, and PCR blanks are processed alongside samples and used for prevalence-based decontamination. </w:t>
        </w:r>
      </w:ins>
    </w:p>
    <w:p w14:paraId="009C6C0D" w14:textId="04F864F4" w:rsidR="003D10D9" w:rsidRPr="003D10D9" w:rsidRDefault="003D10D9" w:rsidP="003D10D9">
      <w:pPr>
        <w:pStyle w:val="font-claude-response-body"/>
        <w:rPr>
          <w:rFonts w:asciiTheme="minorHAnsi" w:hAnsiTheme="minorHAnsi" w:cstheme="minorHAnsi"/>
          <w:b/>
          <w:color w:val="000000"/>
          <w:rPrChange w:id="175" w:author="Khadijah Homolka" w:date="2026-06-29T18:12:00Z" w16du:dateUtc="2026-06-30T01:12:00Z">
            <w:rPr>
              <w:color w:val="auto"/>
            </w:rPr>
          </w:rPrChange>
        </w:rPr>
        <w:sectPr w:rsidR="003D10D9" w:rsidRPr="003D10D9" w:rsidSect="00F00134">
          <w:pgSz w:w="12240" w:h="15840" w:code="1"/>
          <w:pgMar w:top="1296" w:right="1440" w:bottom="1584" w:left="1440" w:header="720" w:footer="922" w:gutter="0"/>
          <w:cols w:space="720"/>
          <w:noEndnote/>
          <w:docGrid w:linePitch="360"/>
        </w:sectPr>
        <w:pPrChange w:id="176" w:author="Khadijah Homolka" w:date="2026-06-29T18:12:00Z" w16du:dateUtc="2026-06-30T01:12:00Z">
          <w:pPr>
            <w:pStyle w:val="instructiontext"/>
          </w:pPr>
        </w:pPrChange>
      </w:pPr>
      <w:ins w:id="177" w:author="Khadijah Homolka" w:date="2026-06-29T18:07:00Z" w16du:dateUtc="2026-06-30T01:07:00Z">
        <w:r w:rsidRPr="003D10D9">
          <w:rPr>
            <w:rStyle w:val="Strong"/>
            <w:rFonts w:asciiTheme="minorHAnsi" w:hAnsiTheme="minorHAnsi" w:cstheme="minorHAnsi"/>
            <w:color w:val="000000"/>
            <w:rPrChange w:id="178" w:author="Khadijah Homolka" w:date="2026-06-29T18:17:00Z" w16du:dateUtc="2026-06-30T01:17:00Z">
              <w:rPr>
                <w:rStyle w:val="Strong"/>
                <w:color w:val="000000"/>
              </w:rPr>
            </w:rPrChange>
          </w:rPr>
          <w:t>Digital Droplet Polymerase Chain Reaction (ddPCR)</w:t>
        </w:r>
      </w:ins>
      <w:ins w:id="179" w:author="Khadijah Homolka" w:date="2026-06-29T18:12:00Z" w16du:dateUtc="2026-06-30T01:12:00Z">
        <w:r>
          <w:rPr>
            <w:rFonts w:asciiTheme="minorHAnsi" w:hAnsiTheme="minorHAnsi" w:cstheme="minorHAnsi"/>
            <w:b/>
            <w:color w:val="000000"/>
          </w:rPr>
          <w:br/>
        </w:r>
      </w:ins>
      <w:ins w:id="180" w:author="Khadijah Homolka" w:date="2026-06-29T18:06:00Z" w16du:dateUtc="2026-06-30T01:06:00Z">
        <w:r w:rsidRPr="003D10D9">
          <w:rPr>
            <w:rFonts w:asciiTheme="minorHAnsi" w:hAnsiTheme="minorHAnsi" w:cstheme="minorHAnsi"/>
            <w:color w:val="000000"/>
            <w:rPrChange w:id="181" w:author="Khadijah Homolka" w:date="2026-06-29T18:07:00Z" w16du:dateUtc="2026-06-30T01:07:00Z">
              <w:rPr>
                <w:color w:val="000000"/>
              </w:rPr>
            </w:rPrChange>
          </w:rPr>
          <w:t xml:space="preserve">Target species are quantified by droplet digital PCR (ddPCR) at the contracted laboratory using assay-specific primer/probe sets. Each environmental sample is processed as three field replicates. Assay-specific Limit of Blank (LOB), Limit of Detection (LOD), and Limit of Quantification (LOQ) values are established empirically by the laboratory and documented in an assay validation report on file with the project. </w:t>
        </w:r>
      </w:ins>
    </w:p>
    <w:p w14:paraId="3D9F6C21" w14:textId="0C5813A0" w:rsidR="00661D56" w:rsidRDefault="001E50B2" w:rsidP="005A627F">
      <w:pPr>
        <w:pStyle w:val="CapTable"/>
      </w:pPr>
      <w:bookmarkStart w:id="182" w:name="_Toc212472059"/>
      <w:r>
        <w:lastRenderedPageBreak/>
        <w:t xml:space="preserve">Table </w:t>
      </w:r>
      <w:r w:rsidR="00D35132">
        <w:rPr>
          <w:noProof/>
        </w:rPr>
        <w:fldChar w:fldCharType="begin"/>
      </w:r>
      <w:r w:rsidR="00D35132">
        <w:rPr>
          <w:noProof/>
        </w:rPr>
        <w:instrText xml:space="preserve"> SEQ Table \* ARABIC </w:instrText>
      </w:r>
      <w:r w:rsidR="00D35132">
        <w:rPr>
          <w:noProof/>
        </w:rPr>
        <w:fldChar w:fldCharType="separate"/>
      </w:r>
      <w:r w:rsidR="00A66E42">
        <w:rPr>
          <w:noProof/>
        </w:rPr>
        <w:t>7</w:t>
      </w:r>
      <w:r w:rsidR="00D35132">
        <w:rPr>
          <w:noProof/>
        </w:rPr>
        <w:fldChar w:fldCharType="end"/>
      </w:r>
      <w:r w:rsidR="00591E68">
        <w:t>.</w:t>
      </w:r>
      <w:r w:rsidR="00205DE1">
        <w:t xml:space="preserve"> </w:t>
      </w:r>
      <w:r w:rsidR="00661D56" w:rsidRPr="00F76AAD">
        <w:t>Measurement quality objectives</w:t>
      </w:r>
      <w:bookmarkEnd w:id="182"/>
      <w:r w:rsidR="00D27885">
        <w:t>.</w:t>
      </w:r>
    </w:p>
    <w:p w14:paraId="2A2901B5" w14:textId="77777777" w:rsidR="00BB5FC9" w:rsidRDefault="00BB5FC9" w:rsidP="009964FD">
      <w:pPr>
        <w:rPr>
          <w:rFonts w:ascii="Arial" w:hAnsi="Arial" w:cs="Arial"/>
          <w:sz w:val="20"/>
        </w:rPr>
      </w:pPr>
    </w:p>
    <w:tbl>
      <w:tblPr>
        <w:tblStyle w:val="TableGrid"/>
        <w:tblW w:w="0" w:type="auto"/>
        <w:tblLook w:val="01E0" w:firstRow="1" w:lastRow="1" w:firstColumn="1" w:lastColumn="1" w:noHBand="0" w:noVBand="0"/>
      </w:tblPr>
      <w:tblGrid>
        <w:gridCol w:w="1615"/>
        <w:gridCol w:w="1620"/>
        <w:gridCol w:w="1620"/>
      </w:tblGrid>
      <w:tr w:rsidR="00D27885" w:rsidRPr="00A90FB4" w14:paraId="4436A8C7" w14:textId="77777777" w:rsidTr="009D0917">
        <w:tc>
          <w:tcPr>
            <w:tcW w:w="1615" w:type="dxa"/>
            <w:shd w:val="clear" w:color="auto" w:fill="E6E6E6"/>
            <w:vAlign w:val="center"/>
          </w:tcPr>
          <w:p w14:paraId="023346CA" w14:textId="77777777" w:rsidR="00D27885" w:rsidRPr="00A90FB4" w:rsidRDefault="00D27885" w:rsidP="009D0917">
            <w:pPr>
              <w:spacing w:before="0"/>
              <w:rPr>
                <w:rFonts w:ascii="Arial" w:hAnsi="Arial" w:cs="Arial"/>
                <w:bCs/>
                <w:sz w:val="20"/>
              </w:rPr>
            </w:pPr>
            <w:r w:rsidRPr="00A90FB4">
              <w:rPr>
                <w:rFonts w:ascii="Arial" w:hAnsi="Arial" w:cs="Arial"/>
                <w:bCs/>
                <w:sz w:val="20"/>
              </w:rPr>
              <w:t>Parameter</w:t>
            </w:r>
          </w:p>
        </w:tc>
        <w:tc>
          <w:tcPr>
            <w:tcW w:w="1620" w:type="dxa"/>
            <w:shd w:val="clear" w:color="auto" w:fill="E6E6E6"/>
            <w:vAlign w:val="center"/>
          </w:tcPr>
          <w:p w14:paraId="042F522F" w14:textId="77777777" w:rsidR="00D27885" w:rsidRPr="00A90FB4" w:rsidRDefault="00D27885" w:rsidP="009D0917">
            <w:pPr>
              <w:spacing w:before="0"/>
              <w:rPr>
                <w:rFonts w:ascii="Arial" w:hAnsi="Arial" w:cs="Arial"/>
                <w:bCs/>
                <w:sz w:val="20"/>
              </w:rPr>
            </w:pPr>
            <w:commentRangeStart w:id="183"/>
            <w:commentRangeStart w:id="184"/>
            <w:r w:rsidRPr="00A90FB4">
              <w:rPr>
                <w:rFonts w:ascii="Arial" w:hAnsi="Arial" w:cs="Arial"/>
                <w:bCs/>
                <w:sz w:val="20"/>
              </w:rPr>
              <w:t>Duplicate Samples</w:t>
            </w:r>
            <w:commentRangeEnd w:id="183"/>
            <w:r w:rsidR="00693FDB" w:rsidRPr="00A90FB4">
              <w:rPr>
                <w:rStyle w:val="CommentReference"/>
                <w:rFonts w:ascii="Arial" w:hAnsi="Arial" w:cs="Arial"/>
                <w:bCs/>
                <w:sz w:val="20"/>
                <w:szCs w:val="20"/>
              </w:rPr>
              <w:commentReference w:id="183"/>
            </w:r>
            <w:commentRangeEnd w:id="184"/>
            <w:r w:rsidR="002743E7" w:rsidRPr="00A90FB4">
              <w:rPr>
                <w:rStyle w:val="CommentReference"/>
                <w:rFonts w:ascii="Arial" w:hAnsi="Arial" w:cs="Arial"/>
                <w:bCs/>
                <w:sz w:val="20"/>
                <w:szCs w:val="20"/>
              </w:rPr>
              <w:commentReference w:id="184"/>
            </w:r>
          </w:p>
        </w:tc>
        <w:tc>
          <w:tcPr>
            <w:tcW w:w="1620" w:type="dxa"/>
            <w:shd w:val="clear" w:color="auto" w:fill="E6E6E6"/>
            <w:vAlign w:val="center"/>
          </w:tcPr>
          <w:p w14:paraId="26707B4B" w14:textId="77777777" w:rsidR="00D27885" w:rsidRPr="00A90FB4" w:rsidRDefault="00D27885" w:rsidP="009D0917">
            <w:pPr>
              <w:spacing w:before="0"/>
              <w:rPr>
                <w:rFonts w:ascii="Arial" w:hAnsi="Arial" w:cs="Arial"/>
                <w:bCs/>
                <w:sz w:val="20"/>
              </w:rPr>
            </w:pPr>
            <w:r w:rsidRPr="00A90FB4">
              <w:rPr>
                <w:rFonts w:ascii="Arial" w:hAnsi="Arial" w:cs="Arial"/>
                <w:bCs/>
                <w:sz w:val="20"/>
              </w:rPr>
              <w:t>Lowest Measurements of Interest</w:t>
            </w:r>
          </w:p>
        </w:tc>
      </w:tr>
      <w:tr w:rsidR="00D27885" w:rsidRPr="00A90FB4" w14:paraId="5148298A" w14:textId="77777777" w:rsidTr="009D0917">
        <w:tc>
          <w:tcPr>
            <w:tcW w:w="1615" w:type="dxa"/>
            <w:shd w:val="clear" w:color="auto" w:fill="E6E6E6"/>
            <w:vAlign w:val="center"/>
          </w:tcPr>
          <w:p w14:paraId="7FF5C241" w14:textId="77777777" w:rsidR="00D27885" w:rsidRPr="00A90FB4" w:rsidRDefault="00D27885" w:rsidP="009D0917">
            <w:pPr>
              <w:spacing w:before="0"/>
              <w:rPr>
                <w:rFonts w:ascii="Arial" w:hAnsi="Arial" w:cs="Arial"/>
                <w:bCs/>
                <w:sz w:val="20"/>
              </w:rPr>
            </w:pPr>
          </w:p>
        </w:tc>
        <w:tc>
          <w:tcPr>
            <w:tcW w:w="1620" w:type="dxa"/>
            <w:shd w:val="clear" w:color="auto" w:fill="E6E6E6"/>
            <w:vAlign w:val="center"/>
          </w:tcPr>
          <w:p w14:paraId="122A259C" w14:textId="77777777" w:rsidR="00D27885" w:rsidRPr="00A90FB4" w:rsidRDefault="00D27885" w:rsidP="009D0917">
            <w:pPr>
              <w:spacing w:before="0"/>
              <w:rPr>
                <w:rFonts w:ascii="Arial" w:hAnsi="Arial" w:cs="Arial"/>
                <w:bCs/>
                <w:sz w:val="20"/>
              </w:rPr>
            </w:pPr>
            <w:r w:rsidRPr="00A90FB4">
              <w:rPr>
                <w:rFonts w:ascii="Arial" w:hAnsi="Arial" w:cs="Arial"/>
                <w:bCs/>
                <w:sz w:val="20"/>
              </w:rPr>
              <w:t>Difference</w:t>
            </w:r>
          </w:p>
        </w:tc>
        <w:tc>
          <w:tcPr>
            <w:tcW w:w="1620" w:type="dxa"/>
            <w:shd w:val="clear" w:color="auto" w:fill="E6E6E6"/>
            <w:vAlign w:val="center"/>
          </w:tcPr>
          <w:p w14:paraId="75F19E05" w14:textId="77777777" w:rsidR="00D27885" w:rsidRPr="00A90FB4" w:rsidRDefault="00D27885" w:rsidP="009D0917">
            <w:pPr>
              <w:spacing w:before="0"/>
              <w:rPr>
                <w:rFonts w:ascii="Arial" w:hAnsi="Arial" w:cs="Arial"/>
                <w:bCs/>
                <w:sz w:val="20"/>
              </w:rPr>
            </w:pPr>
            <w:r w:rsidRPr="00A90FB4">
              <w:rPr>
                <w:rFonts w:ascii="Arial" w:hAnsi="Arial" w:cs="Arial"/>
                <w:bCs/>
                <w:sz w:val="20"/>
              </w:rPr>
              <w:t>Units of Measurement</w:t>
            </w:r>
          </w:p>
        </w:tc>
      </w:tr>
      <w:tr w:rsidR="00D27885" w:rsidRPr="00A90FB4" w14:paraId="7CC78686" w14:textId="77777777" w:rsidTr="009D0917">
        <w:tc>
          <w:tcPr>
            <w:tcW w:w="1615" w:type="dxa"/>
          </w:tcPr>
          <w:p w14:paraId="586E798F" w14:textId="5DCC9FDB" w:rsidR="00D27885" w:rsidRPr="00A05D53" w:rsidRDefault="00D27885" w:rsidP="00D27885">
            <w:pPr>
              <w:spacing w:before="0"/>
              <w:rPr>
                <w:rFonts w:ascii="Arial" w:hAnsi="Arial" w:cs="Arial"/>
                <w:bCs/>
                <w:sz w:val="20"/>
              </w:rPr>
            </w:pPr>
            <w:r w:rsidRPr="00A05D53">
              <w:rPr>
                <w:rFonts w:ascii="Arial" w:hAnsi="Arial" w:cs="Arial"/>
                <w:bCs/>
                <w:sz w:val="20"/>
              </w:rPr>
              <w:t>Fish observations (count)</w:t>
            </w:r>
          </w:p>
        </w:tc>
        <w:tc>
          <w:tcPr>
            <w:tcW w:w="1620" w:type="dxa"/>
          </w:tcPr>
          <w:p w14:paraId="213A4868" w14:textId="19D933F6" w:rsidR="00D27885" w:rsidRPr="00A05D53" w:rsidRDefault="00D27885" w:rsidP="00D27885">
            <w:pPr>
              <w:spacing w:before="0"/>
              <w:rPr>
                <w:rFonts w:ascii="Arial" w:hAnsi="Arial" w:cs="Arial"/>
                <w:bCs/>
                <w:sz w:val="20"/>
              </w:rPr>
            </w:pPr>
            <w:r w:rsidRPr="00A05D53">
              <w:rPr>
                <w:rFonts w:ascii="Arial" w:hAnsi="Arial" w:cs="Arial"/>
                <w:bCs/>
                <w:sz w:val="20"/>
              </w:rPr>
              <w:t>±5%</w:t>
            </w:r>
          </w:p>
        </w:tc>
        <w:tc>
          <w:tcPr>
            <w:tcW w:w="1620" w:type="dxa"/>
          </w:tcPr>
          <w:p w14:paraId="53F86F02" w14:textId="0E9E3E87" w:rsidR="00D27885" w:rsidRPr="00A05D53" w:rsidRDefault="00D27885" w:rsidP="00D27885">
            <w:pPr>
              <w:spacing w:before="0"/>
              <w:rPr>
                <w:rFonts w:ascii="Arial" w:hAnsi="Arial" w:cs="Arial"/>
                <w:bCs/>
                <w:sz w:val="20"/>
              </w:rPr>
            </w:pPr>
            <w:r w:rsidRPr="00A05D53">
              <w:rPr>
                <w:rFonts w:ascii="Arial" w:hAnsi="Arial" w:cs="Arial"/>
                <w:bCs/>
                <w:sz w:val="20"/>
              </w:rPr>
              <w:t>1 count</w:t>
            </w:r>
          </w:p>
        </w:tc>
      </w:tr>
      <w:tr w:rsidR="00242FED" w:rsidRPr="00A90FB4" w14:paraId="38969C2F" w14:textId="77777777" w:rsidTr="009D0917">
        <w:tc>
          <w:tcPr>
            <w:tcW w:w="1615" w:type="dxa"/>
          </w:tcPr>
          <w:p w14:paraId="064FA021" w14:textId="70D1DAAA" w:rsidR="00242FED" w:rsidRPr="00A05D53" w:rsidRDefault="00242FED" w:rsidP="00242FED">
            <w:pPr>
              <w:spacing w:before="0"/>
              <w:rPr>
                <w:rFonts w:ascii="Arial" w:hAnsi="Arial" w:cs="Arial"/>
                <w:bCs/>
                <w:sz w:val="20"/>
              </w:rPr>
            </w:pPr>
            <w:r w:rsidRPr="00A05D53">
              <w:rPr>
                <w:rFonts w:ascii="Arial" w:hAnsi="Arial" w:cs="Arial"/>
                <w:bCs/>
                <w:sz w:val="20"/>
              </w:rPr>
              <w:t>Predator observations (count)</w:t>
            </w:r>
          </w:p>
        </w:tc>
        <w:tc>
          <w:tcPr>
            <w:tcW w:w="1620" w:type="dxa"/>
          </w:tcPr>
          <w:p w14:paraId="37BEC9A9" w14:textId="26054FCA" w:rsidR="00242FED" w:rsidRPr="00A05D53" w:rsidRDefault="00242FED" w:rsidP="00242FED">
            <w:pPr>
              <w:spacing w:before="0"/>
              <w:rPr>
                <w:rFonts w:ascii="Arial" w:hAnsi="Arial" w:cs="Arial"/>
                <w:bCs/>
                <w:sz w:val="20"/>
              </w:rPr>
            </w:pPr>
            <w:r w:rsidRPr="00A05D53">
              <w:rPr>
                <w:rFonts w:ascii="Arial" w:hAnsi="Arial" w:cs="Arial"/>
                <w:bCs/>
                <w:sz w:val="20"/>
              </w:rPr>
              <w:t>±5%</w:t>
            </w:r>
          </w:p>
        </w:tc>
        <w:tc>
          <w:tcPr>
            <w:tcW w:w="1620" w:type="dxa"/>
          </w:tcPr>
          <w:p w14:paraId="2D4B30A9" w14:textId="34D2CA48" w:rsidR="00242FED" w:rsidRPr="00A05D53" w:rsidRDefault="00242FED" w:rsidP="00242FED">
            <w:pPr>
              <w:spacing w:before="0"/>
              <w:rPr>
                <w:rFonts w:ascii="Arial" w:hAnsi="Arial" w:cs="Arial"/>
                <w:bCs/>
                <w:sz w:val="20"/>
              </w:rPr>
            </w:pPr>
            <w:r w:rsidRPr="00A05D53">
              <w:rPr>
                <w:rFonts w:ascii="Arial" w:hAnsi="Arial" w:cs="Arial"/>
                <w:bCs/>
                <w:sz w:val="20"/>
              </w:rPr>
              <w:t>1 count</w:t>
            </w:r>
          </w:p>
        </w:tc>
      </w:tr>
      <w:tr w:rsidR="00A12E09" w:rsidRPr="00A90FB4" w14:paraId="4F97E70F" w14:textId="77777777" w:rsidTr="009D0917">
        <w:tc>
          <w:tcPr>
            <w:tcW w:w="1615" w:type="dxa"/>
          </w:tcPr>
          <w:p w14:paraId="129443BE" w14:textId="22E7B0DC" w:rsidR="00A12E09" w:rsidRPr="00A05D53" w:rsidRDefault="00A12E09" w:rsidP="00242FED">
            <w:pPr>
              <w:spacing w:before="0"/>
              <w:rPr>
                <w:rFonts w:ascii="Arial" w:hAnsi="Arial" w:cs="Arial"/>
                <w:bCs/>
                <w:sz w:val="20"/>
              </w:rPr>
            </w:pPr>
            <w:r w:rsidRPr="00A05D53">
              <w:rPr>
                <w:rFonts w:ascii="Arial" w:hAnsi="Arial" w:cs="Arial"/>
                <w:bCs/>
                <w:sz w:val="20"/>
              </w:rPr>
              <w:t>Bull kelp stipe (count)</w:t>
            </w:r>
          </w:p>
        </w:tc>
        <w:tc>
          <w:tcPr>
            <w:tcW w:w="1620" w:type="dxa"/>
          </w:tcPr>
          <w:p w14:paraId="5CF79BB3" w14:textId="05DB50B0" w:rsidR="00A12E09" w:rsidRPr="00A05D53" w:rsidRDefault="00A12E09" w:rsidP="00242FED">
            <w:pPr>
              <w:spacing w:before="0"/>
              <w:rPr>
                <w:rFonts w:ascii="Arial" w:hAnsi="Arial" w:cs="Arial"/>
                <w:bCs/>
                <w:sz w:val="20"/>
              </w:rPr>
            </w:pPr>
            <w:r w:rsidRPr="00A05D53">
              <w:rPr>
                <w:rFonts w:ascii="Arial" w:hAnsi="Arial" w:cs="Arial"/>
                <w:bCs/>
                <w:sz w:val="20"/>
              </w:rPr>
              <w:t>±20%</w:t>
            </w:r>
          </w:p>
        </w:tc>
        <w:tc>
          <w:tcPr>
            <w:tcW w:w="1620" w:type="dxa"/>
          </w:tcPr>
          <w:p w14:paraId="221D0D67" w14:textId="4D6D91F2" w:rsidR="00A12E09" w:rsidRPr="00A05D53" w:rsidRDefault="00A12E09" w:rsidP="00242FED">
            <w:pPr>
              <w:spacing w:before="0"/>
              <w:rPr>
                <w:rFonts w:ascii="Arial" w:hAnsi="Arial" w:cs="Arial"/>
                <w:bCs/>
                <w:sz w:val="20"/>
              </w:rPr>
            </w:pPr>
            <w:r w:rsidRPr="00A05D53">
              <w:rPr>
                <w:rFonts w:ascii="Arial" w:hAnsi="Arial" w:cs="Arial"/>
                <w:bCs/>
                <w:sz w:val="20"/>
              </w:rPr>
              <w:t>1 count</w:t>
            </w:r>
          </w:p>
        </w:tc>
      </w:tr>
      <w:tr w:rsidR="00242FED" w:rsidRPr="00A90FB4" w14:paraId="3CAFD9CE" w14:textId="77777777" w:rsidTr="009D0917">
        <w:tc>
          <w:tcPr>
            <w:tcW w:w="1615" w:type="dxa"/>
          </w:tcPr>
          <w:p w14:paraId="0D80CAFA" w14:textId="52A79E6D" w:rsidR="00242FED" w:rsidRPr="00A05D53" w:rsidRDefault="00242FED" w:rsidP="00242FED">
            <w:pPr>
              <w:spacing w:before="0"/>
              <w:rPr>
                <w:rFonts w:ascii="Arial" w:hAnsi="Arial" w:cs="Arial"/>
                <w:bCs/>
                <w:sz w:val="20"/>
              </w:rPr>
            </w:pPr>
            <w:r w:rsidRPr="00A05D53">
              <w:rPr>
                <w:rFonts w:ascii="Arial" w:hAnsi="Arial" w:cs="Arial"/>
                <w:bCs/>
                <w:sz w:val="20"/>
              </w:rPr>
              <w:t>Water temperature (degrees C)</w:t>
            </w:r>
          </w:p>
        </w:tc>
        <w:tc>
          <w:tcPr>
            <w:tcW w:w="1620" w:type="dxa"/>
          </w:tcPr>
          <w:p w14:paraId="20F79BE2" w14:textId="2F82126F" w:rsidR="00242FED" w:rsidRPr="00A05D53" w:rsidRDefault="00242FED" w:rsidP="00242FED">
            <w:pPr>
              <w:spacing w:before="0"/>
              <w:rPr>
                <w:rFonts w:ascii="Arial" w:hAnsi="Arial" w:cs="Arial"/>
                <w:bCs/>
                <w:sz w:val="20"/>
              </w:rPr>
            </w:pPr>
            <w:r w:rsidRPr="00A05D53">
              <w:rPr>
                <w:rFonts w:ascii="Arial" w:hAnsi="Arial" w:cs="Arial"/>
                <w:bCs/>
                <w:sz w:val="20"/>
              </w:rPr>
              <w:t>±0.2°C</w:t>
            </w:r>
          </w:p>
        </w:tc>
        <w:tc>
          <w:tcPr>
            <w:tcW w:w="1620" w:type="dxa"/>
          </w:tcPr>
          <w:p w14:paraId="5623F661" w14:textId="44920D75" w:rsidR="00242FED" w:rsidRPr="00A05D53" w:rsidRDefault="00242FED" w:rsidP="00242FED">
            <w:pPr>
              <w:spacing w:before="0"/>
              <w:rPr>
                <w:rFonts w:ascii="Arial" w:hAnsi="Arial" w:cs="Arial"/>
                <w:bCs/>
                <w:sz w:val="20"/>
              </w:rPr>
            </w:pPr>
            <w:r w:rsidRPr="00A05D53">
              <w:rPr>
                <w:rFonts w:ascii="Arial" w:hAnsi="Arial" w:cs="Arial"/>
                <w:bCs/>
                <w:sz w:val="20"/>
              </w:rPr>
              <w:t>0.1°C</w:t>
            </w:r>
          </w:p>
        </w:tc>
      </w:tr>
      <w:tr w:rsidR="00242FED" w:rsidRPr="00A90FB4" w14:paraId="7A559BCB" w14:textId="77777777" w:rsidTr="009D0917">
        <w:tc>
          <w:tcPr>
            <w:tcW w:w="1615" w:type="dxa"/>
          </w:tcPr>
          <w:p w14:paraId="41438343" w14:textId="535CBF8E" w:rsidR="00242FED" w:rsidRPr="00A05D53" w:rsidRDefault="00242FED" w:rsidP="00242FED">
            <w:pPr>
              <w:spacing w:before="0"/>
              <w:rPr>
                <w:rFonts w:ascii="Arial" w:hAnsi="Arial" w:cs="Arial"/>
                <w:bCs/>
                <w:sz w:val="20"/>
              </w:rPr>
            </w:pPr>
            <w:r w:rsidRPr="00A05D53">
              <w:rPr>
                <w:rFonts w:ascii="Arial" w:hAnsi="Arial" w:cs="Arial"/>
                <w:bCs/>
                <w:sz w:val="20"/>
              </w:rPr>
              <w:t>Water salinity (PSU)</w:t>
            </w:r>
          </w:p>
        </w:tc>
        <w:tc>
          <w:tcPr>
            <w:tcW w:w="1620" w:type="dxa"/>
          </w:tcPr>
          <w:p w14:paraId="560F697F" w14:textId="2D1B6297" w:rsidR="00242FED" w:rsidRPr="00A05D53" w:rsidRDefault="00242FED" w:rsidP="00242FED">
            <w:pPr>
              <w:spacing w:before="0"/>
              <w:rPr>
                <w:rFonts w:ascii="Arial" w:hAnsi="Arial" w:cs="Arial"/>
                <w:bCs/>
                <w:sz w:val="20"/>
              </w:rPr>
            </w:pPr>
            <w:r w:rsidRPr="00A05D53">
              <w:rPr>
                <w:rFonts w:ascii="Arial" w:hAnsi="Arial" w:cs="Arial"/>
                <w:bCs/>
                <w:sz w:val="20"/>
              </w:rPr>
              <w:t>±10%</w:t>
            </w:r>
          </w:p>
        </w:tc>
        <w:tc>
          <w:tcPr>
            <w:tcW w:w="1620" w:type="dxa"/>
          </w:tcPr>
          <w:p w14:paraId="284F03E8" w14:textId="2C9BCA68" w:rsidR="00242FED" w:rsidRPr="00A05D53" w:rsidRDefault="00242FED" w:rsidP="00242FED">
            <w:pPr>
              <w:spacing w:before="0"/>
              <w:rPr>
                <w:rFonts w:ascii="Arial" w:hAnsi="Arial" w:cs="Arial"/>
                <w:bCs/>
                <w:sz w:val="20"/>
              </w:rPr>
            </w:pPr>
            <w:r w:rsidRPr="00A05D53">
              <w:rPr>
                <w:rFonts w:ascii="Arial" w:hAnsi="Arial" w:cs="Arial"/>
                <w:bCs/>
                <w:sz w:val="20"/>
              </w:rPr>
              <w:t>0.1 PSU</w:t>
            </w:r>
          </w:p>
        </w:tc>
      </w:tr>
      <w:tr w:rsidR="00242FED" w:rsidRPr="00A90FB4" w14:paraId="57304B49" w14:textId="77777777" w:rsidTr="009D0917">
        <w:tc>
          <w:tcPr>
            <w:tcW w:w="1615" w:type="dxa"/>
          </w:tcPr>
          <w:p w14:paraId="4146A3A5" w14:textId="3AF7BEBA" w:rsidR="00242FED" w:rsidRPr="00A05D53" w:rsidRDefault="00242FED" w:rsidP="00242FED">
            <w:pPr>
              <w:spacing w:before="0"/>
              <w:rPr>
                <w:rFonts w:ascii="Arial" w:hAnsi="Arial" w:cs="Arial"/>
                <w:bCs/>
                <w:sz w:val="20"/>
              </w:rPr>
            </w:pPr>
            <w:r w:rsidRPr="00A05D53">
              <w:rPr>
                <w:rFonts w:ascii="Arial" w:hAnsi="Arial" w:cs="Arial"/>
                <w:bCs/>
                <w:sz w:val="20"/>
              </w:rPr>
              <w:t>Water depth (meters)</w:t>
            </w:r>
          </w:p>
        </w:tc>
        <w:tc>
          <w:tcPr>
            <w:tcW w:w="1620" w:type="dxa"/>
          </w:tcPr>
          <w:p w14:paraId="4E00D62B" w14:textId="38B81EB4" w:rsidR="00242FED" w:rsidRPr="00A05D53" w:rsidRDefault="00242FED" w:rsidP="00242FED">
            <w:pPr>
              <w:spacing w:before="0"/>
              <w:rPr>
                <w:rFonts w:ascii="Arial" w:hAnsi="Arial" w:cs="Arial"/>
                <w:bCs/>
                <w:sz w:val="20"/>
              </w:rPr>
            </w:pPr>
            <w:r w:rsidRPr="00A05D53">
              <w:rPr>
                <w:rFonts w:ascii="Arial" w:hAnsi="Arial" w:cs="Arial"/>
                <w:bCs/>
                <w:sz w:val="20"/>
              </w:rPr>
              <w:t>±0.25 m</w:t>
            </w:r>
          </w:p>
        </w:tc>
        <w:tc>
          <w:tcPr>
            <w:tcW w:w="1620" w:type="dxa"/>
          </w:tcPr>
          <w:p w14:paraId="112518AC" w14:textId="56CD9ED8" w:rsidR="00242FED" w:rsidRPr="00A05D53" w:rsidRDefault="00242FED" w:rsidP="00242FED">
            <w:pPr>
              <w:spacing w:before="0"/>
              <w:rPr>
                <w:rFonts w:ascii="Arial" w:hAnsi="Arial" w:cs="Arial"/>
                <w:bCs/>
                <w:sz w:val="20"/>
              </w:rPr>
            </w:pPr>
            <w:r w:rsidRPr="00A05D53">
              <w:rPr>
                <w:rFonts w:ascii="Arial" w:hAnsi="Arial" w:cs="Arial"/>
                <w:bCs/>
                <w:sz w:val="20"/>
              </w:rPr>
              <w:t>0.1 m</w:t>
            </w:r>
          </w:p>
        </w:tc>
      </w:tr>
      <w:tr w:rsidR="00242FED" w:rsidRPr="00A90FB4" w14:paraId="3CE64D20" w14:textId="77777777" w:rsidTr="009D0917">
        <w:tc>
          <w:tcPr>
            <w:tcW w:w="1615" w:type="dxa"/>
          </w:tcPr>
          <w:p w14:paraId="72C51053" w14:textId="7A6A0DD7" w:rsidR="00242FED" w:rsidRPr="00A05D53" w:rsidRDefault="00242FED" w:rsidP="00242FED">
            <w:pPr>
              <w:spacing w:before="0"/>
              <w:rPr>
                <w:rFonts w:ascii="Arial" w:hAnsi="Arial" w:cs="Arial"/>
                <w:bCs/>
                <w:sz w:val="20"/>
              </w:rPr>
            </w:pPr>
            <w:r w:rsidRPr="00A05D53">
              <w:rPr>
                <w:rFonts w:ascii="Arial" w:hAnsi="Arial" w:cs="Arial"/>
                <w:bCs/>
                <w:sz w:val="20"/>
              </w:rPr>
              <w:t>Water clarity (meters)</w:t>
            </w:r>
          </w:p>
        </w:tc>
        <w:tc>
          <w:tcPr>
            <w:tcW w:w="1620" w:type="dxa"/>
          </w:tcPr>
          <w:p w14:paraId="0D103412" w14:textId="4F624D4C" w:rsidR="00242FED" w:rsidRPr="00A05D53" w:rsidRDefault="00242FED" w:rsidP="00242FED">
            <w:pPr>
              <w:spacing w:before="0"/>
              <w:rPr>
                <w:rFonts w:ascii="Arial" w:hAnsi="Arial" w:cs="Arial"/>
                <w:bCs/>
                <w:sz w:val="20"/>
              </w:rPr>
            </w:pPr>
            <w:r w:rsidRPr="00A05D53">
              <w:rPr>
                <w:rFonts w:ascii="Arial" w:hAnsi="Arial" w:cs="Arial"/>
                <w:bCs/>
                <w:sz w:val="20"/>
              </w:rPr>
              <w:t>±0.25 m</w:t>
            </w:r>
          </w:p>
        </w:tc>
        <w:tc>
          <w:tcPr>
            <w:tcW w:w="1620" w:type="dxa"/>
          </w:tcPr>
          <w:p w14:paraId="41AA4A04" w14:textId="52E55B78" w:rsidR="00242FED" w:rsidRPr="00A05D53" w:rsidRDefault="00A12E09" w:rsidP="00242FED">
            <w:pPr>
              <w:spacing w:before="0"/>
              <w:rPr>
                <w:rFonts w:ascii="Arial" w:hAnsi="Arial" w:cs="Arial"/>
                <w:bCs/>
                <w:sz w:val="20"/>
              </w:rPr>
            </w:pPr>
            <w:r w:rsidRPr="00A05D53">
              <w:rPr>
                <w:rFonts w:ascii="Arial" w:hAnsi="Arial" w:cs="Arial"/>
                <w:bCs/>
                <w:sz w:val="20"/>
              </w:rPr>
              <w:t>0.1 m</w:t>
            </w:r>
          </w:p>
        </w:tc>
      </w:tr>
    </w:tbl>
    <w:p w14:paraId="0BE9DB4F" w14:textId="77777777" w:rsidR="00D27885" w:rsidRDefault="00D27885" w:rsidP="009964FD">
      <w:pPr>
        <w:rPr>
          <w:rFonts w:ascii="Arial" w:hAnsi="Arial" w:cs="Arial"/>
          <w:sz w:val="20"/>
        </w:rPr>
        <w:sectPr w:rsidR="00D27885" w:rsidSect="004D1C01">
          <w:pgSz w:w="12240" w:h="15840" w:code="1"/>
          <w:pgMar w:top="1296" w:right="1440" w:bottom="1584" w:left="1440" w:header="720" w:footer="922" w:gutter="0"/>
          <w:cols w:space="720"/>
          <w:noEndnote/>
          <w:docGrid w:linePitch="360"/>
        </w:sectPr>
      </w:pPr>
    </w:p>
    <w:p w14:paraId="43E79692" w14:textId="77777777" w:rsidR="00934A14" w:rsidRPr="00F76AAD" w:rsidRDefault="002C4E1F" w:rsidP="0013000A">
      <w:pPr>
        <w:pStyle w:val="Heading5"/>
        <w:spacing w:before="360"/>
      </w:pPr>
      <w:r w:rsidRPr="00F76AAD">
        <w:lastRenderedPageBreak/>
        <w:t>6.2.1.1</w:t>
      </w:r>
      <w:r w:rsidRPr="00F76AAD">
        <w:tab/>
        <w:t>Precision</w:t>
      </w:r>
    </w:p>
    <w:p w14:paraId="1D7498E6" w14:textId="77777777" w:rsidR="009C546B" w:rsidRPr="004D27C6" w:rsidRDefault="009C546B" w:rsidP="009C546B">
      <w:pPr>
        <w:pStyle w:val="instructiontext"/>
        <w:rPr>
          <w:color w:val="auto"/>
        </w:rPr>
      </w:pPr>
      <w:r w:rsidRPr="004D27C6">
        <w:rPr>
          <w:color w:val="auto"/>
        </w:rPr>
        <w:t>Listed a</w:t>
      </w:r>
      <w:r>
        <w:rPr>
          <w:color w:val="auto"/>
        </w:rPr>
        <w:t>s “duplicate samples” in Table 7</w:t>
      </w:r>
      <w:r w:rsidRPr="004D27C6">
        <w:rPr>
          <w:color w:val="auto"/>
        </w:rPr>
        <w:t xml:space="preserve"> above.</w:t>
      </w:r>
    </w:p>
    <w:p w14:paraId="2D3D85C7" w14:textId="77777777" w:rsidR="00934A14" w:rsidRPr="00F76AAD" w:rsidRDefault="002C4E1F" w:rsidP="00205DE1">
      <w:pPr>
        <w:pStyle w:val="Heading5"/>
      </w:pPr>
      <w:r w:rsidRPr="00F76AAD">
        <w:t>6.2.1.2</w:t>
      </w:r>
      <w:r w:rsidRPr="00F76AAD">
        <w:tab/>
        <w:t>Bias</w:t>
      </w:r>
    </w:p>
    <w:p w14:paraId="629BEB14" w14:textId="45CDF627" w:rsidR="009C546B" w:rsidRPr="00FD2B87" w:rsidRDefault="009C546B" w:rsidP="009C546B">
      <w:pPr>
        <w:pStyle w:val="instructiontext"/>
        <w:rPr>
          <w:color w:val="auto"/>
        </w:rPr>
      </w:pPr>
      <w:r w:rsidRPr="00FD2B87">
        <w:rPr>
          <w:color w:val="auto"/>
        </w:rPr>
        <w:t xml:space="preserve">To ensure consistent application of methods, a review of protocols and correct implementation is completed in the field with project personnel prior to start of each survey. </w:t>
      </w:r>
      <w:r>
        <w:rPr>
          <w:color w:val="auto"/>
        </w:rPr>
        <w:t xml:space="preserve">Field instruments will be calibrated on a monthly basis. </w:t>
      </w:r>
      <w:r w:rsidRPr="00FD2B87">
        <w:rPr>
          <w:color w:val="auto"/>
        </w:rPr>
        <w:t xml:space="preserve">Lead staff reviews data in the field for inaccuracies and irregularities </w:t>
      </w:r>
      <w:ins w:id="185" w:author="Jason Toft" w:date="2026-06-09T14:14:00Z">
        <w:r w:rsidR="00D35132">
          <w:rPr>
            <w:color w:val="auto"/>
          </w:rPr>
          <w:t>(</w:t>
        </w:r>
      </w:ins>
      <w:ins w:id="186" w:author="Jason Toft" w:date="2026-06-09T14:15:00Z">
        <w:r w:rsidR="00D35132">
          <w:rPr>
            <w:color w:val="auto"/>
          </w:rPr>
          <w:t xml:space="preserve">e.g., recording of data onto field datasheets) </w:t>
        </w:r>
      </w:ins>
      <w:r w:rsidRPr="00FD2B87">
        <w:rPr>
          <w:color w:val="auto"/>
        </w:rPr>
        <w:t>prior to submission.</w:t>
      </w:r>
      <w:r w:rsidR="00CC4618">
        <w:rPr>
          <w:color w:val="auto"/>
        </w:rPr>
        <w:t xml:space="preserve"> Fish identification will be verified by lead staff by use of GoPro underwater videos. </w:t>
      </w:r>
    </w:p>
    <w:p w14:paraId="16DDD9C6" w14:textId="77777777" w:rsidR="00934A14" w:rsidRPr="00F76AAD" w:rsidRDefault="002C4E1F" w:rsidP="00205DE1">
      <w:pPr>
        <w:pStyle w:val="Heading5"/>
      </w:pPr>
      <w:r w:rsidRPr="00F76AAD">
        <w:t>6.2.1.3</w:t>
      </w:r>
      <w:r w:rsidRPr="00F76AAD">
        <w:tab/>
        <w:t>Sensitivity</w:t>
      </w:r>
    </w:p>
    <w:p w14:paraId="339423AA" w14:textId="3764169D" w:rsidR="009C546B" w:rsidRDefault="009C546B" w:rsidP="009C546B">
      <w:pPr>
        <w:pStyle w:val="instructiontext"/>
        <w:rPr>
          <w:color w:val="auto"/>
        </w:rPr>
      </w:pPr>
      <w:r w:rsidRPr="00E46173">
        <w:rPr>
          <w:color w:val="auto"/>
        </w:rPr>
        <w:t xml:space="preserve">Listed as “Lowest </w:t>
      </w:r>
      <w:r>
        <w:rPr>
          <w:color w:val="auto"/>
        </w:rPr>
        <w:t>Measures of Interest” in Table 7</w:t>
      </w:r>
      <w:r w:rsidRPr="00E46173">
        <w:rPr>
          <w:color w:val="auto"/>
        </w:rPr>
        <w:t xml:space="preserve"> above.</w:t>
      </w:r>
    </w:p>
    <w:p w14:paraId="26351347" w14:textId="77777777" w:rsidR="009C546B" w:rsidRPr="00E46173" w:rsidRDefault="009C546B" w:rsidP="009C546B">
      <w:pPr>
        <w:pStyle w:val="instructiontext"/>
        <w:rPr>
          <w:color w:val="auto"/>
        </w:rPr>
      </w:pPr>
    </w:p>
    <w:p w14:paraId="734EBF58" w14:textId="7943895E" w:rsidR="00934A14" w:rsidRPr="00F76AAD" w:rsidRDefault="002C4E1F" w:rsidP="00E40A9C">
      <w:pPr>
        <w:pStyle w:val="Heading4"/>
      </w:pPr>
      <w:bookmarkStart w:id="187" w:name="_Toc30162541"/>
      <w:r w:rsidRPr="00F76AAD">
        <w:t xml:space="preserve">6.2.2 </w:t>
      </w:r>
      <w:r w:rsidRPr="00F76AAD">
        <w:tab/>
        <w:t xml:space="preserve">Targets for </w:t>
      </w:r>
      <w:r w:rsidR="00772D9C" w:rsidRPr="00F76AAD">
        <w:t>comparability, representativeness, and</w:t>
      </w:r>
      <w:r w:rsidR="00E40A9C">
        <w:t xml:space="preserve"> </w:t>
      </w:r>
      <w:r w:rsidR="00772D9C" w:rsidRPr="00F76AAD">
        <w:t>completeness</w:t>
      </w:r>
      <w:bookmarkEnd w:id="187"/>
    </w:p>
    <w:p w14:paraId="2F0F8FA7" w14:textId="77777777" w:rsidR="00934A14" w:rsidRPr="00205DE1" w:rsidRDefault="002C4E1F" w:rsidP="00205DE1">
      <w:pPr>
        <w:pStyle w:val="Heading5"/>
      </w:pPr>
      <w:r w:rsidRPr="00205DE1">
        <w:t>6.2.2.1</w:t>
      </w:r>
      <w:r w:rsidRPr="00205DE1">
        <w:tab/>
        <w:t>Comparability</w:t>
      </w:r>
    </w:p>
    <w:p w14:paraId="66A93B04" w14:textId="0C59A8CE" w:rsidR="009C546B" w:rsidRPr="008020E4" w:rsidRDefault="009C546B" w:rsidP="00A74B3A">
      <w:pPr>
        <w:pStyle w:val="instructiontext"/>
        <w:rPr>
          <w:color w:val="auto"/>
        </w:rPr>
      </w:pPr>
      <w:r w:rsidRPr="008020E4">
        <w:rPr>
          <w:color w:val="auto"/>
        </w:rPr>
        <w:t>This study will use measurements collected either</w:t>
      </w:r>
      <w:r>
        <w:rPr>
          <w:color w:val="auto"/>
        </w:rPr>
        <w:t xml:space="preserve"> once or</w:t>
      </w:r>
      <w:r w:rsidRPr="008020E4">
        <w:rPr>
          <w:color w:val="auto"/>
        </w:rPr>
        <w:t xml:space="preserve"> </w:t>
      </w:r>
      <w:r>
        <w:rPr>
          <w:color w:val="auto"/>
        </w:rPr>
        <w:t xml:space="preserve">twice per </w:t>
      </w:r>
      <w:r w:rsidRPr="008020E4">
        <w:rPr>
          <w:color w:val="auto"/>
        </w:rPr>
        <w:t>month dependent upon the survey to assess</w:t>
      </w:r>
      <w:r w:rsidR="00CC4618">
        <w:rPr>
          <w:color w:val="auto"/>
        </w:rPr>
        <w:t xml:space="preserve"> fish and predator abundance</w:t>
      </w:r>
      <w:r w:rsidRPr="008020E4">
        <w:rPr>
          <w:color w:val="auto"/>
        </w:rPr>
        <w:t xml:space="preserve"> in response to </w:t>
      </w:r>
      <w:r>
        <w:rPr>
          <w:color w:val="auto"/>
        </w:rPr>
        <w:t>bull kelp presence</w:t>
      </w:r>
      <w:r w:rsidRPr="008020E4">
        <w:rPr>
          <w:color w:val="auto"/>
        </w:rPr>
        <w:t xml:space="preserve">. </w:t>
      </w:r>
      <w:r>
        <w:rPr>
          <w:color w:val="auto"/>
        </w:rPr>
        <w:t>We will collect data on fish observations with snorkel surveys and predator observations with above-water surveys twice per month at each site June-</w:t>
      </w:r>
      <w:ins w:id="188" w:author="Jason Toft" w:date="2026-06-09T13:29:00Z">
        <w:r w:rsidR="008062B0">
          <w:rPr>
            <w:color w:val="auto"/>
          </w:rPr>
          <w:t>September</w:t>
        </w:r>
      </w:ins>
      <w:del w:id="189" w:author="Jason Toft" w:date="2026-06-09T13:29:00Z">
        <w:r w:rsidR="00C4438C" w:rsidDel="008062B0">
          <w:rPr>
            <w:color w:val="auto"/>
          </w:rPr>
          <w:delText>August</w:delText>
        </w:r>
      </w:del>
      <w:r w:rsidR="00C4438C">
        <w:rPr>
          <w:color w:val="auto"/>
        </w:rPr>
        <w:t xml:space="preserve"> 2026</w:t>
      </w:r>
      <w:r>
        <w:rPr>
          <w:color w:val="auto"/>
        </w:rPr>
        <w:t xml:space="preserve">. We will collect </w:t>
      </w:r>
      <w:r w:rsidR="00CC4618">
        <w:rPr>
          <w:color w:val="auto"/>
        </w:rPr>
        <w:t>water</w:t>
      </w:r>
      <w:r>
        <w:rPr>
          <w:color w:val="auto"/>
        </w:rPr>
        <w:t xml:space="preserve"> samples </w:t>
      </w:r>
      <w:r w:rsidR="00CC4618">
        <w:rPr>
          <w:color w:val="auto"/>
        </w:rPr>
        <w:t>for eDNA analysis once per month June-</w:t>
      </w:r>
      <w:ins w:id="190" w:author="Jason Toft" w:date="2026-06-09T13:29:00Z">
        <w:r w:rsidR="008062B0">
          <w:rPr>
            <w:color w:val="auto"/>
          </w:rPr>
          <w:t>September</w:t>
        </w:r>
      </w:ins>
      <w:del w:id="191" w:author="Jason Toft" w:date="2026-06-09T13:29:00Z">
        <w:r w:rsidR="00CC4618" w:rsidDel="008062B0">
          <w:rPr>
            <w:color w:val="auto"/>
          </w:rPr>
          <w:delText>August</w:delText>
        </w:r>
      </w:del>
      <w:r w:rsidR="00C4438C">
        <w:rPr>
          <w:color w:val="auto"/>
        </w:rPr>
        <w:t xml:space="preserve"> 2026</w:t>
      </w:r>
      <w:r w:rsidR="00CC4618">
        <w:rPr>
          <w:color w:val="auto"/>
        </w:rPr>
        <w:t>.</w:t>
      </w:r>
      <w:r w:rsidR="00A74B3A">
        <w:rPr>
          <w:color w:val="auto"/>
        </w:rPr>
        <w:t xml:space="preserve"> SOPs for </w:t>
      </w:r>
      <w:r w:rsidR="00860EEC">
        <w:rPr>
          <w:color w:val="auto"/>
        </w:rPr>
        <w:t>f</w:t>
      </w:r>
      <w:r w:rsidR="00A74B3A" w:rsidRPr="00A74B3A">
        <w:rPr>
          <w:color w:val="auto"/>
        </w:rPr>
        <w:t>ish observations</w:t>
      </w:r>
      <w:r w:rsidR="00A74B3A">
        <w:rPr>
          <w:color w:val="auto"/>
        </w:rPr>
        <w:t xml:space="preserve">, </w:t>
      </w:r>
      <w:r w:rsidR="00860EEC">
        <w:rPr>
          <w:color w:val="auto"/>
        </w:rPr>
        <w:t>p</w:t>
      </w:r>
      <w:r w:rsidR="00A74B3A" w:rsidRPr="00A74B3A">
        <w:rPr>
          <w:color w:val="auto"/>
        </w:rPr>
        <w:t>redator observations</w:t>
      </w:r>
      <w:r w:rsidR="00A74B3A">
        <w:rPr>
          <w:color w:val="auto"/>
        </w:rPr>
        <w:t xml:space="preserve">, </w:t>
      </w:r>
      <w:r w:rsidR="00860EEC">
        <w:rPr>
          <w:color w:val="auto"/>
        </w:rPr>
        <w:t>w</w:t>
      </w:r>
      <w:r w:rsidR="00A74B3A" w:rsidRPr="00A74B3A">
        <w:rPr>
          <w:color w:val="auto"/>
        </w:rPr>
        <w:t>ater parameter measurements</w:t>
      </w:r>
      <w:r w:rsidR="00A74B3A">
        <w:rPr>
          <w:color w:val="auto"/>
        </w:rPr>
        <w:t xml:space="preserve">, and </w:t>
      </w:r>
      <w:commentRangeStart w:id="192"/>
      <w:r w:rsidR="00860EEC">
        <w:rPr>
          <w:color w:val="auto"/>
        </w:rPr>
        <w:t>w</w:t>
      </w:r>
      <w:r w:rsidR="00A74B3A" w:rsidRPr="00A74B3A">
        <w:rPr>
          <w:color w:val="auto"/>
        </w:rPr>
        <w:t>ater sampling for eDNA</w:t>
      </w:r>
      <w:r w:rsidR="00A74B3A">
        <w:rPr>
          <w:color w:val="auto"/>
        </w:rPr>
        <w:t xml:space="preserve"> can be found in Appendix </w:t>
      </w:r>
      <w:ins w:id="193" w:author="Khadijah Homolka" w:date="2026-06-29T21:56:00Z" w16du:dateUtc="2026-06-30T04:56:00Z">
        <w:r w:rsidR="003D10D9">
          <w:rPr>
            <w:color w:val="auto"/>
          </w:rPr>
          <w:t>A</w:t>
        </w:r>
      </w:ins>
      <w:del w:id="194" w:author="Khadijah Homolka" w:date="2026-06-29T19:52:00Z" w16du:dateUtc="2026-06-30T02:52:00Z">
        <w:r w:rsidR="00A74B3A" w:rsidDel="003D10D9">
          <w:rPr>
            <w:color w:val="auto"/>
          </w:rPr>
          <w:delText>A</w:delText>
        </w:r>
      </w:del>
      <w:r w:rsidR="00A74B3A">
        <w:rPr>
          <w:color w:val="auto"/>
        </w:rPr>
        <w:t>.</w:t>
      </w:r>
      <w:commentRangeEnd w:id="192"/>
      <w:r w:rsidR="00883F18" w:rsidRPr="008020E4">
        <w:rPr>
          <w:rStyle w:val="CommentReference"/>
          <w:color w:val="auto"/>
          <w:sz w:val="24"/>
          <w:szCs w:val="20"/>
        </w:rPr>
        <w:commentReference w:id="192"/>
      </w:r>
    </w:p>
    <w:p w14:paraId="29336857" w14:textId="72DF01E2" w:rsidR="00213EA4" w:rsidRDefault="00CC4618" w:rsidP="00A74B3A">
      <w:pPr>
        <w:pStyle w:val="instructiontext"/>
        <w:rPr>
          <w:color w:val="auto"/>
        </w:rPr>
      </w:pPr>
      <w:r>
        <w:rPr>
          <w:color w:val="auto"/>
        </w:rPr>
        <w:t xml:space="preserve">We will assess </w:t>
      </w:r>
      <w:r w:rsidR="00A74B3A">
        <w:rPr>
          <w:color w:val="auto"/>
        </w:rPr>
        <w:t xml:space="preserve">how bull kelp influences fish abundance and behavior by comparing fish </w:t>
      </w:r>
      <w:r w:rsidR="00213EA4">
        <w:rPr>
          <w:color w:val="auto"/>
        </w:rPr>
        <w:t xml:space="preserve">data </w:t>
      </w:r>
      <w:r w:rsidR="00A74B3A">
        <w:rPr>
          <w:color w:val="auto"/>
        </w:rPr>
        <w:t>at sites with bull kelp and open water without bull kelp. Other factors to be included in the analysis include bull kelp canopy characteristics (</w:t>
      </w:r>
      <w:r w:rsidR="00A74B3A" w:rsidRPr="00A74B3A">
        <w:rPr>
          <w:color w:val="auto"/>
        </w:rPr>
        <w:t>e.g., size, density,</w:t>
      </w:r>
      <w:r w:rsidR="00A74B3A">
        <w:rPr>
          <w:color w:val="auto"/>
        </w:rPr>
        <w:t xml:space="preserve"> </w:t>
      </w:r>
      <w:r w:rsidR="00A74B3A" w:rsidRPr="00A74B3A">
        <w:rPr>
          <w:color w:val="auto"/>
        </w:rPr>
        <w:t>status)</w:t>
      </w:r>
      <w:r w:rsidR="00A74B3A">
        <w:rPr>
          <w:color w:val="auto"/>
        </w:rPr>
        <w:t xml:space="preserve"> and environmental variables (e.g., water depth, clarity, temperature, salinity). We will conduct separate analyses to compare biodiversity across habitat types (e.g., bull kelp and </w:t>
      </w:r>
      <w:del w:id="195" w:author="Khadijah Homolka" w:date="2026-06-29T19:54:00Z" w16du:dateUtc="2026-06-30T02:54:00Z">
        <w:r w:rsidR="00A74B3A" w:rsidDel="003D10D9">
          <w:rPr>
            <w:color w:val="auto"/>
          </w:rPr>
          <w:delText>open water</w:delText>
        </w:r>
      </w:del>
      <w:ins w:id="196" w:author="Khadijah Homolka" w:date="2026-06-29T19:54:00Z" w16du:dateUtc="2026-06-30T02:54:00Z">
        <w:r w:rsidR="003D10D9">
          <w:rPr>
            <w:color w:val="auto"/>
          </w:rPr>
          <w:t>non-bull kelp</w:t>
        </w:r>
      </w:ins>
      <w:r w:rsidR="00A74B3A">
        <w:rPr>
          <w:color w:val="auto"/>
        </w:rPr>
        <w:t>).</w:t>
      </w:r>
      <w:r w:rsidR="009C546B" w:rsidRPr="008020E4">
        <w:rPr>
          <w:color w:val="auto"/>
        </w:rPr>
        <w:t xml:space="preserve"> </w:t>
      </w:r>
    </w:p>
    <w:p w14:paraId="0549F806" w14:textId="31CDE448" w:rsidR="009C546B" w:rsidRPr="008020E4" w:rsidRDefault="00213EA4" w:rsidP="00A74B3A">
      <w:pPr>
        <w:pStyle w:val="instructiontext"/>
        <w:rPr>
          <w:color w:val="auto"/>
        </w:rPr>
      </w:pPr>
      <w:r>
        <w:rPr>
          <w:color w:val="auto"/>
        </w:rPr>
        <w:t xml:space="preserve">Since data from different geographic areas will be collected by different groups, we will ensure comparability of data collection by training all groups on the same methodology at the beginning of the field season. </w:t>
      </w:r>
      <w:r w:rsidRPr="008020E4">
        <w:rPr>
          <w:color w:val="auto"/>
        </w:rPr>
        <w:t xml:space="preserve">All methods of data collection will need to be comparable in terms of data accuracy and also show less potential error than the range of natural variability at sites. </w:t>
      </w:r>
      <w:r w:rsidR="00A74B3A">
        <w:rPr>
          <w:color w:val="auto"/>
        </w:rPr>
        <w:t>We developed d</w:t>
      </w:r>
      <w:r w:rsidR="009C546B" w:rsidRPr="008020E4">
        <w:rPr>
          <w:color w:val="auto"/>
        </w:rPr>
        <w:t xml:space="preserve">ata collection criteria from established methods employed by other studies and recommended for use in nearshore areas. </w:t>
      </w:r>
    </w:p>
    <w:p w14:paraId="2EB6C1EF" w14:textId="77777777" w:rsidR="00934A14" w:rsidRPr="00417BF1" w:rsidRDefault="002C4E1F" w:rsidP="00205DE1">
      <w:pPr>
        <w:pStyle w:val="Heading5"/>
      </w:pPr>
      <w:r w:rsidRPr="00417BF1">
        <w:t>6.2.2.2</w:t>
      </w:r>
      <w:r w:rsidRPr="00417BF1">
        <w:tab/>
        <w:t>Representativeness</w:t>
      </w:r>
    </w:p>
    <w:p w14:paraId="69966B2C" w14:textId="1D5CDD82" w:rsidR="007E22D1" w:rsidRDefault="00213EA4" w:rsidP="00F831E2">
      <w:pPr>
        <w:pStyle w:val="BodyText1"/>
      </w:pPr>
      <w:r>
        <w:t>There is high natural spatial and temporal variability in fish abundance</w:t>
      </w:r>
      <w:r w:rsidR="00F831E2">
        <w:t xml:space="preserve"> in coastal habitats.</w:t>
      </w:r>
      <w:r>
        <w:t xml:space="preserve"> </w:t>
      </w:r>
      <w:r w:rsidR="00F831E2">
        <w:t>We will conduct f</w:t>
      </w:r>
      <w:r w:rsidRPr="00C450FB">
        <w:t xml:space="preserve">ish observations with snorkel surveys </w:t>
      </w:r>
      <w:r w:rsidR="00F831E2">
        <w:t xml:space="preserve">twice per month </w:t>
      </w:r>
      <w:ins w:id="197" w:author="Jason Toft" w:date="2026-06-09T14:15:00Z">
        <w:r w:rsidR="00D35132">
          <w:t xml:space="preserve">spanning </w:t>
        </w:r>
      </w:ins>
      <w:r>
        <w:t>June-</w:t>
      </w:r>
      <w:ins w:id="198" w:author="Jason Toft" w:date="2026-06-09T13:29:00Z">
        <w:r w:rsidR="008062B0">
          <w:rPr>
            <w:highlight w:val="yellow"/>
          </w:rPr>
          <w:t>September</w:t>
        </w:r>
      </w:ins>
      <w:del w:id="199" w:author="Jason Toft" w:date="2026-06-09T13:29:00Z">
        <w:r w:rsidR="00826ABA" w:rsidRPr="008062B0" w:rsidDel="008062B0">
          <w:rPr>
            <w:highlight w:val="yellow"/>
          </w:rPr>
          <w:delText>August</w:delText>
        </w:r>
      </w:del>
      <w:r w:rsidR="007E22D1">
        <w:t xml:space="preserve"> at 1</w:t>
      </w:r>
      <w:ins w:id="200" w:author="Khadijah Homolka" w:date="2026-06-29T17:29:00Z" w16du:dateUtc="2026-06-30T00:29:00Z">
        <w:r w:rsidR="003D10D9">
          <w:t>4</w:t>
        </w:r>
      </w:ins>
      <w:del w:id="201" w:author="Khadijah Homolka" w:date="2026-06-29T17:29:00Z" w16du:dateUtc="2026-06-30T00:29:00Z">
        <w:r w:rsidR="007E22D1" w:rsidDel="003D10D9">
          <w:delText>6</w:delText>
        </w:r>
      </w:del>
      <w:r w:rsidR="007E22D1">
        <w:t xml:space="preserve"> sites</w:t>
      </w:r>
      <w:r w:rsidRPr="00C450FB">
        <w:t xml:space="preserve"> to target the </w:t>
      </w:r>
      <w:r>
        <w:t xml:space="preserve">overlap of </w:t>
      </w:r>
      <w:r w:rsidRPr="00C450FB">
        <w:t>peak juvenile salmon</w:t>
      </w:r>
      <w:r w:rsidR="00F831E2">
        <w:t>id</w:t>
      </w:r>
      <w:r w:rsidRPr="00C450FB">
        <w:t xml:space="preserve"> outmigration</w:t>
      </w:r>
      <w:r>
        <w:t xml:space="preserve"> and the time that bull kelp canopy is at the surface of the water</w:t>
      </w:r>
      <w:r w:rsidRPr="00C450FB">
        <w:t xml:space="preserve">. Each survey includes snorkel field observations by </w:t>
      </w:r>
      <w:r w:rsidRPr="00C450FB">
        <w:lastRenderedPageBreak/>
        <w:t>two</w:t>
      </w:r>
      <w:r>
        <w:t xml:space="preserve"> to three</w:t>
      </w:r>
      <w:r w:rsidRPr="00C450FB">
        <w:t xml:space="preserve"> surveyors, at t</w:t>
      </w:r>
      <w:r>
        <w:t>hree</w:t>
      </w:r>
      <w:r w:rsidRPr="00C450FB">
        <w:t xml:space="preserve"> different water depths to ensure coverage of shallow waters close to shore.</w:t>
      </w:r>
      <w:r w:rsidR="00F831E2">
        <w:t xml:space="preserve"> Repeated surveys at the same sites will increase our ability to collect data on fish that is more representative of each site.</w:t>
      </w:r>
    </w:p>
    <w:p w14:paraId="4A8E714B" w14:textId="19C9A891" w:rsidR="00F831E2" w:rsidRPr="00F831E2" w:rsidRDefault="00F831E2" w:rsidP="00F831E2">
      <w:pPr>
        <w:pStyle w:val="BodyText1"/>
      </w:pPr>
      <w:r>
        <w:t>Once per month from June-</w:t>
      </w:r>
      <w:r w:rsidRPr="00E64BA8">
        <w:rPr>
          <w:highlight w:val="yellow"/>
        </w:rPr>
        <w:t>August</w:t>
      </w:r>
      <w:ins w:id="202" w:author="Jason Toft" w:date="2026-06-09T13:30:00Z">
        <w:r w:rsidR="008062B0">
          <w:t xml:space="preserve"> (spanning into September if needed)</w:t>
        </w:r>
      </w:ins>
      <w:r>
        <w:t>, we will also collect water samples for eDNA analysis</w:t>
      </w:r>
      <w:r w:rsidR="007E22D1">
        <w:t xml:space="preserve">, which will provide enough samples to represent the overlap of juvenile salmonid outmigration and bull kelp presence at 7 sites. </w:t>
      </w:r>
      <w:r>
        <w:t xml:space="preserve">We will combine fish snorkel survey data and eDNA data to increase the representativeness of our surveys of fish in bull kelp habitats. </w:t>
      </w:r>
    </w:p>
    <w:p w14:paraId="1769DCB8" w14:textId="77777777" w:rsidR="00934A14" w:rsidRPr="00F76AAD" w:rsidRDefault="002C4E1F" w:rsidP="00205DE1">
      <w:pPr>
        <w:pStyle w:val="Heading5"/>
      </w:pPr>
      <w:r w:rsidRPr="00F76AAD">
        <w:t>6.2.2.3</w:t>
      </w:r>
      <w:r w:rsidRPr="00F76AAD">
        <w:tab/>
        <w:t>Completeness</w:t>
      </w:r>
    </w:p>
    <w:p w14:paraId="1E6CF3C0" w14:textId="627F3E37" w:rsidR="007E22D1" w:rsidRPr="001B01DA" w:rsidRDefault="007E22D1" w:rsidP="007E22D1">
      <w:pPr>
        <w:pStyle w:val="instructiontext"/>
        <w:rPr>
          <w:color w:val="auto"/>
        </w:rPr>
      </w:pPr>
      <w:bookmarkStart w:id="203" w:name="_Toc30162542"/>
      <w:r w:rsidRPr="001B01DA">
        <w:rPr>
          <w:color w:val="auto"/>
        </w:rPr>
        <w:t xml:space="preserve">The intent of this project is to complete all surveys at all </w:t>
      </w:r>
      <w:r>
        <w:rPr>
          <w:color w:val="auto"/>
        </w:rPr>
        <w:t>bull kelp and open water</w:t>
      </w:r>
      <w:r w:rsidRPr="001B01DA">
        <w:rPr>
          <w:color w:val="auto"/>
        </w:rPr>
        <w:t xml:space="preserve"> sites. At times extreme weather conditions create scheduling conflicts for field work. A minimum of 95% of planned surveys at each site should be completed to ensure successful implementation of this project.</w:t>
      </w:r>
    </w:p>
    <w:p w14:paraId="25470318" w14:textId="217514D6" w:rsidR="00CD0278" w:rsidRPr="00F76AAD" w:rsidRDefault="00CD0278" w:rsidP="008317B6">
      <w:pPr>
        <w:pStyle w:val="Heading3"/>
      </w:pPr>
      <w:bookmarkStart w:id="204" w:name="_Toc226028804"/>
      <w:r w:rsidRPr="00F76AAD">
        <w:t>6.</w:t>
      </w:r>
      <w:r>
        <w:t>3</w:t>
      </w:r>
      <w:r w:rsidRPr="00F76AAD">
        <w:tab/>
      </w:r>
      <w:r>
        <w:t>Acceptance criteria for quality of existing data</w:t>
      </w:r>
      <w:bookmarkEnd w:id="203"/>
      <w:bookmarkEnd w:id="204"/>
    </w:p>
    <w:p w14:paraId="5FFB1411" w14:textId="2E509F72" w:rsidR="00CC7E89" w:rsidRPr="00F76AAD" w:rsidRDefault="007E22D1" w:rsidP="00CC7E89">
      <w:pPr>
        <w:pStyle w:val="BodyText1"/>
      </w:pPr>
      <w:r>
        <w:t>We will use existing data on bull kelp canopy area and status from t</w:t>
      </w:r>
      <w:r w:rsidRPr="00D87D1C">
        <w:t xml:space="preserve">he </w:t>
      </w:r>
      <w:hyperlink r:id="rId29" w:history="1">
        <w:r w:rsidRPr="00D87D1C">
          <w:rPr>
            <w:rStyle w:val="Hyperlink"/>
          </w:rPr>
          <w:t>Floating Kelp Vital Sign</w:t>
        </w:r>
      </w:hyperlink>
      <w:r w:rsidRPr="00D87D1C">
        <w:t xml:space="preserve"> </w:t>
      </w:r>
      <w:r>
        <w:t>I</w:t>
      </w:r>
      <w:r w:rsidRPr="00D87D1C">
        <w:t>ndicator</w:t>
      </w:r>
      <w:r>
        <w:t xml:space="preserve"> hosted by the Puget Sound Partnership</w:t>
      </w:r>
      <w:r w:rsidR="000526B1">
        <w:t xml:space="preserve"> for our analysis. The data quality is described in Berry et al. (2023</w:t>
      </w:r>
      <w:r w:rsidR="00483B52">
        <w:t>b</w:t>
      </w:r>
      <w:r w:rsidR="000526B1">
        <w:t xml:space="preserve">). </w:t>
      </w:r>
    </w:p>
    <w:p w14:paraId="20ACE424" w14:textId="32FF5AA9" w:rsidR="006915BE" w:rsidRPr="002A5692" w:rsidRDefault="006915BE" w:rsidP="008317B6">
      <w:pPr>
        <w:pStyle w:val="Heading3"/>
      </w:pPr>
      <w:bookmarkStart w:id="205" w:name="_Toc30162543"/>
      <w:bookmarkStart w:id="206" w:name="_Toc226028805"/>
      <w:r w:rsidRPr="002A5692">
        <w:t>6.4</w:t>
      </w:r>
      <w:r w:rsidRPr="002A5692">
        <w:tab/>
        <w:t xml:space="preserve">Model </w:t>
      </w:r>
      <w:r w:rsidR="0012412E" w:rsidRPr="002A5692">
        <w:t>q</w:t>
      </w:r>
      <w:r w:rsidRPr="002A5692">
        <w:t xml:space="preserve">uality </w:t>
      </w:r>
      <w:r w:rsidR="0012412E" w:rsidRPr="002A5692">
        <w:t>o</w:t>
      </w:r>
      <w:r w:rsidRPr="002A5692">
        <w:t>bjectives</w:t>
      </w:r>
      <w:bookmarkEnd w:id="205"/>
      <w:bookmarkEnd w:id="206"/>
    </w:p>
    <w:p w14:paraId="6840B7CA" w14:textId="00058347" w:rsidR="00B92DEB" w:rsidRPr="00E53F10" w:rsidRDefault="000526B1" w:rsidP="001B5310">
      <w:pPr>
        <w:pStyle w:val="BodyText1"/>
        <w:rPr>
          <w:color w:val="943634" w:themeColor="accent2" w:themeShade="BF"/>
        </w:rPr>
      </w:pPr>
      <w:r>
        <w:t>Not applicable.</w:t>
      </w:r>
      <w:r w:rsidR="00B92DEB">
        <w:br w:type="page"/>
      </w:r>
    </w:p>
    <w:p w14:paraId="337B70A9" w14:textId="7A72A5BA" w:rsidR="002C4E1F" w:rsidRPr="009C3011" w:rsidRDefault="00B27761" w:rsidP="00440207">
      <w:pPr>
        <w:pStyle w:val="Heading2"/>
      </w:pPr>
      <w:bookmarkStart w:id="207" w:name="_Toc30162544"/>
      <w:bookmarkStart w:id="208" w:name="_Toc226028806"/>
      <w:r w:rsidRPr="009C3011">
        <w:lastRenderedPageBreak/>
        <w:t>7.0</w:t>
      </w:r>
      <w:r w:rsidRPr="009C3011">
        <w:tab/>
      </w:r>
      <w:r w:rsidR="00245291" w:rsidRPr="009C3011">
        <w:t>Study Design</w:t>
      </w:r>
      <w:bookmarkEnd w:id="207"/>
      <w:bookmarkEnd w:id="208"/>
    </w:p>
    <w:p w14:paraId="219DC449" w14:textId="7F07BBBD" w:rsidR="002C4E1F" w:rsidRPr="00F76AAD" w:rsidRDefault="002C4E1F" w:rsidP="008317B6">
      <w:pPr>
        <w:pStyle w:val="Heading3"/>
      </w:pPr>
      <w:bookmarkStart w:id="209" w:name="_Toc30162545"/>
      <w:bookmarkStart w:id="210" w:name="_Toc226028807"/>
      <w:r w:rsidRPr="00F76AAD">
        <w:t>7.1</w:t>
      </w:r>
      <w:r w:rsidRPr="00F76AAD">
        <w:tab/>
      </w:r>
      <w:r w:rsidR="00245291" w:rsidRPr="00F76AAD">
        <w:t>Study boundaries</w:t>
      </w:r>
      <w:bookmarkEnd w:id="209"/>
      <w:bookmarkEnd w:id="210"/>
    </w:p>
    <w:p w14:paraId="1A2E0877" w14:textId="3FC142B9" w:rsidR="00687E84" w:rsidRDefault="00687E84" w:rsidP="00687E84">
      <w:pPr>
        <w:pStyle w:val="instructiontext"/>
        <w:rPr>
          <w:color w:val="auto"/>
        </w:rPr>
      </w:pPr>
      <w:r w:rsidRPr="003E59E5">
        <w:rPr>
          <w:color w:val="auto"/>
        </w:rPr>
        <w:t>Study area and site loca</w:t>
      </w:r>
      <w:r>
        <w:rPr>
          <w:color w:val="auto"/>
        </w:rPr>
        <w:t>tions are mapped in Figure 1, with coordinates and site names in Table 8</w:t>
      </w:r>
      <w:r w:rsidRPr="003E59E5">
        <w:rPr>
          <w:color w:val="auto"/>
        </w:rPr>
        <w:t>.</w:t>
      </w:r>
      <w:r w:rsidR="000E57AB">
        <w:rPr>
          <w:color w:val="auto"/>
        </w:rPr>
        <w:t xml:space="preserve"> The group leading sampling at each site is also listed in Table 8, and includes Friends of the San Juans (FSJ), Coastal Watershed Institute (CWI), Port Gamble S’Klallam Tribe (PGST), Puget Sound Restoration Fund (PSRF), University of Washington (UW), Vashon Nature Center (VNC), and Puyallup Tribe of Indians (PTI).</w:t>
      </w:r>
    </w:p>
    <w:p w14:paraId="7B498E1D" w14:textId="77777777" w:rsidR="000E57AB" w:rsidRDefault="000E57AB" w:rsidP="00687E84">
      <w:pPr>
        <w:pStyle w:val="instructiontext"/>
      </w:pPr>
    </w:p>
    <w:p w14:paraId="297FB35D" w14:textId="379C9902" w:rsidR="00687E84" w:rsidRPr="00345319" w:rsidRDefault="00687E84" w:rsidP="00687E84">
      <w:pPr>
        <w:pStyle w:val="Caption"/>
      </w:pPr>
      <w:bookmarkStart w:id="211" w:name="_Toc145665384"/>
      <w:commentRangeStart w:id="212"/>
      <w:commentRangeStart w:id="213"/>
      <w:r w:rsidRPr="00345319">
        <w:t xml:space="preserve">Table </w:t>
      </w:r>
      <w:r w:rsidRPr="00345319">
        <w:rPr>
          <w:noProof/>
        </w:rPr>
        <w:fldChar w:fldCharType="begin"/>
      </w:r>
      <w:r w:rsidRPr="00345319">
        <w:rPr>
          <w:noProof/>
        </w:rPr>
        <w:instrText xml:space="preserve"> SEQ Table \* ARABIC </w:instrText>
      </w:r>
      <w:r w:rsidRPr="00345319">
        <w:rPr>
          <w:noProof/>
        </w:rPr>
        <w:fldChar w:fldCharType="separate"/>
      </w:r>
      <w:r w:rsidRPr="00345319">
        <w:rPr>
          <w:noProof/>
        </w:rPr>
        <w:t>8</w:t>
      </w:r>
      <w:r w:rsidRPr="00345319">
        <w:rPr>
          <w:noProof/>
        </w:rPr>
        <w:fldChar w:fldCharType="end"/>
      </w:r>
      <w:r w:rsidRPr="00345319">
        <w:t>. Coordinates of study site locations in the Puget Sound region</w:t>
      </w:r>
      <w:ins w:id="214" w:author="Jason Toft" w:date="2026-06-09T14:25:00Z">
        <w:r w:rsidR="009A57DC">
          <w:t>, with two backup sites if needed dependent on any unforeseen issues with access and how bull kelp grows in at the sites</w:t>
        </w:r>
      </w:ins>
      <w:r w:rsidRPr="00345319">
        <w:t>.</w:t>
      </w:r>
      <w:bookmarkEnd w:id="211"/>
      <w:commentRangeEnd w:id="212"/>
      <w:r w:rsidR="00976897" w:rsidRPr="00345319">
        <w:rPr>
          <w:rStyle w:val="CommentReference"/>
          <w:sz w:val="22"/>
          <w:szCs w:val="22"/>
        </w:rPr>
        <w:commentReference w:id="212"/>
      </w:r>
      <w:commentRangeEnd w:id="213"/>
      <w:r w:rsidR="00D35132" w:rsidRPr="00345319">
        <w:rPr>
          <w:rStyle w:val="CommentReference"/>
          <w:sz w:val="22"/>
          <w:szCs w:val="22"/>
        </w:rPr>
        <w:commentReference w:id="213"/>
      </w:r>
    </w:p>
    <w:tbl>
      <w:tblPr>
        <w:tblW w:w="8455" w:type="dxa"/>
        <w:tblLook w:val="04A0" w:firstRow="1" w:lastRow="0" w:firstColumn="1" w:lastColumn="0" w:noHBand="0" w:noVBand="1"/>
      </w:tblPr>
      <w:tblGrid>
        <w:gridCol w:w="965"/>
        <w:gridCol w:w="2180"/>
        <w:gridCol w:w="1440"/>
        <w:gridCol w:w="1980"/>
        <w:gridCol w:w="1890"/>
        <w:tblGridChange w:id="215">
          <w:tblGrid>
            <w:gridCol w:w="5"/>
            <w:gridCol w:w="960"/>
            <w:gridCol w:w="5"/>
            <w:gridCol w:w="2175"/>
            <w:gridCol w:w="5"/>
            <w:gridCol w:w="1435"/>
            <w:gridCol w:w="5"/>
            <w:gridCol w:w="1975"/>
            <w:gridCol w:w="5"/>
            <w:gridCol w:w="1885"/>
            <w:gridCol w:w="5"/>
          </w:tblGrid>
        </w:tblGridChange>
      </w:tblGrid>
      <w:tr w:rsidR="006D429C" w:rsidRPr="000A30D3" w14:paraId="16D0247D" w14:textId="77777777" w:rsidTr="000E57AB">
        <w:trPr>
          <w:trHeight w:val="288"/>
        </w:trPr>
        <w:tc>
          <w:tcPr>
            <w:tcW w:w="96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310B5A7" w14:textId="77777777" w:rsidR="006D429C" w:rsidRPr="00345319" w:rsidRDefault="006D429C" w:rsidP="006D429C">
            <w:pPr>
              <w:spacing w:before="0" w:after="0"/>
              <w:rPr>
                <w:rFonts w:cs="Calibri"/>
                <w:b/>
                <w:bCs/>
                <w:color w:val="000000"/>
                <w:sz w:val="22"/>
                <w:szCs w:val="22"/>
              </w:rPr>
            </w:pPr>
            <w:r w:rsidRPr="00345319">
              <w:rPr>
                <w:rFonts w:cs="Calibri"/>
                <w:b/>
                <w:bCs/>
                <w:color w:val="000000"/>
                <w:sz w:val="22"/>
                <w:szCs w:val="22"/>
              </w:rPr>
              <w:t>Number</w:t>
            </w:r>
          </w:p>
        </w:tc>
        <w:tc>
          <w:tcPr>
            <w:tcW w:w="2180" w:type="dxa"/>
            <w:tcBorders>
              <w:top w:val="single" w:sz="4" w:space="0" w:color="auto"/>
              <w:left w:val="nil"/>
              <w:bottom w:val="single" w:sz="4" w:space="0" w:color="auto"/>
              <w:right w:val="single" w:sz="4" w:space="0" w:color="auto"/>
            </w:tcBorders>
            <w:shd w:val="clear" w:color="000000" w:fill="D9D9D9"/>
            <w:noWrap/>
            <w:vAlign w:val="bottom"/>
            <w:hideMark/>
          </w:tcPr>
          <w:p w14:paraId="53158A5A" w14:textId="77777777" w:rsidR="006D429C" w:rsidRPr="00345319" w:rsidRDefault="006D429C" w:rsidP="006D429C">
            <w:pPr>
              <w:spacing w:before="0" w:after="0"/>
              <w:rPr>
                <w:rFonts w:cs="Calibri"/>
                <w:b/>
                <w:bCs/>
                <w:color w:val="000000"/>
                <w:sz w:val="22"/>
                <w:szCs w:val="22"/>
              </w:rPr>
            </w:pPr>
            <w:r w:rsidRPr="00345319">
              <w:rPr>
                <w:rFonts w:cs="Calibri"/>
                <w:b/>
                <w:bCs/>
                <w:color w:val="000000"/>
                <w:sz w:val="22"/>
                <w:szCs w:val="22"/>
              </w:rPr>
              <w:t>Site</w:t>
            </w:r>
          </w:p>
        </w:tc>
        <w:tc>
          <w:tcPr>
            <w:tcW w:w="1440" w:type="dxa"/>
            <w:tcBorders>
              <w:top w:val="single" w:sz="4" w:space="0" w:color="auto"/>
              <w:bottom w:val="single" w:sz="4" w:space="0" w:color="auto"/>
              <w:right w:val="single" w:sz="4" w:space="0" w:color="auto"/>
            </w:tcBorders>
            <w:shd w:val="clear" w:color="auto" w:fill="D9D9D9" w:themeFill="background1" w:themeFillShade="D9"/>
            <w:vAlign w:val="bottom"/>
          </w:tcPr>
          <w:p w14:paraId="6F664E7A" w14:textId="60B9FF4F" w:rsidR="006D429C" w:rsidRPr="00345319" w:rsidRDefault="006D429C" w:rsidP="006D429C">
            <w:pPr>
              <w:spacing w:before="0" w:after="0"/>
              <w:rPr>
                <w:rFonts w:cs="Calibri"/>
                <w:b/>
                <w:bCs/>
                <w:color w:val="000000"/>
                <w:sz w:val="22"/>
                <w:szCs w:val="22"/>
              </w:rPr>
            </w:pPr>
            <w:r w:rsidRPr="00345319">
              <w:rPr>
                <w:rFonts w:cs="Calibri"/>
                <w:b/>
                <w:bCs/>
                <w:color w:val="000000"/>
                <w:sz w:val="22"/>
                <w:szCs w:val="22"/>
              </w:rPr>
              <w:t>Lead Group</w:t>
            </w:r>
          </w:p>
        </w:tc>
        <w:tc>
          <w:tcPr>
            <w:tcW w:w="198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C6991DB" w14:textId="1C05CED0" w:rsidR="006D429C" w:rsidRPr="00345319" w:rsidRDefault="006D429C" w:rsidP="006D429C">
            <w:pPr>
              <w:spacing w:before="0" w:after="0"/>
              <w:rPr>
                <w:rFonts w:cs="Calibri"/>
                <w:b/>
                <w:bCs/>
                <w:color w:val="000000"/>
                <w:sz w:val="22"/>
                <w:szCs w:val="22"/>
              </w:rPr>
            </w:pPr>
            <w:r w:rsidRPr="00345319">
              <w:rPr>
                <w:rFonts w:cs="Calibri"/>
                <w:b/>
                <w:bCs/>
                <w:color w:val="000000"/>
                <w:sz w:val="22"/>
                <w:szCs w:val="22"/>
              </w:rPr>
              <w:t>Latitude</w:t>
            </w:r>
          </w:p>
        </w:tc>
        <w:tc>
          <w:tcPr>
            <w:tcW w:w="1890" w:type="dxa"/>
            <w:tcBorders>
              <w:top w:val="single" w:sz="4" w:space="0" w:color="auto"/>
              <w:left w:val="nil"/>
              <w:bottom w:val="single" w:sz="4" w:space="0" w:color="auto"/>
              <w:right w:val="single" w:sz="4" w:space="0" w:color="auto"/>
            </w:tcBorders>
            <w:shd w:val="clear" w:color="000000" w:fill="D9D9D9"/>
            <w:noWrap/>
            <w:vAlign w:val="bottom"/>
            <w:hideMark/>
          </w:tcPr>
          <w:p w14:paraId="790D85BA" w14:textId="77777777" w:rsidR="006D429C" w:rsidRPr="00345319" w:rsidRDefault="006D429C" w:rsidP="006D429C">
            <w:pPr>
              <w:spacing w:before="0" w:after="0"/>
              <w:rPr>
                <w:rFonts w:cs="Calibri"/>
                <w:b/>
                <w:bCs/>
                <w:color w:val="000000"/>
                <w:sz w:val="22"/>
                <w:szCs w:val="22"/>
              </w:rPr>
            </w:pPr>
            <w:r w:rsidRPr="00345319">
              <w:rPr>
                <w:rFonts w:cs="Calibri"/>
                <w:b/>
                <w:bCs/>
                <w:color w:val="000000"/>
                <w:sz w:val="22"/>
                <w:szCs w:val="22"/>
              </w:rPr>
              <w:t>Longitude</w:t>
            </w:r>
          </w:p>
        </w:tc>
      </w:tr>
      <w:tr w:rsidR="006D429C" w:rsidRPr="000A30D3" w14:paraId="719C7F05" w14:textId="77777777" w:rsidTr="000E57AB">
        <w:trPr>
          <w:trHeight w:val="288"/>
        </w:trPr>
        <w:tc>
          <w:tcPr>
            <w:tcW w:w="965" w:type="dxa"/>
            <w:tcBorders>
              <w:top w:val="nil"/>
              <w:left w:val="single" w:sz="4" w:space="0" w:color="auto"/>
              <w:bottom w:val="single" w:sz="4" w:space="0" w:color="auto"/>
              <w:right w:val="single" w:sz="4" w:space="0" w:color="auto"/>
            </w:tcBorders>
            <w:noWrap/>
            <w:vAlign w:val="bottom"/>
            <w:hideMark/>
          </w:tcPr>
          <w:p w14:paraId="4A1482E3" w14:textId="77777777" w:rsidR="006D429C" w:rsidRPr="000A30D3" w:rsidRDefault="006D429C" w:rsidP="006D429C">
            <w:pPr>
              <w:spacing w:before="0" w:after="0"/>
              <w:jc w:val="right"/>
              <w:rPr>
                <w:rFonts w:cs="Calibri"/>
                <w:color w:val="000000"/>
                <w:sz w:val="22"/>
                <w:szCs w:val="22"/>
              </w:rPr>
            </w:pPr>
            <w:r w:rsidRPr="000A30D3">
              <w:rPr>
                <w:rFonts w:cs="Calibri"/>
                <w:color w:val="000000"/>
                <w:sz w:val="22"/>
                <w:szCs w:val="22"/>
              </w:rPr>
              <w:t>1</w:t>
            </w:r>
          </w:p>
        </w:tc>
        <w:tc>
          <w:tcPr>
            <w:tcW w:w="2180" w:type="dxa"/>
            <w:tcBorders>
              <w:top w:val="nil"/>
              <w:left w:val="nil"/>
              <w:bottom w:val="single" w:sz="4" w:space="0" w:color="auto"/>
              <w:right w:val="single" w:sz="4" w:space="0" w:color="auto"/>
            </w:tcBorders>
            <w:noWrap/>
            <w:vAlign w:val="bottom"/>
            <w:hideMark/>
          </w:tcPr>
          <w:p w14:paraId="0FEE1024" w14:textId="4B3B33A3" w:rsidR="006D429C" w:rsidRPr="000A30D3" w:rsidRDefault="006D429C" w:rsidP="006D429C">
            <w:pPr>
              <w:spacing w:before="0" w:after="0"/>
              <w:rPr>
                <w:rFonts w:cs="Calibri"/>
                <w:color w:val="000000"/>
                <w:sz w:val="22"/>
                <w:szCs w:val="22"/>
              </w:rPr>
            </w:pPr>
            <w:r>
              <w:rPr>
                <w:rFonts w:cs="Calibri"/>
                <w:color w:val="000000"/>
                <w:sz w:val="22"/>
                <w:szCs w:val="22"/>
              </w:rPr>
              <w:t>Pile Point</w:t>
            </w:r>
          </w:p>
        </w:tc>
        <w:tc>
          <w:tcPr>
            <w:tcW w:w="1440" w:type="dxa"/>
            <w:tcBorders>
              <w:top w:val="single" w:sz="4" w:space="0" w:color="auto"/>
              <w:bottom w:val="single" w:sz="4" w:space="0" w:color="auto"/>
              <w:right w:val="single" w:sz="4" w:space="0" w:color="auto"/>
            </w:tcBorders>
            <w:vAlign w:val="bottom"/>
          </w:tcPr>
          <w:p w14:paraId="47E9D0F3" w14:textId="7B98AED0" w:rsidR="006D429C" w:rsidRPr="000A30D3" w:rsidRDefault="00187EC0" w:rsidP="000E57AB">
            <w:pPr>
              <w:spacing w:before="0" w:after="0"/>
              <w:rPr>
                <w:rFonts w:cs="Calibri"/>
                <w:color w:val="000000"/>
                <w:sz w:val="22"/>
                <w:szCs w:val="22"/>
              </w:rPr>
            </w:pPr>
            <w:r>
              <w:rPr>
                <w:rFonts w:cs="Calibri"/>
                <w:color w:val="000000"/>
                <w:sz w:val="22"/>
                <w:szCs w:val="22"/>
              </w:rPr>
              <w:t>FSJ</w:t>
            </w:r>
          </w:p>
        </w:tc>
        <w:tc>
          <w:tcPr>
            <w:tcW w:w="1980" w:type="dxa"/>
            <w:tcBorders>
              <w:top w:val="nil"/>
              <w:left w:val="single" w:sz="4" w:space="0" w:color="auto"/>
              <w:bottom w:val="single" w:sz="4" w:space="0" w:color="auto"/>
              <w:right w:val="single" w:sz="4" w:space="0" w:color="auto"/>
            </w:tcBorders>
            <w:noWrap/>
            <w:vAlign w:val="bottom"/>
          </w:tcPr>
          <w:p w14:paraId="3AEDE81B" w14:textId="69D63C9E" w:rsidR="006D429C" w:rsidRPr="000A30D3" w:rsidRDefault="009C6846" w:rsidP="006D429C">
            <w:pPr>
              <w:spacing w:before="0" w:after="0"/>
              <w:jc w:val="right"/>
              <w:rPr>
                <w:rFonts w:cs="Calibri"/>
                <w:color w:val="000000"/>
                <w:sz w:val="22"/>
                <w:szCs w:val="22"/>
              </w:rPr>
            </w:pPr>
            <w:r>
              <w:t>48.285432</w:t>
            </w:r>
          </w:p>
        </w:tc>
        <w:tc>
          <w:tcPr>
            <w:tcW w:w="1890" w:type="dxa"/>
            <w:tcBorders>
              <w:top w:val="nil"/>
              <w:left w:val="nil"/>
              <w:bottom w:val="single" w:sz="4" w:space="0" w:color="auto"/>
              <w:right w:val="single" w:sz="4" w:space="0" w:color="auto"/>
            </w:tcBorders>
            <w:noWrap/>
            <w:vAlign w:val="bottom"/>
          </w:tcPr>
          <w:p w14:paraId="53EE2208" w14:textId="1106D643" w:rsidR="006D429C" w:rsidRPr="000A30D3" w:rsidRDefault="009C6846" w:rsidP="006D429C">
            <w:pPr>
              <w:spacing w:before="0" w:after="0"/>
              <w:jc w:val="right"/>
              <w:rPr>
                <w:rFonts w:cs="Calibri"/>
                <w:color w:val="000000"/>
                <w:sz w:val="22"/>
                <w:szCs w:val="22"/>
              </w:rPr>
            </w:pPr>
            <w:r>
              <w:t>-123.053251</w:t>
            </w:r>
          </w:p>
        </w:tc>
      </w:tr>
      <w:tr w:rsidR="006D429C" w:rsidRPr="000A30D3" w14:paraId="637865A9" w14:textId="77777777" w:rsidTr="000E57AB">
        <w:trPr>
          <w:trHeight w:val="288"/>
        </w:trPr>
        <w:tc>
          <w:tcPr>
            <w:tcW w:w="965" w:type="dxa"/>
            <w:tcBorders>
              <w:top w:val="nil"/>
              <w:left w:val="single" w:sz="4" w:space="0" w:color="auto"/>
              <w:bottom w:val="single" w:sz="4" w:space="0" w:color="auto"/>
              <w:right w:val="single" w:sz="4" w:space="0" w:color="auto"/>
            </w:tcBorders>
            <w:noWrap/>
            <w:vAlign w:val="bottom"/>
            <w:hideMark/>
          </w:tcPr>
          <w:p w14:paraId="1BC1D529" w14:textId="77777777" w:rsidR="006D429C" w:rsidRPr="000A30D3" w:rsidRDefault="006D429C" w:rsidP="006D429C">
            <w:pPr>
              <w:spacing w:before="0" w:after="0"/>
              <w:jc w:val="right"/>
              <w:rPr>
                <w:rFonts w:cs="Calibri"/>
                <w:color w:val="000000"/>
                <w:sz w:val="22"/>
                <w:szCs w:val="22"/>
              </w:rPr>
            </w:pPr>
            <w:r w:rsidRPr="000A30D3">
              <w:rPr>
                <w:rFonts w:cs="Calibri"/>
                <w:color w:val="000000"/>
                <w:sz w:val="22"/>
                <w:szCs w:val="22"/>
              </w:rPr>
              <w:t>2</w:t>
            </w:r>
          </w:p>
        </w:tc>
        <w:tc>
          <w:tcPr>
            <w:tcW w:w="2180" w:type="dxa"/>
            <w:tcBorders>
              <w:top w:val="nil"/>
              <w:left w:val="nil"/>
              <w:bottom w:val="single" w:sz="4" w:space="0" w:color="auto"/>
              <w:right w:val="single" w:sz="4" w:space="0" w:color="auto"/>
            </w:tcBorders>
            <w:noWrap/>
            <w:vAlign w:val="bottom"/>
            <w:hideMark/>
          </w:tcPr>
          <w:p w14:paraId="761B408F" w14:textId="6DE734B9" w:rsidR="006D429C" w:rsidRPr="000A30D3" w:rsidRDefault="009C6846" w:rsidP="006D429C">
            <w:pPr>
              <w:spacing w:before="0" w:after="0"/>
              <w:rPr>
                <w:rFonts w:cs="Calibri"/>
                <w:color w:val="000000"/>
                <w:sz w:val="22"/>
                <w:szCs w:val="22"/>
              </w:rPr>
            </w:pPr>
            <w:r>
              <w:rPr>
                <w:rFonts w:cs="Calibri"/>
                <w:color w:val="000000"/>
                <w:sz w:val="22"/>
                <w:szCs w:val="22"/>
              </w:rPr>
              <w:t>Deadman Bay</w:t>
            </w:r>
          </w:p>
        </w:tc>
        <w:tc>
          <w:tcPr>
            <w:tcW w:w="1440" w:type="dxa"/>
            <w:tcBorders>
              <w:top w:val="single" w:sz="4" w:space="0" w:color="auto"/>
              <w:bottom w:val="single" w:sz="4" w:space="0" w:color="auto"/>
              <w:right w:val="single" w:sz="4" w:space="0" w:color="auto"/>
            </w:tcBorders>
            <w:vAlign w:val="bottom"/>
          </w:tcPr>
          <w:p w14:paraId="136F5AD6" w14:textId="2E8EBE8B" w:rsidR="006D429C" w:rsidRPr="000A30D3" w:rsidRDefault="00187EC0" w:rsidP="000E57AB">
            <w:pPr>
              <w:spacing w:before="0" w:after="0"/>
              <w:rPr>
                <w:rFonts w:cs="Calibri"/>
                <w:color w:val="000000"/>
                <w:sz w:val="22"/>
                <w:szCs w:val="22"/>
              </w:rPr>
            </w:pPr>
            <w:r>
              <w:rPr>
                <w:rFonts w:cs="Calibri"/>
                <w:color w:val="000000"/>
                <w:sz w:val="22"/>
                <w:szCs w:val="22"/>
              </w:rPr>
              <w:t>FSJ</w:t>
            </w:r>
          </w:p>
        </w:tc>
        <w:tc>
          <w:tcPr>
            <w:tcW w:w="1980" w:type="dxa"/>
            <w:tcBorders>
              <w:top w:val="nil"/>
              <w:left w:val="single" w:sz="4" w:space="0" w:color="auto"/>
              <w:bottom w:val="single" w:sz="4" w:space="0" w:color="auto"/>
              <w:right w:val="single" w:sz="4" w:space="0" w:color="auto"/>
            </w:tcBorders>
            <w:noWrap/>
            <w:vAlign w:val="bottom"/>
          </w:tcPr>
          <w:p w14:paraId="0E88B6C6" w14:textId="26FEF5DC" w:rsidR="006D429C" w:rsidRPr="000A30D3" w:rsidRDefault="009C6846" w:rsidP="006D429C">
            <w:pPr>
              <w:spacing w:before="0" w:after="0"/>
              <w:jc w:val="right"/>
              <w:rPr>
                <w:rFonts w:cs="Calibri"/>
                <w:color w:val="000000"/>
                <w:sz w:val="22"/>
                <w:szCs w:val="22"/>
              </w:rPr>
            </w:pPr>
            <w:commentRangeStart w:id="216"/>
            <w:r>
              <w:t>48.304361</w:t>
            </w:r>
          </w:p>
        </w:tc>
        <w:tc>
          <w:tcPr>
            <w:tcW w:w="1890" w:type="dxa"/>
            <w:tcBorders>
              <w:top w:val="nil"/>
              <w:left w:val="nil"/>
              <w:bottom w:val="single" w:sz="4" w:space="0" w:color="auto"/>
              <w:right w:val="single" w:sz="4" w:space="0" w:color="auto"/>
            </w:tcBorders>
            <w:noWrap/>
            <w:vAlign w:val="bottom"/>
          </w:tcPr>
          <w:p w14:paraId="2DD8711E" w14:textId="031F987D" w:rsidR="006D429C" w:rsidRPr="000A30D3" w:rsidRDefault="009C6846" w:rsidP="006D429C">
            <w:pPr>
              <w:spacing w:before="0" w:after="0"/>
              <w:jc w:val="right"/>
              <w:rPr>
                <w:rFonts w:cs="Calibri"/>
                <w:color w:val="000000"/>
                <w:sz w:val="22"/>
                <w:szCs w:val="22"/>
              </w:rPr>
            </w:pPr>
            <w:r>
              <w:t>-123084194</w:t>
            </w:r>
            <w:commentRangeEnd w:id="216"/>
            <w:r w:rsidR="003D10D9" w:rsidRPr="000A30D3">
              <w:rPr>
                <w:rStyle w:val="CommentReference"/>
                <w:rFonts w:cs="Calibri"/>
                <w:color w:val="000000"/>
                <w:sz w:val="22"/>
                <w:szCs w:val="22"/>
              </w:rPr>
              <w:commentReference w:id="216"/>
            </w:r>
          </w:p>
        </w:tc>
      </w:tr>
      <w:tr w:rsidR="006D429C" w:rsidRPr="000A30D3" w14:paraId="399B8DF1" w14:textId="77777777" w:rsidTr="000E57AB">
        <w:trPr>
          <w:trHeight w:val="288"/>
        </w:trPr>
        <w:tc>
          <w:tcPr>
            <w:tcW w:w="965" w:type="dxa"/>
            <w:tcBorders>
              <w:top w:val="nil"/>
              <w:left w:val="single" w:sz="4" w:space="0" w:color="auto"/>
              <w:bottom w:val="single" w:sz="4" w:space="0" w:color="auto"/>
              <w:right w:val="single" w:sz="4" w:space="0" w:color="auto"/>
            </w:tcBorders>
            <w:noWrap/>
            <w:vAlign w:val="bottom"/>
            <w:hideMark/>
          </w:tcPr>
          <w:p w14:paraId="1CE0F577" w14:textId="77777777" w:rsidR="006D429C" w:rsidRPr="000A30D3" w:rsidRDefault="006D429C" w:rsidP="006D429C">
            <w:pPr>
              <w:spacing w:before="0" w:after="0"/>
              <w:jc w:val="right"/>
              <w:rPr>
                <w:rFonts w:cs="Calibri"/>
                <w:color w:val="000000"/>
                <w:sz w:val="22"/>
                <w:szCs w:val="22"/>
              </w:rPr>
            </w:pPr>
            <w:r w:rsidRPr="000A30D3">
              <w:rPr>
                <w:rFonts w:cs="Calibri"/>
                <w:color w:val="000000"/>
                <w:sz w:val="22"/>
                <w:szCs w:val="22"/>
              </w:rPr>
              <w:t>3</w:t>
            </w:r>
          </w:p>
        </w:tc>
        <w:tc>
          <w:tcPr>
            <w:tcW w:w="2180" w:type="dxa"/>
            <w:tcBorders>
              <w:top w:val="nil"/>
              <w:left w:val="nil"/>
              <w:bottom w:val="single" w:sz="4" w:space="0" w:color="auto"/>
              <w:right w:val="single" w:sz="4" w:space="0" w:color="auto"/>
            </w:tcBorders>
            <w:noWrap/>
            <w:vAlign w:val="bottom"/>
            <w:hideMark/>
          </w:tcPr>
          <w:p w14:paraId="7D358D60" w14:textId="407B5F7D" w:rsidR="006D429C" w:rsidRPr="000A30D3" w:rsidRDefault="006D429C" w:rsidP="006D429C">
            <w:pPr>
              <w:spacing w:before="0" w:after="0"/>
              <w:rPr>
                <w:rFonts w:cs="Calibri"/>
                <w:color w:val="000000"/>
                <w:sz w:val="22"/>
                <w:szCs w:val="22"/>
              </w:rPr>
            </w:pPr>
            <w:r>
              <w:rPr>
                <w:rFonts w:cs="Calibri"/>
                <w:color w:val="000000"/>
                <w:sz w:val="22"/>
                <w:szCs w:val="22"/>
              </w:rPr>
              <w:t>Crescent Bay</w:t>
            </w:r>
          </w:p>
        </w:tc>
        <w:tc>
          <w:tcPr>
            <w:tcW w:w="1440" w:type="dxa"/>
            <w:tcBorders>
              <w:top w:val="single" w:sz="4" w:space="0" w:color="auto"/>
              <w:bottom w:val="single" w:sz="4" w:space="0" w:color="auto"/>
              <w:right w:val="single" w:sz="4" w:space="0" w:color="auto"/>
            </w:tcBorders>
            <w:vAlign w:val="bottom"/>
          </w:tcPr>
          <w:p w14:paraId="40FD0868" w14:textId="29E01B44" w:rsidR="006D429C" w:rsidRPr="000A30D3" w:rsidRDefault="00187EC0" w:rsidP="000E57AB">
            <w:pPr>
              <w:spacing w:before="0" w:after="0"/>
              <w:rPr>
                <w:rFonts w:cs="Calibri"/>
                <w:color w:val="000000"/>
                <w:sz w:val="22"/>
                <w:szCs w:val="22"/>
              </w:rPr>
            </w:pPr>
            <w:r>
              <w:rPr>
                <w:rFonts w:cs="Calibri"/>
                <w:color w:val="000000"/>
                <w:sz w:val="22"/>
                <w:szCs w:val="22"/>
              </w:rPr>
              <w:t>CWI</w:t>
            </w:r>
          </w:p>
        </w:tc>
        <w:tc>
          <w:tcPr>
            <w:tcW w:w="1980" w:type="dxa"/>
            <w:tcBorders>
              <w:top w:val="nil"/>
              <w:left w:val="single" w:sz="4" w:space="0" w:color="auto"/>
              <w:bottom w:val="single" w:sz="4" w:space="0" w:color="auto"/>
              <w:right w:val="single" w:sz="4" w:space="0" w:color="auto"/>
            </w:tcBorders>
            <w:noWrap/>
            <w:vAlign w:val="bottom"/>
          </w:tcPr>
          <w:p w14:paraId="0A7D9018" w14:textId="3C8FC0ED" w:rsidR="006D429C" w:rsidRPr="000A30D3" w:rsidRDefault="00BB5F6F" w:rsidP="006D429C">
            <w:pPr>
              <w:spacing w:before="0" w:after="0"/>
              <w:jc w:val="right"/>
              <w:rPr>
                <w:rFonts w:cs="Calibri"/>
                <w:color w:val="000000"/>
                <w:sz w:val="22"/>
                <w:szCs w:val="22"/>
              </w:rPr>
            </w:pPr>
            <w:r w:rsidRPr="00BB5F6F">
              <w:rPr>
                <w:rFonts w:cs="Calibri"/>
                <w:color w:val="000000"/>
                <w:sz w:val="22"/>
                <w:szCs w:val="22"/>
              </w:rPr>
              <w:t>48.165754</w:t>
            </w:r>
          </w:p>
        </w:tc>
        <w:tc>
          <w:tcPr>
            <w:tcW w:w="1890" w:type="dxa"/>
            <w:tcBorders>
              <w:top w:val="nil"/>
              <w:left w:val="nil"/>
              <w:bottom w:val="single" w:sz="4" w:space="0" w:color="auto"/>
              <w:right w:val="single" w:sz="4" w:space="0" w:color="auto"/>
            </w:tcBorders>
            <w:noWrap/>
            <w:vAlign w:val="bottom"/>
          </w:tcPr>
          <w:p w14:paraId="0E0D91B5" w14:textId="03D92071" w:rsidR="006D429C" w:rsidRPr="000A30D3" w:rsidRDefault="00BB5F6F" w:rsidP="006D429C">
            <w:pPr>
              <w:spacing w:before="0" w:after="0"/>
              <w:jc w:val="right"/>
              <w:rPr>
                <w:rFonts w:cs="Calibri"/>
                <w:color w:val="000000"/>
                <w:sz w:val="22"/>
                <w:szCs w:val="22"/>
              </w:rPr>
            </w:pPr>
            <w:r w:rsidRPr="00BB5F6F">
              <w:rPr>
                <w:rFonts w:cs="Calibri"/>
                <w:color w:val="000000"/>
                <w:sz w:val="22"/>
                <w:szCs w:val="22"/>
              </w:rPr>
              <w:t>-123.707342</w:t>
            </w:r>
          </w:p>
        </w:tc>
      </w:tr>
      <w:tr w:rsidR="006D429C" w:rsidRPr="000A30D3" w14:paraId="48B0D381" w14:textId="77777777" w:rsidTr="000E57AB">
        <w:trPr>
          <w:trHeight w:val="288"/>
        </w:trPr>
        <w:tc>
          <w:tcPr>
            <w:tcW w:w="965" w:type="dxa"/>
            <w:tcBorders>
              <w:top w:val="nil"/>
              <w:left w:val="single" w:sz="4" w:space="0" w:color="auto"/>
              <w:bottom w:val="single" w:sz="4" w:space="0" w:color="auto"/>
              <w:right w:val="single" w:sz="4" w:space="0" w:color="auto"/>
            </w:tcBorders>
            <w:noWrap/>
            <w:vAlign w:val="bottom"/>
            <w:hideMark/>
          </w:tcPr>
          <w:p w14:paraId="1FA13171" w14:textId="77777777" w:rsidR="006D429C" w:rsidRPr="000A30D3" w:rsidRDefault="006D429C" w:rsidP="006D429C">
            <w:pPr>
              <w:spacing w:before="0" w:after="0"/>
              <w:jc w:val="right"/>
              <w:rPr>
                <w:rFonts w:cs="Calibri"/>
                <w:color w:val="000000"/>
                <w:sz w:val="22"/>
                <w:szCs w:val="22"/>
              </w:rPr>
            </w:pPr>
            <w:r w:rsidRPr="000A30D3">
              <w:rPr>
                <w:rFonts w:cs="Calibri"/>
                <w:color w:val="000000"/>
                <w:sz w:val="22"/>
                <w:szCs w:val="22"/>
              </w:rPr>
              <w:t>4</w:t>
            </w:r>
          </w:p>
        </w:tc>
        <w:tc>
          <w:tcPr>
            <w:tcW w:w="2180" w:type="dxa"/>
            <w:tcBorders>
              <w:top w:val="nil"/>
              <w:left w:val="nil"/>
              <w:bottom w:val="single" w:sz="4" w:space="0" w:color="auto"/>
              <w:right w:val="single" w:sz="4" w:space="0" w:color="auto"/>
            </w:tcBorders>
            <w:noWrap/>
            <w:vAlign w:val="bottom"/>
            <w:hideMark/>
          </w:tcPr>
          <w:p w14:paraId="05F27C31" w14:textId="3C1E6764" w:rsidR="006D429C" w:rsidRPr="000A30D3" w:rsidRDefault="006D429C" w:rsidP="006D429C">
            <w:pPr>
              <w:spacing w:before="0" w:after="0"/>
              <w:rPr>
                <w:rFonts w:cs="Calibri"/>
                <w:color w:val="000000"/>
                <w:sz w:val="22"/>
                <w:szCs w:val="22"/>
              </w:rPr>
            </w:pPr>
            <w:r>
              <w:rPr>
                <w:rFonts w:cs="Calibri"/>
                <w:color w:val="000000"/>
                <w:sz w:val="22"/>
                <w:szCs w:val="22"/>
              </w:rPr>
              <w:t>Freshwater Bay</w:t>
            </w:r>
          </w:p>
        </w:tc>
        <w:tc>
          <w:tcPr>
            <w:tcW w:w="1440" w:type="dxa"/>
            <w:tcBorders>
              <w:top w:val="single" w:sz="4" w:space="0" w:color="auto"/>
              <w:bottom w:val="single" w:sz="4" w:space="0" w:color="auto"/>
              <w:right w:val="single" w:sz="4" w:space="0" w:color="auto"/>
            </w:tcBorders>
            <w:vAlign w:val="bottom"/>
          </w:tcPr>
          <w:p w14:paraId="7C01AF5C" w14:textId="23A123A7" w:rsidR="006D429C" w:rsidRPr="000A30D3" w:rsidRDefault="00187EC0" w:rsidP="000E57AB">
            <w:pPr>
              <w:spacing w:before="0" w:after="0"/>
              <w:rPr>
                <w:rFonts w:cs="Calibri"/>
                <w:color w:val="000000"/>
                <w:sz w:val="22"/>
                <w:szCs w:val="22"/>
              </w:rPr>
            </w:pPr>
            <w:r>
              <w:rPr>
                <w:rFonts w:cs="Calibri"/>
                <w:color w:val="000000"/>
                <w:sz w:val="22"/>
                <w:szCs w:val="22"/>
              </w:rPr>
              <w:t>CWI</w:t>
            </w:r>
          </w:p>
        </w:tc>
        <w:tc>
          <w:tcPr>
            <w:tcW w:w="1980" w:type="dxa"/>
            <w:tcBorders>
              <w:top w:val="nil"/>
              <w:left w:val="single" w:sz="4" w:space="0" w:color="auto"/>
              <w:bottom w:val="single" w:sz="4" w:space="0" w:color="auto"/>
              <w:right w:val="single" w:sz="4" w:space="0" w:color="auto"/>
            </w:tcBorders>
            <w:noWrap/>
            <w:vAlign w:val="bottom"/>
          </w:tcPr>
          <w:p w14:paraId="429329DC" w14:textId="59680F2B" w:rsidR="006D429C" w:rsidRPr="000A30D3" w:rsidRDefault="00315F02" w:rsidP="006D429C">
            <w:pPr>
              <w:spacing w:before="0" w:after="0"/>
              <w:jc w:val="right"/>
              <w:rPr>
                <w:rFonts w:cs="Calibri"/>
                <w:color w:val="000000"/>
                <w:sz w:val="22"/>
                <w:szCs w:val="22"/>
              </w:rPr>
            </w:pPr>
            <w:r w:rsidRPr="00315F02">
              <w:rPr>
                <w:rFonts w:cs="Calibri"/>
                <w:color w:val="000000"/>
                <w:sz w:val="22"/>
                <w:szCs w:val="22"/>
              </w:rPr>
              <w:t>48.140517</w:t>
            </w:r>
          </w:p>
        </w:tc>
        <w:tc>
          <w:tcPr>
            <w:tcW w:w="1890" w:type="dxa"/>
            <w:tcBorders>
              <w:top w:val="nil"/>
              <w:left w:val="nil"/>
              <w:bottom w:val="single" w:sz="4" w:space="0" w:color="auto"/>
              <w:right w:val="single" w:sz="4" w:space="0" w:color="auto"/>
            </w:tcBorders>
            <w:noWrap/>
            <w:vAlign w:val="bottom"/>
          </w:tcPr>
          <w:p w14:paraId="22B9B065" w14:textId="3BBE31AB" w:rsidR="006D429C" w:rsidRPr="000A30D3" w:rsidRDefault="00BB5F6F" w:rsidP="006D429C">
            <w:pPr>
              <w:spacing w:before="0" w:after="0"/>
              <w:jc w:val="right"/>
              <w:rPr>
                <w:rFonts w:cs="Calibri"/>
                <w:color w:val="000000"/>
                <w:sz w:val="22"/>
                <w:szCs w:val="22"/>
              </w:rPr>
            </w:pPr>
            <w:r>
              <w:rPr>
                <w:rFonts w:cs="Calibri"/>
                <w:color w:val="000000"/>
                <w:sz w:val="22"/>
                <w:szCs w:val="22"/>
              </w:rPr>
              <w:t>-</w:t>
            </w:r>
            <w:r w:rsidR="00315F02" w:rsidRPr="00315F02">
              <w:rPr>
                <w:rFonts w:cs="Calibri"/>
                <w:color w:val="000000"/>
                <w:sz w:val="22"/>
                <w:szCs w:val="22"/>
              </w:rPr>
              <w:t>123.612234</w:t>
            </w:r>
          </w:p>
        </w:tc>
      </w:tr>
      <w:tr w:rsidR="006D429C" w:rsidRPr="000A30D3" w:rsidDel="003D10D9" w14:paraId="6DDF8429" w14:textId="20AC556D" w:rsidTr="000E57AB">
        <w:trPr>
          <w:trHeight w:val="288"/>
          <w:del w:id="217" w:author="Khadijah Homolka" w:date="2026-06-29T19:55:00Z" w16du:dateUtc="2026-06-30T02:55:00Z"/>
        </w:trPr>
        <w:tc>
          <w:tcPr>
            <w:tcW w:w="965" w:type="dxa"/>
            <w:tcBorders>
              <w:top w:val="nil"/>
              <w:left w:val="single" w:sz="4" w:space="0" w:color="auto"/>
              <w:bottom w:val="single" w:sz="4" w:space="0" w:color="auto"/>
              <w:right w:val="single" w:sz="4" w:space="0" w:color="auto"/>
            </w:tcBorders>
            <w:noWrap/>
            <w:vAlign w:val="bottom"/>
            <w:hideMark/>
          </w:tcPr>
          <w:p w14:paraId="42AEDA46" w14:textId="0D0974C6" w:rsidR="006D429C" w:rsidRPr="000A30D3" w:rsidDel="003D10D9" w:rsidRDefault="006D429C" w:rsidP="006D429C">
            <w:pPr>
              <w:spacing w:before="0" w:after="0"/>
              <w:jc w:val="right"/>
              <w:rPr>
                <w:del w:id="218" w:author="Khadijah Homolka" w:date="2026-06-29T19:55:00Z" w16du:dateUtc="2026-06-30T02:55:00Z"/>
                <w:rFonts w:cs="Calibri"/>
                <w:color w:val="000000"/>
                <w:sz w:val="22"/>
                <w:szCs w:val="22"/>
              </w:rPr>
            </w:pPr>
            <w:del w:id="219" w:author="Khadijah Homolka" w:date="2026-06-29T19:55:00Z" w16du:dateUtc="2026-06-30T02:55:00Z">
              <w:r w:rsidRPr="000A30D3" w:rsidDel="003D10D9">
                <w:rPr>
                  <w:rFonts w:cs="Calibri"/>
                  <w:color w:val="000000"/>
                  <w:sz w:val="22"/>
                  <w:szCs w:val="22"/>
                </w:rPr>
                <w:delText>5</w:delText>
              </w:r>
            </w:del>
          </w:p>
        </w:tc>
        <w:tc>
          <w:tcPr>
            <w:tcW w:w="2180" w:type="dxa"/>
            <w:tcBorders>
              <w:top w:val="nil"/>
              <w:left w:val="nil"/>
              <w:bottom w:val="single" w:sz="4" w:space="0" w:color="auto"/>
              <w:right w:val="single" w:sz="4" w:space="0" w:color="auto"/>
            </w:tcBorders>
            <w:noWrap/>
            <w:vAlign w:val="bottom"/>
            <w:hideMark/>
          </w:tcPr>
          <w:p w14:paraId="48F8842C" w14:textId="07BEF20B" w:rsidR="006D429C" w:rsidRPr="000A30D3" w:rsidDel="003D10D9" w:rsidRDefault="006D429C" w:rsidP="006D429C">
            <w:pPr>
              <w:spacing w:before="0" w:after="0"/>
              <w:rPr>
                <w:del w:id="220" w:author="Khadijah Homolka" w:date="2026-06-29T19:55:00Z" w16du:dateUtc="2026-06-30T02:55:00Z"/>
                <w:rFonts w:cs="Calibri"/>
                <w:color w:val="000000"/>
                <w:sz w:val="22"/>
                <w:szCs w:val="22"/>
              </w:rPr>
            </w:pPr>
            <w:del w:id="221" w:author="Khadijah Homolka" w:date="2026-06-29T19:55:00Z" w16du:dateUtc="2026-06-30T02:55:00Z">
              <w:r w:rsidDel="003D10D9">
                <w:rPr>
                  <w:rFonts w:cs="Calibri"/>
                  <w:color w:val="000000"/>
                  <w:sz w:val="22"/>
                  <w:szCs w:val="22"/>
                </w:rPr>
                <w:delText>Portage Canal</w:delText>
              </w:r>
            </w:del>
          </w:p>
        </w:tc>
        <w:tc>
          <w:tcPr>
            <w:tcW w:w="1440" w:type="dxa"/>
            <w:tcBorders>
              <w:top w:val="single" w:sz="4" w:space="0" w:color="auto"/>
              <w:bottom w:val="single" w:sz="4" w:space="0" w:color="auto"/>
              <w:right w:val="single" w:sz="4" w:space="0" w:color="auto"/>
            </w:tcBorders>
            <w:vAlign w:val="bottom"/>
          </w:tcPr>
          <w:p w14:paraId="1921848C" w14:textId="2A442019" w:rsidR="006D429C" w:rsidRPr="000A30D3" w:rsidDel="003D10D9" w:rsidRDefault="00187EC0" w:rsidP="000E57AB">
            <w:pPr>
              <w:spacing w:before="0" w:after="0"/>
              <w:rPr>
                <w:del w:id="222" w:author="Khadijah Homolka" w:date="2026-06-29T19:55:00Z" w16du:dateUtc="2026-06-30T02:55:00Z"/>
                <w:rFonts w:cs="Calibri"/>
                <w:color w:val="000000"/>
                <w:sz w:val="22"/>
                <w:szCs w:val="22"/>
              </w:rPr>
            </w:pPr>
            <w:del w:id="223" w:author="Khadijah Homolka" w:date="2026-06-29T19:55:00Z" w16du:dateUtc="2026-06-30T02:55:00Z">
              <w:r w:rsidDel="003D10D9">
                <w:rPr>
                  <w:rFonts w:cs="Calibri"/>
                  <w:color w:val="000000"/>
                  <w:sz w:val="22"/>
                  <w:szCs w:val="22"/>
                </w:rPr>
                <w:delText>PGST</w:delText>
              </w:r>
            </w:del>
          </w:p>
        </w:tc>
        <w:tc>
          <w:tcPr>
            <w:tcW w:w="1980" w:type="dxa"/>
            <w:tcBorders>
              <w:top w:val="nil"/>
              <w:left w:val="single" w:sz="4" w:space="0" w:color="auto"/>
              <w:bottom w:val="single" w:sz="4" w:space="0" w:color="auto"/>
              <w:right w:val="single" w:sz="4" w:space="0" w:color="auto"/>
            </w:tcBorders>
            <w:noWrap/>
            <w:vAlign w:val="bottom"/>
          </w:tcPr>
          <w:p w14:paraId="00F37689" w14:textId="40DC134E" w:rsidR="006D429C" w:rsidRPr="000A30D3" w:rsidDel="003D10D9" w:rsidRDefault="00C83A90" w:rsidP="006D429C">
            <w:pPr>
              <w:spacing w:before="0" w:after="0"/>
              <w:jc w:val="right"/>
              <w:rPr>
                <w:del w:id="224" w:author="Khadijah Homolka" w:date="2026-06-29T19:55:00Z" w16du:dateUtc="2026-06-30T02:55:00Z"/>
                <w:rFonts w:cs="Calibri"/>
                <w:color w:val="000000"/>
                <w:sz w:val="22"/>
                <w:szCs w:val="22"/>
              </w:rPr>
            </w:pPr>
            <w:del w:id="225" w:author="Khadijah Homolka" w:date="2026-06-29T19:55:00Z" w16du:dateUtc="2026-06-30T02:55:00Z">
              <w:r w:rsidDel="003D10D9">
                <w:rPr>
                  <w:rFonts w:ascii="Arial" w:hAnsi="Arial" w:cs="Arial"/>
                  <w:color w:val="000000"/>
                  <w:sz w:val="20"/>
                </w:rPr>
                <w:delText>48.031514</w:delText>
              </w:r>
            </w:del>
          </w:p>
        </w:tc>
        <w:tc>
          <w:tcPr>
            <w:tcW w:w="1890" w:type="dxa"/>
            <w:tcBorders>
              <w:top w:val="nil"/>
              <w:left w:val="nil"/>
              <w:bottom w:val="single" w:sz="4" w:space="0" w:color="auto"/>
              <w:right w:val="single" w:sz="4" w:space="0" w:color="auto"/>
            </w:tcBorders>
            <w:noWrap/>
            <w:vAlign w:val="bottom"/>
          </w:tcPr>
          <w:p w14:paraId="1717247D" w14:textId="2A8DE58E" w:rsidR="006D429C" w:rsidRPr="000A30D3" w:rsidDel="003D10D9" w:rsidRDefault="00C83A90" w:rsidP="006D429C">
            <w:pPr>
              <w:spacing w:before="0" w:after="0"/>
              <w:jc w:val="right"/>
              <w:rPr>
                <w:del w:id="226" w:author="Khadijah Homolka" w:date="2026-06-29T19:55:00Z" w16du:dateUtc="2026-06-30T02:55:00Z"/>
                <w:rFonts w:cs="Calibri"/>
                <w:color w:val="000000"/>
                <w:sz w:val="22"/>
                <w:szCs w:val="22"/>
              </w:rPr>
            </w:pPr>
            <w:del w:id="227" w:author="Khadijah Homolka" w:date="2026-06-29T19:55:00Z" w16du:dateUtc="2026-06-30T02:55:00Z">
              <w:r w:rsidDel="003D10D9">
                <w:rPr>
                  <w:rFonts w:ascii="Arial" w:hAnsi="Arial" w:cs="Arial"/>
                  <w:color w:val="000000"/>
                  <w:sz w:val="20"/>
                </w:rPr>
                <w:delText>-122.731017</w:delText>
              </w:r>
            </w:del>
          </w:p>
        </w:tc>
      </w:tr>
      <w:tr w:rsidR="006D429C" w:rsidRPr="000A30D3" w14:paraId="5FDEE216" w14:textId="77777777" w:rsidTr="000E57AB">
        <w:trPr>
          <w:trHeight w:val="288"/>
        </w:trPr>
        <w:tc>
          <w:tcPr>
            <w:tcW w:w="965" w:type="dxa"/>
            <w:tcBorders>
              <w:top w:val="nil"/>
              <w:left w:val="single" w:sz="4" w:space="0" w:color="auto"/>
              <w:bottom w:val="single" w:sz="4" w:space="0" w:color="auto"/>
              <w:right w:val="single" w:sz="4" w:space="0" w:color="auto"/>
            </w:tcBorders>
            <w:noWrap/>
            <w:vAlign w:val="bottom"/>
            <w:hideMark/>
          </w:tcPr>
          <w:p w14:paraId="32DDF971" w14:textId="2C09F2EC" w:rsidR="006D429C" w:rsidRPr="000A30D3" w:rsidRDefault="006D429C" w:rsidP="006D429C">
            <w:pPr>
              <w:spacing w:before="0" w:after="0"/>
              <w:jc w:val="right"/>
              <w:rPr>
                <w:rFonts w:cs="Calibri"/>
                <w:color w:val="000000"/>
                <w:sz w:val="22"/>
                <w:szCs w:val="22"/>
              </w:rPr>
            </w:pPr>
            <w:del w:id="228" w:author="Khadijah Homolka" w:date="2026-06-29T19:55:00Z" w16du:dateUtc="2026-06-30T02:55:00Z">
              <w:r w:rsidRPr="000A30D3" w:rsidDel="003D10D9">
                <w:rPr>
                  <w:rFonts w:cs="Calibri"/>
                  <w:color w:val="000000"/>
                  <w:sz w:val="22"/>
                  <w:szCs w:val="22"/>
                </w:rPr>
                <w:delText>6</w:delText>
              </w:r>
            </w:del>
            <w:ins w:id="229" w:author="Khadijah Homolka" w:date="2026-06-29T19:55:00Z" w16du:dateUtc="2026-06-30T02:55:00Z">
              <w:r w:rsidR="003D10D9">
                <w:rPr>
                  <w:rFonts w:cs="Calibri"/>
                  <w:color w:val="000000"/>
                  <w:sz w:val="22"/>
                  <w:szCs w:val="22"/>
                </w:rPr>
                <w:t>5</w:t>
              </w:r>
            </w:ins>
          </w:p>
        </w:tc>
        <w:tc>
          <w:tcPr>
            <w:tcW w:w="2180" w:type="dxa"/>
            <w:tcBorders>
              <w:top w:val="nil"/>
              <w:left w:val="nil"/>
              <w:bottom w:val="single" w:sz="4" w:space="0" w:color="auto"/>
              <w:right w:val="single" w:sz="4" w:space="0" w:color="auto"/>
            </w:tcBorders>
            <w:noWrap/>
            <w:vAlign w:val="bottom"/>
            <w:hideMark/>
          </w:tcPr>
          <w:p w14:paraId="08B72C83" w14:textId="5A84D8E9" w:rsidR="006D429C" w:rsidRPr="000A30D3" w:rsidRDefault="006D429C" w:rsidP="006D429C">
            <w:pPr>
              <w:spacing w:before="0" w:after="0"/>
              <w:rPr>
                <w:rFonts w:cs="Calibri"/>
                <w:color w:val="000000"/>
                <w:sz w:val="22"/>
                <w:szCs w:val="22"/>
              </w:rPr>
            </w:pPr>
            <w:r>
              <w:rPr>
                <w:rFonts w:cs="Calibri"/>
                <w:color w:val="000000"/>
                <w:sz w:val="22"/>
                <w:szCs w:val="22"/>
              </w:rPr>
              <w:t>North Beach</w:t>
            </w:r>
          </w:p>
        </w:tc>
        <w:tc>
          <w:tcPr>
            <w:tcW w:w="1440" w:type="dxa"/>
            <w:tcBorders>
              <w:top w:val="single" w:sz="4" w:space="0" w:color="auto"/>
              <w:bottom w:val="single" w:sz="4" w:space="0" w:color="auto"/>
              <w:right w:val="single" w:sz="4" w:space="0" w:color="auto"/>
            </w:tcBorders>
            <w:vAlign w:val="bottom"/>
          </w:tcPr>
          <w:p w14:paraId="6FF0C0BE" w14:textId="7CD912FA" w:rsidR="006D429C" w:rsidRPr="000A30D3" w:rsidRDefault="00187EC0" w:rsidP="000E57AB">
            <w:pPr>
              <w:spacing w:before="0" w:after="0"/>
              <w:rPr>
                <w:rFonts w:cs="Calibri"/>
                <w:color w:val="000000"/>
                <w:sz w:val="22"/>
                <w:szCs w:val="22"/>
              </w:rPr>
            </w:pPr>
            <w:r>
              <w:rPr>
                <w:rFonts w:cs="Calibri"/>
                <w:color w:val="000000"/>
                <w:sz w:val="22"/>
                <w:szCs w:val="22"/>
              </w:rPr>
              <w:t>PGST</w:t>
            </w:r>
          </w:p>
        </w:tc>
        <w:tc>
          <w:tcPr>
            <w:tcW w:w="1980" w:type="dxa"/>
            <w:tcBorders>
              <w:top w:val="nil"/>
              <w:left w:val="single" w:sz="4" w:space="0" w:color="auto"/>
              <w:bottom w:val="single" w:sz="4" w:space="0" w:color="auto"/>
              <w:right w:val="single" w:sz="4" w:space="0" w:color="auto"/>
            </w:tcBorders>
            <w:noWrap/>
            <w:vAlign w:val="bottom"/>
          </w:tcPr>
          <w:p w14:paraId="76334380" w14:textId="704B4A4D" w:rsidR="006D429C" w:rsidRPr="000A30D3" w:rsidRDefault="00315F02" w:rsidP="006D429C">
            <w:pPr>
              <w:spacing w:before="0" w:after="0"/>
              <w:jc w:val="right"/>
              <w:rPr>
                <w:rFonts w:cs="Calibri"/>
                <w:color w:val="000000"/>
                <w:sz w:val="22"/>
                <w:szCs w:val="22"/>
              </w:rPr>
            </w:pPr>
            <w:r w:rsidRPr="00315F02">
              <w:rPr>
                <w:rFonts w:cs="Calibri"/>
                <w:color w:val="000000"/>
                <w:sz w:val="22"/>
                <w:szCs w:val="22"/>
              </w:rPr>
              <w:t>48.145611</w:t>
            </w:r>
          </w:p>
        </w:tc>
        <w:tc>
          <w:tcPr>
            <w:tcW w:w="1890" w:type="dxa"/>
            <w:tcBorders>
              <w:top w:val="nil"/>
              <w:left w:val="nil"/>
              <w:bottom w:val="single" w:sz="4" w:space="0" w:color="auto"/>
              <w:right w:val="single" w:sz="4" w:space="0" w:color="auto"/>
            </w:tcBorders>
            <w:noWrap/>
            <w:vAlign w:val="bottom"/>
          </w:tcPr>
          <w:p w14:paraId="27B18242" w14:textId="2829A76B" w:rsidR="006D429C" w:rsidRPr="000A30D3" w:rsidRDefault="00315F02" w:rsidP="006D429C">
            <w:pPr>
              <w:spacing w:before="0" w:after="0"/>
              <w:jc w:val="right"/>
              <w:rPr>
                <w:rFonts w:cs="Calibri"/>
                <w:color w:val="000000"/>
                <w:sz w:val="22"/>
                <w:szCs w:val="22"/>
              </w:rPr>
            </w:pPr>
            <w:r>
              <w:rPr>
                <w:rFonts w:cs="Calibri"/>
                <w:color w:val="000000"/>
                <w:sz w:val="22"/>
                <w:szCs w:val="22"/>
              </w:rPr>
              <w:t>-</w:t>
            </w:r>
            <w:r w:rsidRPr="00315F02">
              <w:rPr>
                <w:rFonts w:cs="Calibri"/>
                <w:color w:val="000000"/>
                <w:sz w:val="22"/>
                <w:szCs w:val="22"/>
              </w:rPr>
              <w:t>122.779375</w:t>
            </w:r>
          </w:p>
        </w:tc>
      </w:tr>
      <w:tr w:rsidR="006D429C" w:rsidRPr="000A30D3" w:rsidDel="003D10D9" w14:paraId="59FB12A0" w14:textId="1AA92ABA" w:rsidTr="000E57AB">
        <w:trPr>
          <w:trHeight w:val="288"/>
          <w:del w:id="230" w:author="Khadijah Homolka" w:date="2026-06-29T19:55:00Z" w16du:dateUtc="2026-06-30T02:55:00Z"/>
        </w:trPr>
        <w:tc>
          <w:tcPr>
            <w:tcW w:w="965" w:type="dxa"/>
            <w:tcBorders>
              <w:top w:val="nil"/>
              <w:left w:val="single" w:sz="4" w:space="0" w:color="auto"/>
              <w:bottom w:val="single" w:sz="4" w:space="0" w:color="auto"/>
              <w:right w:val="single" w:sz="4" w:space="0" w:color="auto"/>
            </w:tcBorders>
            <w:noWrap/>
            <w:vAlign w:val="bottom"/>
            <w:hideMark/>
          </w:tcPr>
          <w:p w14:paraId="0494441B" w14:textId="1AAF4B94" w:rsidR="006D429C" w:rsidRPr="000A30D3" w:rsidDel="003D10D9" w:rsidRDefault="006D429C" w:rsidP="006D429C">
            <w:pPr>
              <w:spacing w:before="0" w:after="0"/>
              <w:jc w:val="right"/>
              <w:rPr>
                <w:del w:id="231" w:author="Khadijah Homolka" w:date="2026-06-29T19:55:00Z" w16du:dateUtc="2026-06-30T02:55:00Z"/>
                <w:rFonts w:cs="Calibri"/>
                <w:color w:val="000000"/>
                <w:sz w:val="22"/>
                <w:szCs w:val="22"/>
              </w:rPr>
            </w:pPr>
            <w:del w:id="232" w:author="Khadijah Homolka" w:date="2026-06-29T19:55:00Z" w16du:dateUtc="2026-06-30T02:55:00Z">
              <w:r w:rsidRPr="000A30D3" w:rsidDel="003D10D9">
                <w:rPr>
                  <w:rFonts w:cs="Calibri"/>
                  <w:color w:val="000000"/>
                  <w:sz w:val="22"/>
                  <w:szCs w:val="22"/>
                </w:rPr>
                <w:delText>7</w:delText>
              </w:r>
            </w:del>
          </w:p>
        </w:tc>
        <w:tc>
          <w:tcPr>
            <w:tcW w:w="2180" w:type="dxa"/>
            <w:tcBorders>
              <w:top w:val="nil"/>
              <w:left w:val="nil"/>
              <w:bottom w:val="single" w:sz="4" w:space="0" w:color="auto"/>
              <w:right w:val="single" w:sz="4" w:space="0" w:color="auto"/>
            </w:tcBorders>
            <w:noWrap/>
            <w:vAlign w:val="bottom"/>
            <w:hideMark/>
          </w:tcPr>
          <w:p w14:paraId="470578AE" w14:textId="76FD9E22" w:rsidR="006D429C" w:rsidRPr="000A30D3" w:rsidDel="003D10D9" w:rsidRDefault="006D429C" w:rsidP="006D429C">
            <w:pPr>
              <w:spacing w:before="0" w:after="0"/>
              <w:rPr>
                <w:del w:id="233" w:author="Khadijah Homolka" w:date="2026-06-29T19:55:00Z" w16du:dateUtc="2026-06-30T02:55:00Z"/>
                <w:rFonts w:cs="Calibri"/>
                <w:color w:val="000000"/>
                <w:sz w:val="22"/>
                <w:szCs w:val="22"/>
              </w:rPr>
            </w:pPr>
            <w:del w:id="234" w:author="Khadijah Homolka" w:date="2026-06-29T19:55:00Z" w16du:dateUtc="2026-06-30T02:55:00Z">
              <w:r w:rsidDel="003D10D9">
                <w:rPr>
                  <w:rFonts w:cs="Calibri"/>
                  <w:color w:val="000000"/>
                  <w:sz w:val="22"/>
                  <w:szCs w:val="22"/>
                </w:rPr>
                <w:delText>Partridge Bank</w:delText>
              </w:r>
            </w:del>
          </w:p>
        </w:tc>
        <w:tc>
          <w:tcPr>
            <w:tcW w:w="1440" w:type="dxa"/>
            <w:tcBorders>
              <w:top w:val="single" w:sz="4" w:space="0" w:color="auto"/>
              <w:bottom w:val="single" w:sz="4" w:space="0" w:color="auto"/>
              <w:right w:val="single" w:sz="4" w:space="0" w:color="auto"/>
            </w:tcBorders>
            <w:vAlign w:val="bottom"/>
          </w:tcPr>
          <w:p w14:paraId="00CF6FD2" w14:textId="2ABE99C5" w:rsidR="006D429C" w:rsidRPr="000A30D3" w:rsidDel="003D10D9" w:rsidRDefault="00187EC0" w:rsidP="000E57AB">
            <w:pPr>
              <w:spacing w:before="0" w:after="0"/>
              <w:rPr>
                <w:del w:id="235" w:author="Khadijah Homolka" w:date="2026-06-29T19:55:00Z" w16du:dateUtc="2026-06-30T02:55:00Z"/>
                <w:rFonts w:cs="Calibri"/>
                <w:color w:val="000000"/>
                <w:sz w:val="22"/>
                <w:szCs w:val="22"/>
              </w:rPr>
            </w:pPr>
            <w:del w:id="236" w:author="Khadijah Homolka" w:date="2026-06-29T19:55:00Z" w16du:dateUtc="2026-06-30T02:55:00Z">
              <w:r w:rsidDel="003D10D9">
                <w:rPr>
                  <w:rFonts w:cs="Calibri"/>
                  <w:color w:val="000000"/>
                  <w:sz w:val="22"/>
                  <w:szCs w:val="22"/>
                </w:rPr>
                <w:delText>PGST</w:delText>
              </w:r>
            </w:del>
          </w:p>
        </w:tc>
        <w:tc>
          <w:tcPr>
            <w:tcW w:w="1980" w:type="dxa"/>
            <w:tcBorders>
              <w:top w:val="nil"/>
              <w:left w:val="single" w:sz="4" w:space="0" w:color="auto"/>
              <w:bottom w:val="single" w:sz="4" w:space="0" w:color="auto"/>
              <w:right w:val="single" w:sz="4" w:space="0" w:color="auto"/>
            </w:tcBorders>
            <w:noWrap/>
            <w:vAlign w:val="bottom"/>
          </w:tcPr>
          <w:p w14:paraId="37F37FE1" w14:textId="31474AAE" w:rsidR="006D429C" w:rsidRPr="000A30D3" w:rsidDel="003D10D9" w:rsidRDefault="00525102" w:rsidP="006D429C">
            <w:pPr>
              <w:spacing w:before="0" w:after="0"/>
              <w:jc w:val="right"/>
              <w:rPr>
                <w:del w:id="237" w:author="Khadijah Homolka" w:date="2026-06-29T19:55:00Z" w16du:dateUtc="2026-06-30T02:55:00Z"/>
                <w:rFonts w:cs="Calibri"/>
                <w:color w:val="000000"/>
                <w:sz w:val="22"/>
                <w:szCs w:val="22"/>
              </w:rPr>
            </w:pPr>
            <w:del w:id="238" w:author="Khadijah Homolka" w:date="2026-06-29T19:55:00Z" w16du:dateUtc="2026-06-30T02:55:00Z">
              <w:r w:rsidRPr="00525102" w:rsidDel="003D10D9">
                <w:rPr>
                  <w:rFonts w:cs="Calibri"/>
                  <w:color w:val="000000"/>
                  <w:sz w:val="22"/>
                  <w:szCs w:val="22"/>
                </w:rPr>
                <w:delText>48.280573</w:delText>
              </w:r>
            </w:del>
          </w:p>
        </w:tc>
        <w:tc>
          <w:tcPr>
            <w:tcW w:w="1890" w:type="dxa"/>
            <w:tcBorders>
              <w:top w:val="nil"/>
              <w:left w:val="nil"/>
              <w:bottom w:val="single" w:sz="4" w:space="0" w:color="auto"/>
              <w:right w:val="single" w:sz="4" w:space="0" w:color="auto"/>
            </w:tcBorders>
            <w:noWrap/>
            <w:vAlign w:val="bottom"/>
          </w:tcPr>
          <w:p w14:paraId="137DBE52" w14:textId="6BE3BBD1" w:rsidR="006D429C" w:rsidRPr="000A30D3" w:rsidDel="003D10D9" w:rsidRDefault="00525102" w:rsidP="006D429C">
            <w:pPr>
              <w:spacing w:before="0" w:after="0"/>
              <w:jc w:val="right"/>
              <w:rPr>
                <w:del w:id="239" w:author="Khadijah Homolka" w:date="2026-06-29T19:55:00Z" w16du:dateUtc="2026-06-30T02:55:00Z"/>
                <w:rFonts w:cs="Calibri"/>
                <w:color w:val="000000"/>
                <w:sz w:val="22"/>
                <w:szCs w:val="22"/>
              </w:rPr>
            </w:pPr>
            <w:del w:id="240" w:author="Khadijah Homolka" w:date="2026-06-29T19:55:00Z" w16du:dateUtc="2026-06-30T02:55:00Z">
              <w:r w:rsidDel="003D10D9">
                <w:rPr>
                  <w:rFonts w:cs="Calibri"/>
                  <w:color w:val="000000"/>
                  <w:sz w:val="22"/>
                  <w:szCs w:val="22"/>
                </w:rPr>
                <w:delText>-</w:delText>
              </w:r>
              <w:r w:rsidRPr="00525102" w:rsidDel="003D10D9">
                <w:rPr>
                  <w:rFonts w:cs="Calibri"/>
                  <w:color w:val="000000"/>
                  <w:sz w:val="22"/>
                  <w:szCs w:val="22"/>
                </w:rPr>
                <w:delText>122.975122</w:delText>
              </w:r>
            </w:del>
          </w:p>
        </w:tc>
      </w:tr>
      <w:tr w:rsidR="00187EC0" w:rsidRPr="000A30D3" w14:paraId="773F7EC6" w14:textId="77777777" w:rsidTr="000E57AB">
        <w:trPr>
          <w:trHeight w:val="288"/>
        </w:trPr>
        <w:tc>
          <w:tcPr>
            <w:tcW w:w="965" w:type="dxa"/>
            <w:tcBorders>
              <w:top w:val="nil"/>
              <w:left w:val="single" w:sz="4" w:space="0" w:color="auto"/>
              <w:bottom w:val="single" w:sz="4" w:space="0" w:color="auto"/>
              <w:right w:val="single" w:sz="4" w:space="0" w:color="auto"/>
            </w:tcBorders>
            <w:noWrap/>
            <w:vAlign w:val="bottom"/>
            <w:hideMark/>
          </w:tcPr>
          <w:p w14:paraId="10065EDE" w14:textId="160607BC" w:rsidR="00187EC0" w:rsidRPr="000A30D3" w:rsidRDefault="00187EC0" w:rsidP="00187EC0">
            <w:pPr>
              <w:spacing w:before="0" w:after="0"/>
              <w:jc w:val="right"/>
              <w:rPr>
                <w:rFonts w:cs="Calibri"/>
                <w:color w:val="000000"/>
                <w:sz w:val="22"/>
                <w:szCs w:val="22"/>
              </w:rPr>
            </w:pPr>
            <w:del w:id="241" w:author="Khadijah Homolka" w:date="2026-06-29T19:55:00Z" w16du:dateUtc="2026-06-30T02:55:00Z">
              <w:r w:rsidRPr="000A30D3" w:rsidDel="003D10D9">
                <w:rPr>
                  <w:rFonts w:cs="Calibri"/>
                  <w:color w:val="000000"/>
                  <w:sz w:val="22"/>
                  <w:szCs w:val="22"/>
                </w:rPr>
                <w:delText>8</w:delText>
              </w:r>
            </w:del>
            <w:ins w:id="242" w:author="Khadijah Homolka" w:date="2026-06-29T19:55:00Z" w16du:dateUtc="2026-06-30T02:55:00Z">
              <w:r w:rsidR="003D10D9">
                <w:rPr>
                  <w:rFonts w:cs="Calibri"/>
                  <w:color w:val="000000"/>
                  <w:sz w:val="22"/>
                  <w:szCs w:val="22"/>
                </w:rPr>
                <w:t>6</w:t>
              </w:r>
            </w:ins>
          </w:p>
        </w:tc>
        <w:tc>
          <w:tcPr>
            <w:tcW w:w="2180" w:type="dxa"/>
            <w:tcBorders>
              <w:top w:val="nil"/>
              <w:left w:val="nil"/>
              <w:bottom w:val="single" w:sz="4" w:space="0" w:color="auto"/>
              <w:right w:val="single" w:sz="4" w:space="0" w:color="auto"/>
            </w:tcBorders>
            <w:noWrap/>
            <w:vAlign w:val="bottom"/>
          </w:tcPr>
          <w:p w14:paraId="5F721CD9" w14:textId="1D0C19C3" w:rsidR="00187EC0" w:rsidRPr="000A30D3" w:rsidRDefault="00187EC0" w:rsidP="00187EC0">
            <w:pPr>
              <w:spacing w:before="0" w:after="0"/>
              <w:rPr>
                <w:rFonts w:cs="Calibri"/>
                <w:color w:val="000000"/>
                <w:sz w:val="22"/>
                <w:szCs w:val="22"/>
              </w:rPr>
            </w:pPr>
            <w:r>
              <w:rPr>
                <w:rFonts w:cs="Calibri"/>
                <w:color w:val="000000"/>
                <w:sz w:val="22"/>
                <w:szCs w:val="22"/>
              </w:rPr>
              <w:t>Jefferson Head</w:t>
            </w:r>
          </w:p>
        </w:tc>
        <w:tc>
          <w:tcPr>
            <w:tcW w:w="1440" w:type="dxa"/>
            <w:tcBorders>
              <w:top w:val="single" w:sz="4" w:space="0" w:color="auto"/>
              <w:bottom w:val="single" w:sz="4" w:space="0" w:color="auto"/>
              <w:right w:val="single" w:sz="4" w:space="0" w:color="auto"/>
            </w:tcBorders>
            <w:vAlign w:val="bottom"/>
          </w:tcPr>
          <w:p w14:paraId="22B39F00" w14:textId="1E2A095C" w:rsidR="00187EC0" w:rsidRPr="000A30D3" w:rsidRDefault="00187EC0" w:rsidP="000E57AB">
            <w:pPr>
              <w:spacing w:before="0" w:after="0"/>
              <w:rPr>
                <w:rFonts w:cs="Calibri"/>
                <w:color w:val="000000"/>
                <w:sz w:val="22"/>
                <w:szCs w:val="22"/>
              </w:rPr>
            </w:pPr>
            <w:r>
              <w:rPr>
                <w:rFonts w:cs="Calibri"/>
                <w:color w:val="000000"/>
                <w:sz w:val="22"/>
                <w:szCs w:val="22"/>
              </w:rPr>
              <w:t>PSRF</w:t>
            </w:r>
          </w:p>
        </w:tc>
        <w:tc>
          <w:tcPr>
            <w:tcW w:w="1980" w:type="dxa"/>
            <w:tcBorders>
              <w:top w:val="nil"/>
              <w:left w:val="single" w:sz="4" w:space="0" w:color="auto"/>
              <w:bottom w:val="single" w:sz="4" w:space="0" w:color="auto"/>
              <w:right w:val="single" w:sz="4" w:space="0" w:color="auto"/>
            </w:tcBorders>
            <w:noWrap/>
            <w:vAlign w:val="bottom"/>
          </w:tcPr>
          <w:p w14:paraId="37C9A57F" w14:textId="5B4C09DC" w:rsidR="00187EC0" w:rsidRPr="000A30D3" w:rsidRDefault="00315F02" w:rsidP="00187EC0">
            <w:pPr>
              <w:spacing w:before="0" w:after="0"/>
              <w:jc w:val="right"/>
              <w:rPr>
                <w:rFonts w:cs="Calibri"/>
                <w:color w:val="000000"/>
                <w:sz w:val="22"/>
                <w:szCs w:val="22"/>
              </w:rPr>
            </w:pPr>
            <w:r w:rsidRPr="00315F02">
              <w:rPr>
                <w:rFonts w:cs="Calibri"/>
                <w:color w:val="000000"/>
                <w:sz w:val="22"/>
                <w:szCs w:val="22"/>
              </w:rPr>
              <w:t>47.741996</w:t>
            </w:r>
          </w:p>
        </w:tc>
        <w:tc>
          <w:tcPr>
            <w:tcW w:w="1890" w:type="dxa"/>
            <w:tcBorders>
              <w:top w:val="nil"/>
              <w:left w:val="nil"/>
              <w:bottom w:val="single" w:sz="4" w:space="0" w:color="auto"/>
              <w:right w:val="single" w:sz="4" w:space="0" w:color="auto"/>
            </w:tcBorders>
            <w:noWrap/>
            <w:vAlign w:val="bottom"/>
          </w:tcPr>
          <w:p w14:paraId="4DDECBDB" w14:textId="6B35DF98" w:rsidR="00187EC0" w:rsidRPr="000A30D3" w:rsidRDefault="00315F02" w:rsidP="00187EC0">
            <w:pPr>
              <w:spacing w:before="0" w:after="0"/>
              <w:jc w:val="right"/>
              <w:rPr>
                <w:rFonts w:cs="Calibri"/>
                <w:color w:val="000000"/>
                <w:sz w:val="22"/>
                <w:szCs w:val="22"/>
              </w:rPr>
            </w:pPr>
            <w:r>
              <w:rPr>
                <w:rFonts w:cs="Calibri"/>
                <w:color w:val="000000"/>
                <w:sz w:val="22"/>
                <w:szCs w:val="22"/>
              </w:rPr>
              <w:t>-</w:t>
            </w:r>
            <w:r w:rsidRPr="00315F02">
              <w:rPr>
                <w:rFonts w:cs="Calibri"/>
                <w:color w:val="000000"/>
                <w:sz w:val="22"/>
                <w:szCs w:val="22"/>
              </w:rPr>
              <w:t>122.486682</w:t>
            </w:r>
          </w:p>
        </w:tc>
      </w:tr>
      <w:tr w:rsidR="00187EC0" w:rsidRPr="000A30D3" w14:paraId="7FC81463" w14:textId="77777777" w:rsidTr="000E57AB">
        <w:trPr>
          <w:trHeight w:val="288"/>
        </w:trPr>
        <w:tc>
          <w:tcPr>
            <w:tcW w:w="965" w:type="dxa"/>
            <w:tcBorders>
              <w:top w:val="nil"/>
              <w:left w:val="single" w:sz="4" w:space="0" w:color="auto"/>
              <w:bottom w:val="single" w:sz="4" w:space="0" w:color="auto"/>
              <w:right w:val="single" w:sz="4" w:space="0" w:color="auto"/>
            </w:tcBorders>
            <w:noWrap/>
            <w:vAlign w:val="bottom"/>
            <w:hideMark/>
          </w:tcPr>
          <w:p w14:paraId="59EF798C" w14:textId="43A758EF" w:rsidR="00187EC0" w:rsidRPr="000A30D3" w:rsidRDefault="00187EC0" w:rsidP="00187EC0">
            <w:pPr>
              <w:spacing w:before="0" w:after="0"/>
              <w:jc w:val="right"/>
              <w:rPr>
                <w:rFonts w:cs="Calibri"/>
                <w:color w:val="000000"/>
                <w:sz w:val="22"/>
                <w:szCs w:val="22"/>
              </w:rPr>
            </w:pPr>
            <w:del w:id="243" w:author="Khadijah Homolka" w:date="2026-06-29T19:55:00Z" w16du:dateUtc="2026-06-30T02:55:00Z">
              <w:r w:rsidRPr="000A30D3" w:rsidDel="003D10D9">
                <w:rPr>
                  <w:rFonts w:cs="Calibri"/>
                  <w:color w:val="000000"/>
                  <w:sz w:val="22"/>
                  <w:szCs w:val="22"/>
                </w:rPr>
                <w:delText>9</w:delText>
              </w:r>
            </w:del>
            <w:ins w:id="244" w:author="Khadijah Homolka" w:date="2026-06-29T19:55:00Z" w16du:dateUtc="2026-06-30T02:55:00Z">
              <w:r w:rsidR="003D10D9">
                <w:rPr>
                  <w:rFonts w:cs="Calibri"/>
                  <w:color w:val="000000"/>
                  <w:sz w:val="22"/>
                  <w:szCs w:val="22"/>
                </w:rPr>
                <w:t>7</w:t>
              </w:r>
            </w:ins>
          </w:p>
        </w:tc>
        <w:tc>
          <w:tcPr>
            <w:tcW w:w="2180" w:type="dxa"/>
            <w:tcBorders>
              <w:top w:val="nil"/>
              <w:left w:val="nil"/>
              <w:bottom w:val="single" w:sz="4" w:space="0" w:color="auto"/>
              <w:right w:val="single" w:sz="4" w:space="0" w:color="auto"/>
            </w:tcBorders>
            <w:noWrap/>
            <w:vAlign w:val="bottom"/>
          </w:tcPr>
          <w:p w14:paraId="5316E75F" w14:textId="17C8E129" w:rsidR="00187EC0" w:rsidRPr="000A30D3" w:rsidRDefault="00187EC0" w:rsidP="00187EC0">
            <w:pPr>
              <w:spacing w:before="0" w:after="0"/>
              <w:rPr>
                <w:rFonts w:cs="Calibri"/>
                <w:color w:val="000000"/>
                <w:sz w:val="22"/>
                <w:szCs w:val="22"/>
              </w:rPr>
            </w:pPr>
            <w:r>
              <w:rPr>
                <w:rFonts w:cs="Calibri"/>
                <w:color w:val="000000"/>
                <w:sz w:val="22"/>
                <w:szCs w:val="22"/>
              </w:rPr>
              <w:t>Edmonds</w:t>
            </w:r>
          </w:p>
        </w:tc>
        <w:tc>
          <w:tcPr>
            <w:tcW w:w="1440" w:type="dxa"/>
            <w:tcBorders>
              <w:top w:val="single" w:sz="4" w:space="0" w:color="auto"/>
              <w:bottom w:val="single" w:sz="4" w:space="0" w:color="auto"/>
              <w:right w:val="single" w:sz="4" w:space="0" w:color="auto"/>
            </w:tcBorders>
            <w:vAlign w:val="bottom"/>
          </w:tcPr>
          <w:p w14:paraId="52E4AC70" w14:textId="5F479A75" w:rsidR="00187EC0" w:rsidRPr="000A30D3" w:rsidRDefault="00187EC0" w:rsidP="000E57AB">
            <w:pPr>
              <w:spacing w:before="0" w:after="0"/>
              <w:rPr>
                <w:rFonts w:cs="Calibri"/>
                <w:color w:val="000000"/>
                <w:sz w:val="22"/>
                <w:szCs w:val="22"/>
              </w:rPr>
            </w:pPr>
            <w:r>
              <w:rPr>
                <w:rFonts w:cs="Calibri"/>
                <w:color w:val="000000"/>
                <w:sz w:val="22"/>
                <w:szCs w:val="22"/>
              </w:rPr>
              <w:t>PSRF</w:t>
            </w:r>
          </w:p>
        </w:tc>
        <w:tc>
          <w:tcPr>
            <w:tcW w:w="1980" w:type="dxa"/>
            <w:tcBorders>
              <w:top w:val="nil"/>
              <w:left w:val="single" w:sz="4" w:space="0" w:color="auto"/>
              <w:bottom w:val="single" w:sz="4" w:space="0" w:color="auto"/>
              <w:right w:val="single" w:sz="4" w:space="0" w:color="auto"/>
            </w:tcBorders>
            <w:noWrap/>
            <w:vAlign w:val="bottom"/>
          </w:tcPr>
          <w:p w14:paraId="30B6F67D" w14:textId="1ED7765C" w:rsidR="00187EC0" w:rsidRPr="000A30D3" w:rsidRDefault="00315F02" w:rsidP="00187EC0">
            <w:pPr>
              <w:spacing w:before="0" w:after="0"/>
              <w:jc w:val="right"/>
              <w:rPr>
                <w:rFonts w:cs="Calibri"/>
                <w:color w:val="000000"/>
                <w:sz w:val="22"/>
                <w:szCs w:val="22"/>
              </w:rPr>
            </w:pPr>
            <w:r w:rsidRPr="00315F02">
              <w:rPr>
                <w:rFonts w:cs="Calibri"/>
                <w:color w:val="000000"/>
                <w:sz w:val="22"/>
                <w:szCs w:val="22"/>
              </w:rPr>
              <w:t>47.820441</w:t>
            </w:r>
          </w:p>
        </w:tc>
        <w:tc>
          <w:tcPr>
            <w:tcW w:w="1890" w:type="dxa"/>
            <w:tcBorders>
              <w:top w:val="nil"/>
              <w:left w:val="nil"/>
              <w:bottom w:val="single" w:sz="4" w:space="0" w:color="auto"/>
              <w:right w:val="single" w:sz="4" w:space="0" w:color="auto"/>
            </w:tcBorders>
            <w:noWrap/>
            <w:vAlign w:val="bottom"/>
          </w:tcPr>
          <w:p w14:paraId="761ADE1E" w14:textId="0CCFB0CD" w:rsidR="00187EC0" w:rsidRPr="000A30D3" w:rsidRDefault="00315F02" w:rsidP="00187EC0">
            <w:pPr>
              <w:spacing w:before="0" w:after="0"/>
              <w:jc w:val="right"/>
              <w:rPr>
                <w:rFonts w:cs="Calibri"/>
                <w:color w:val="000000"/>
                <w:sz w:val="22"/>
                <w:szCs w:val="22"/>
              </w:rPr>
            </w:pPr>
            <w:r>
              <w:rPr>
                <w:rFonts w:cs="Calibri"/>
                <w:color w:val="000000"/>
                <w:sz w:val="22"/>
                <w:szCs w:val="22"/>
              </w:rPr>
              <w:t>-</w:t>
            </w:r>
            <w:r w:rsidRPr="00315F02">
              <w:rPr>
                <w:rFonts w:cs="Calibri"/>
                <w:color w:val="000000"/>
                <w:sz w:val="22"/>
                <w:szCs w:val="22"/>
              </w:rPr>
              <w:t>122.378169</w:t>
            </w:r>
          </w:p>
        </w:tc>
      </w:tr>
      <w:tr w:rsidR="00187EC0" w:rsidRPr="000A30D3" w14:paraId="68C96E24" w14:textId="77777777" w:rsidTr="000E57AB">
        <w:trPr>
          <w:trHeight w:val="288"/>
        </w:trPr>
        <w:tc>
          <w:tcPr>
            <w:tcW w:w="965" w:type="dxa"/>
            <w:tcBorders>
              <w:top w:val="nil"/>
              <w:left w:val="single" w:sz="4" w:space="0" w:color="auto"/>
              <w:bottom w:val="single" w:sz="4" w:space="0" w:color="auto"/>
              <w:right w:val="single" w:sz="4" w:space="0" w:color="auto"/>
            </w:tcBorders>
            <w:noWrap/>
            <w:vAlign w:val="bottom"/>
            <w:hideMark/>
          </w:tcPr>
          <w:p w14:paraId="39C324F5" w14:textId="17E5DBBF" w:rsidR="00187EC0" w:rsidRPr="000A30D3" w:rsidRDefault="00187EC0" w:rsidP="00187EC0">
            <w:pPr>
              <w:spacing w:before="0" w:after="0"/>
              <w:jc w:val="right"/>
              <w:rPr>
                <w:rFonts w:cs="Calibri"/>
                <w:color w:val="000000"/>
                <w:sz w:val="22"/>
                <w:szCs w:val="22"/>
              </w:rPr>
            </w:pPr>
            <w:del w:id="245" w:author="Khadijah Homolka" w:date="2026-06-29T19:55:00Z" w16du:dateUtc="2026-06-30T02:55:00Z">
              <w:r w:rsidRPr="000A30D3" w:rsidDel="003D10D9">
                <w:rPr>
                  <w:rFonts w:cs="Calibri"/>
                  <w:color w:val="000000"/>
                  <w:sz w:val="22"/>
                  <w:szCs w:val="22"/>
                </w:rPr>
                <w:delText>10</w:delText>
              </w:r>
            </w:del>
            <w:ins w:id="246" w:author="Khadijah Homolka" w:date="2026-06-29T19:55:00Z" w16du:dateUtc="2026-06-30T02:55:00Z">
              <w:r w:rsidR="003D10D9">
                <w:rPr>
                  <w:rFonts w:cs="Calibri"/>
                  <w:color w:val="000000"/>
                  <w:sz w:val="22"/>
                  <w:szCs w:val="22"/>
                </w:rPr>
                <w:t>8</w:t>
              </w:r>
            </w:ins>
          </w:p>
        </w:tc>
        <w:tc>
          <w:tcPr>
            <w:tcW w:w="2180" w:type="dxa"/>
            <w:tcBorders>
              <w:top w:val="nil"/>
              <w:left w:val="nil"/>
              <w:bottom w:val="single" w:sz="4" w:space="0" w:color="auto"/>
              <w:right w:val="single" w:sz="4" w:space="0" w:color="auto"/>
            </w:tcBorders>
            <w:noWrap/>
            <w:vAlign w:val="bottom"/>
          </w:tcPr>
          <w:p w14:paraId="0E6DA2C0" w14:textId="01FC505E" w:rsidR="00187EC0" w:rsidRPr="000A30D3" w:rsidRDefault="00187EC0" w:rsidP="00187EC0">
            <w:pPr>
              <w:spacing w:before="0" w:after="0"/>
              <w:rPr>
                <w:rFonts w:cs="Calibri"/>
                <w:color w:val="000000"/>
                <w:sz w:val="22"/>
                <w:szCs w:val="22"/>
              </w:rPr>
            </w:pPr>
            <w:r>
              <w:rPr>
                <w:rFonts w:cs="Calibri"/>
                <w:color w:val="000000"/>
                <w:sz w:val="22"/>
                <w:szCs w:val="22"/>
              </w:rPr>
              <w:t>Magnolia</w:t>
            </w:r>
          </w:p>
        </w:tc>
        <w:tc>
          <w:tcPr>
            <w:tcW w:w="1440" w:type="dxa"/>
            <w:tcBorders>
              <w:top w:val="single" w:sz="4" w:space="0" w:color="auto"/>
              <w:bottom w:val="single" w:sz="4" w:space="0" w:color="auto"/>
              <w:right w:val="single" w:sz="4" w:space="0" w:color="auto"/>
            </w:tcBorders>
            <w:vAlign w:val="bottom"/>
          </w:tcPr>
          <w:p w14:paraId="1797914C" w14:textId="0985668D" w:rsidR="00187EC0" w:rsidRPr="000A30D3" w:rsidRDefault="00187EC0" w:rsidP="000E57AB">
            <w:pPr>
              <w:spacing w:before="0" w:after="0"/>
              <w:rPr>
                <w:rFonts w:cs="Calibri"/>
                <w:color w:val="000000"/>
                <w:sz w:val="22"/>
                <w:szCs w:val="22"/>
              </w:rPr>
            </w:pPr>
            <w:r>
              <w:rPr>
                <w:rFonts w:cs="Calibri"/>
                <w:color w:val="000000"/>
                <w:sz w:val="22"/>
                <w:szCs w:val="22"/>
              </w:rPr>
              <w:t>UW</w:t>
            </w:r>
          </w:p>
        </w:tc>
        <w:tc>
          <w:tcPr>
            <w:tcW w:w="1980" w:type="dxa"/>
            <w:tcBorders>
              <w:top w:val="nil"/>
              <w:left w:val="single" w:sz="4" w:space="0" w:color="auto"/>
              <w:bottom w:val="single" w:sz="4" w:space="0" w:color="auto"/>
              <w:right w:val="single" w:sz="4" w:space="0" w:color="auto"/>
            </w:tcBorders>
            <w:noWrap/>
            <w:vAlign w:val="bottom"/>
          </w:tcPr>
          <w:p w14:paraId="1F0947C4" w14:textId="25DE887C" w:rsidR="00187EC0" w:rsidRPr="000A30D3" w:rsidRDefault="00AE09EE" w:rsidP="00187EC0">
            <w:pPr>
              <w:spacing w:before="0" w:after="0"/>
              <w:jc w:val="right"/>
              <w:rPr>
                <w:rFonts w:cs="Calibri"/>
                <w:color w:val="000000"/>
                <w:sz w:val="22"/>
                <w:szCs w:val="22"/>
              </w:rPr>
            </w:pPr>
            <w:r w:rsidRPr="00AE09EE">
              <w:rPr>
                <w:rFonts w:cs="Calibri"/>
                <w:color w:val="000000"/>
                <w:sz w:val="22"/>
                <w:szCs w:val="22"/>
              </w:rPr>
              <w:t>47.630491</w:t>
            </w:r>
          </w:p>
        </w:tc>
        <w:tc>
          <w:tcPr>
            <w:tcW w:w="1890" w:type="dxa"/>
            <w:tcBorders>
              <w:top w:val="nil"/>
              <w:left w:val="nil"/>
              <w:bottom w:val="single" w:sz="4" w:space="0" w:color="auto"/>
              <w:right w:val="single" w:sz="4" w:space="0" w:color="auto"/>
            </w:tcBorders>
            <w:noWrap/>
            <w:vAlign w:val="bottom"/>
          </w:tcPr>
          <w:p w14:paraId="4212DD87" w14:textId="39B2E76A" w:rsidR="00187EC0" w:rsidRPr="000A30D3" w:rsidRDefault="00AE09EE" w:rsidP="00187EC0">
            <w:pPr>
              <w:spacing w:before="0" w:after="0"/>
              <w:jc w:val="right"/>
              <w:rPr>
                <w:rFonts w:cs="Calibri"/>
                <w:color w:val="000000"/>
                <w:sz w:val="22"/>
                <w:szCs w:val="22"/>
              </w:rPr>
            </w:pPr>
            <w:r w:rsidRPr="00AE09EE">
              <w:rPr>
                <w:rFonts w:cs="Calibri"/>
                <w:color w:val="000000"/>
                <w:sz w:val="22"/>
                <w:szCs w:val="22"/>
              </w:rPr>
              <w:t>-122.398899</w:t>
            </w:r>
          </w:p>
        </w:tc>
      </w:tr>
      <w:tr w:rsidR="00187EC0" w:rsidRPr="000A30D3" w14:paraId="51048DEE" w14:textId="77777777" w:rsidTr="000E57AB">
        <w:trPr>
          <w:trHeight w:val="288"/>
        </w:trPr>
        <w:tc>
          <w:tcPr>
            <w:tcW w:w="965" w:type="dxa"/>
            <w:tcBorders>
              <w:top w:val="nil"/>
              <w:left w:val="single" w:sz="4" w:space="0" w:color="auto"/>
              <w:bottom w:val="single" w:sz="4" w:space="0" w:color="auto"/>
              <w:right w:val="single" w:sz="4" w:space="0" w:color="auto"/>
            </w:tcBorders>
            <w:noWrap/>
            <w:vAlign w:val="bottom"/>
            <w:hideMark/>
          </w:tcPr>
          <w:p w14:paraId="12933CB6" w14:textId="00D04C10" w:rsidR="00187EC0" w:rsidRPr="000A30D3" w:rsidRDefault="00187EC0" w:rsidP="00187EC0">
            <w:pPr>
              <w:spacing w:before="0" w:after="0"/>
              <w:jc w:val="right"/>
              <w:rPr>
                <w:rFonts w:cs="Calibri"/>
                <w:color w:val="000000"/>
                <w:sz w:val="22"/>
                <w:szCs w:val="22"/>
              </w:rPr>
            </w:pPr>
            <w:del w:id="247" w:author="Khadijah Homolka" w:date="2026-06-29T19:55:00Z" w16du:dateUtc="2026-06-30T02:55:00Z">
              <w:r w:rsidRPr="000A30D3" w:rsidDel="003D10D9">
                <w:rPr>
                  <w:rFonts w:cs="Calibri"/>
                  <w:color w:val="000000"/>
                  <w:sz w:val="22"/>
                  <w:szCs w:val="22"/>
                </w:rPr>
                <w:delText>11</w:delText>
              </w:r>
            </w:del>
            <w:ins w:id="248" w:author="Khadijah Homolka" w:date="2026-06-29T19:55:00Z" w16du:dateUtc="2026-06-30T02:55:00Z">
              <w:r w:rsidR="003D10D9">
                <w:rPr>
                  <w:rFonts w:cs="Calibri"/>
                  <w:color w:val="000000"/>
                  <w:sz w:val="22"/>
                  <w:szCs w:val="22"/>
                </w:rPr>
                <w:t>9</w:t>
              </w:r>
            </w:ins>
          </w:p>
        </w:tc>
        <w:tc>
          <w:tcPr>
            <w:tcW w:w="2180" w:type="dxa"/>
            <w:tcBorders>
              <w:top w:val="nil"/>
              <w:left w:val="nil"/>
              <w:bottom w:val="single" w:sz="4" w:space="0" w:color="auto"/>
              <w:right w:val="single" w:sz="4" w:space="0" w:color="auto"/>
            </w:tcBorders>
            <w:noWrap/>
            <w:vAlign w:val="bottom"/>
          </w:tcPr>
          <w:p w14:paraId="358CDF98" w14:textId="7564AF56" w:rsidR="00187EC0" w:rsidRPr="000A30D3" w:rsidRDefault="00187EC0" w:rsidP="00187EC0">
            <w:pPr>
              <w:spacing w:before="0" w:after="0"/>
              <w:rPr>
                <w:rFonts w:cs="Calibri"/>
                <w:color w:val="000000"/>
                <w:sz w:val="22"/>
                <w:szCs w:val="22"/>
              </w:rPr>
            </w:pPr>
            <w:r>
              <w:rPr>
                <w:rFonts w:cs="Calibri"/>
                <w:color w:val="000000"/>
                <w:sz w:val="22"/>
                <w:szCs w:val="22"/>
              </w:rPr>
              <w:t>Lincoln Park</w:t>
            </w:r>
          </w:p>
        </w:tc>
        <w:tc>
          <w:tcPr>
            <w:tcW w:w="1440" w:type="dxa"/>
            <w:tcBorders>
              <w:top w:val="single" w:sz="4" w:space="0" w:color="auto"/>
              <w:bottom w:val="single" w:sz="4" w:space="0" w:color="auto"/>
              <w:right w:val="single" w:sz="4" w:space="0" w:color="auto"/>
            </w:tcBorders>
            <w:vAlign w:val="bottom"/>
          </w:tcPr>
          <w:p w14:paraId="202BBE78" w14:textId="0A766FE7" w:rsidR="00187EC0" w:rsidRPr="000A30D3" w:rsidRDefault="00187EC0" w:rsidP="000E57AB">
            <w:pPr>
              <w:spacing w:before="0" w:after="0"/>
              <w:rPr>
                <w:rFonts w:cs="Calibri"/>
                <w:color w:val="000000"/>
                <w:sz w:val="22"/>
                <w:szCs w:val="22"/>
              </w:rPr>
            </w:pPr>
            <w:r>
              <w:rPr>
                <w:rFonts w:cs="Calibri"/>
                <w:color w:val="000000"/>
                <w:sz w:val="22"/>
                <w:szCs w:val="22"/>
              </w:rPr>
              <w:t>UW</w:t>
            </w:r>
          </w:p>
        </w:tc>
        <w:tc>
          <w:tcPr>
            <w:tcW w:w="1980" w:type="dxa"/>
            <w:tcBorders>
              <w:top w:val="nil"/>
              <w:left w:val="single" w:sz="4" w:space="0" w:color="auto"/>
              <w:bottom w:val="single" w:sz="4" w:space="0" w:color="auto"/>
              <w:right w:val="single" w:sz="4" w:space="0" w:color="auto"/>
            </w:tcBorders>
            <w:noWrap/>
            <w:vAlign w:val="bottom"/>
          </w:tcPr>
          <w:p w14:paraId="786A9D03" w14:textId="55251E86" w:rsidR="00187EC0" w:rsidRPr="000A30D3" w:rsidRDefault="00315F02" w:rsidP="00187EC0">
            <w:pPr>
              <w:spacing w:before="0" w:after="0"/>
              <w:jc w:val="right"/>
              <w:rPr>
                <w:rFonts w:cs="Calibri"/>
                <w:color w:val="000000"/>
                <w:sz w:val="22"/>
                <w:szCs w:val="22"/>
              </w:rPr>
            </w:pPr>
            <w:r w:rsidRPr="00315F02">
              <w:rPr>
                <w:rFonts w:cs="Calibri"/>
                <w:color w:val="000000"/>
                <w:sz w:val="22"/>
                <w:szCs w:val="22"/>
              </w:rPr>
              <w:t>47.535944</w:t>
            </w:r>
          </w:p>
        </w:tc>
        <w:tc>
          <w:tcPr>
            <w:tcW w:w="1890" w:type="dxa"/>
            <w:tcBorders>
              <w:top w:val="nil"/>
              <w:left w:val="nil"/>
              <w:bottom w:val="single" w:sz="4" w:space="0" w:color="auto"/>
              <w:right w:val="single" w:sz="4" w:space="0" w:color="auto"/>
            </w:tcBorders>
            <w:noWrap/>
            <w:vAlign w:val="bottom"/>
          </w:tcPr>
          <w:p w14:paraId="2D167147" w14:textId="16BE4F37" w:rsidR="00187EC0" w:rsidRPr="000A30D3" w:rsidRDefault="00315F02" w:rsidP="00187EC0">
            <w:pPr>
              <w:spacing w:before="0" w:after="0"/>
              <w:jc w:val="right"/>
              <w:rPr>
                <w:rFonts w:cs="Calibri"/>
                <w:color w:val="000000"/>
                <w:sz w:val="22"/>
                <w:szCs w:val="22"/>
              </w:rPr>
            </w:pPr>
            <w:r>
              <w:rPr>
                <w:rFonts w:cs="Calibri"/>
                <w:color w:val="000000"/>
                <w:sz w:val="22"/>
                <w:szCs w:val="22"/>
              </w:rPr>
              <w:t>-</w:t>
            </w:r>
            <w:r w:rsidRPr="00315F02">
              <w:rPr>
                <w:rFonts w:cs="Calibri"/>
                <w:color w:val="000000"/>
                <w:sz w:val="22"/>
                <w:szCs w:val="22"/>
              </w:rPr>
              <w:t>122.397493</w:t>
            </w:r>
          </w:p>
        </w:tc>
      </w:tr>
      <w:tr w:rsidR="00187EC0" w:rsidRPr="000A30D3" w14:paraId="020EC4DE" w14:textId="77777777" w:rsidTr="000E57AB">
        <w:trPr>
          <w:trHeight w:val="288"/>
        </w:trPr>
        <w:tc>
          <w:tcPr>
            <w:tcW w:w="965" w:type="dxa"/>
            <w:tcBorders>
              <w:top w:val="nil"/>
              <w:left w:val="single" w:sz="4" w:space="0" w:color="auto"/>
              <w:bottom w:val="single" w:sz="4" w:space="0" w:color="auto"/>
              <w:right w:val="single" w:sz="4" w:space="0" w:color="auto"/>
            </w:tcBorders>
            <w:noWrap/>
            <w:vAlign w:val="bottom"/>
            <w:hideMark/>
          </w:tcPr>
          <w:p w14:paraId="36C5B4D5" w14:textId="4E8182EE" w:rsidR="00187EC0" w:rsidRPr="000A30D3" w:rsidRDefault="00187EC0" w:rsidP="00187EC0">
            <w:pPr>
              <w:spacing w:before="0" w:after="0"/>
              <w:jc w:val="right"/>
              <w:rPr>
                <w:rFonts w:cs="Calibri"/>
                <w:color w:val="000000"/>
                <w:sz w:val="22"/>
                <w:szCs w:val="22"/>
              </w:rPr>
            </w:pPr>
            <w:del w:id="249" w:author="Khadijah Homolka" w:date="2026-06-29T19:56:00Z" w16du:dateUtc="2026-06-30T02:56:00Z">
              <w:r w:rsidRPr="000A30D3" w:rsidDel="003D10D9">
                <w:rPr>
                  <w:rFonts w:cs="Calibri"/>
                  <w:color w:val="000000"/>
                  <w:sz w:val="22"/>
                  <w:szCs w:val="22"/>
                </w:rPr>
                <w:delText>12</w:delText>
              </w:r>
            </w:del>
            <w:ins w:id="250" w:author="Khadijah Homolka" w:date="2026-06-29T19:56:00Z" w16du:dateUtc="2026-06-30T02:56:00Z">
              <w:r w:rsidR="003D10D9">
                <w:rPr>
                  <w:rFonts w:cs="Calibri"/>
                  <w:color w:val="000000"/>
                  <w:sz w:val="22"/>
                  <w:szCs w:val="22"/>
                </w:rPr>
                <w:t>10</w:t>
              </w:r>
            </w:ins>
          </w:p>
        </w:tc>
        <w:tc>
          <w:tcPr>
            <w:tcW w:w="2180" w:type="dxa"/>
            <w:tcBorders>
              <w:top w:val="nil"/>
              <w:left w:val="nil"/>
              <w:bottom w:val="single" w:sz="4" w:space="0" w:color="auto"/>
              <w:right w:val="single" w:sz="4" w:space="0" w:color="auto"/>
            </w:tcBorders>
            <w:noWrap/>
            <w:vAlign w:val="bottom"/>
          </w:tcPr>
          <w:p w14:paraId="59B73342" w14:textId="5D9A7361" w:rsidR="00187EC0" w:rsidRPr="000A30D3" w:rsidRDefault="00187EC0" w:rsidP="00187EC0">
            <w:pPr>
              <w:spacing w:before="0" w:after="0"/>
              <w:rPr>
                <w:rFonts w:cs="Calibri"/>
                <w:color w:val="000000"/>
                <w:sz w:val="22"/>
                <w:szCs w:val="22"/>
              </w:rPr>
            </w:pPr>
            <w:r>
              <w:rPr>
                <w:rFonts w:cs="Calibri"/>
                <w:color w:val="000000"/>
                <w:sz w:val="22"/>
                <w:szCs w:val="22"/>
              </w:rPr>
              <w:t>Northend Vashon</w:t>
            </w:r>
          </w:p>
        </w:tc>
        <w:tc>
          <w:tcPr>
            <w:tcW w:w="1440" w:type="dxa"/>
            <w:tcBorders>
              <w:top w:val="single" w:sz="4" w:space="0" w:color="auto"/>
              <w:bottom w:val="single" w:sz="4" w:space="0" w:color="auto"/>
              <w:right w:val="single" w:sz="4" w:space="0" w:color="auto"/>
            </w:tcBorders>
            <w:vAlign w:val="bottom"/>
          </w:tcPr>
          <w:p w14:paraId="56623BF4" w14:textId="453E83D5" w:rsidR="00187EC0" w:rsidRPr="000A30D3" w:rsidRDefault="00187EC0" w:rsidP="000E57AB">
            <w:pPr>
              <w:spacing w:before="0" w:after="0"/>
              <w:rPr>
                <w:rFonts w:cs="Calibri"/>
                <w:color w:val="000000"/>
                <w:sz w:val="22"/>
                <w:szCs w:val="22"/>
              </w:rPr>
            </w:pPr>
            <w:r>
              <w:rPr>
                <w:rFonts w:cs="Calibri"/>
                <w:color w:val="000000"/>
                <w:sz w:val="22"/>
                <w:szCs w:val="22"/>
              </w:rPr>
              <w:t>VNC</w:t>
            </w:r>
          </w:p>
        </w:tc>
        <w:tc>
          <w:tcPr>
            <w:tcW w:w="1980" w:type="dxa"/>
            <w:tcBorders>
              <w:top w:val="nil"/>
              <w:left w:val="single" w:sz="4" w:space="0" w:color="auto"/>
              <w:bottom w:val="single" w:sz="4" w:space="0" w:color="auto"/>
              <w:right w:val="single" w:sz="4" w:space="0" w:color="auto"/>
            </w:tcBorders>
            <w:noWrap/>
            <w:vAlign w:val="bottom"/>
          </w:tcPr>
          <w:p w14:paraId="643649AF" w14:textId="59B9B6B5" w:rsidR="00187EC0" w:rsidRPr="000A30D3" w:rsidRDefault="00AE09EE" w:rsidP="00187EC0">
            <w:pPr>
              <w:spacing w:before="0" w:after="0"/>
              <w:jc w:val="right"/>
              <w:rPr>
                <w:rFonts w:cs="Calibri"/>
                <w:color w:val="000000"/>
                <w:sz w:val="22"/>
                <w:szCs w:val="22"/>
              </w:rPr>
            </w:pPr>
            <w:r w:rsidRPr="00AE09EE">
              <w:rPr>
                <w:rFonts w:cs="Calibri"/>
                <w:color w:val="000000"/>
                <w:sz w:val="22"/>
                <w:szCs w:val="22"/>
              </w:rPr>
              <w:t>47.512197</w:t>
            </w:r>
          </w:p>
        </w:tc>
        <w:tc>
          <w:tcPr>
            <w:tcW w:w="1890" w:type="dxa"/>
            <w:tcBorders>
              <w:top w:val="nil"/>
              <w:left w:val="nil"/>
              <w:bottom w:val="single" w:sz="4" w:space="0" w:color="auto"/>
              <w:right w:val="single" w:sz="4" w:space="0" w:color="auto"/>
            </w:tcBorders>
            <w:noWrap/>
            <w:vAlign w:val="bottom"/>
          </w:tcPr>
          <w:p w14:paraId="11B5AF32" w14:textId="1D6F61CD" w:rsidR="00187EC0" w:rsidRPr="000A30D3" w:rsidRDefault="00AE09EE" w:rsidP="00187EC0">
            <w:pPr>
              <w:spacing w:before="0" w:after="0"/>
              <w:jc w:val="right"/>
              <w:rPr>
                <w:rFonts w:cs="Calibri"/>
                <w:color w:val="000000"/>
                <w:sz w:val="22"/>
                <w:szCs w:val="22"/>
              </w:rPr>
            </w:pPr>
            <w:r w:rsidRPr="00AE09EE">
              <w:rPr>
                <w:rFonts w:cs="Calibri"/>
                <w:color w:val="000000"/>
                <w:sz w:val="22"/>
                <w:szCs w:val="22"/>
              </w:rPr>
              <w:t>-122.474083</w:t>
            </w:r>
          </w:p>
        </w:tc>
      </w:tr>
      <w:tr w:rsidR="00187EC0" w:rsidRPr="000A30D3" w14:paraId="72C3C4B1" w14:textId="77777777" w:rsidTr="000E57AB">
        <w:trPr>
          <w:trHeight w:val="288"/>
        </w:trPr>
        <w:tc>
          <w:tcPr>
            <w:tcW w:w="965" w:type="dxa"/>
            <w:tcBorders>
              <w:top w:val="nil"/>
              <w:left w:val="single" w:sz="4" w:space="0" w:color="auto"/>
              <w:bottom w:val="single" w:sz="4" w:space="0" w:color="auto"/>
              <w:right w:val="single" w:sz="4" w:space="0" w:color="auto"/>
            </w:tcBorders>
            <w:noWrap/>
            <w:vAlign w:val="bottom"/>
            <w:hideMark/>
          </w:tcPr>
          <w:p w14:paraId="0BA338DE" w14:textId="2E7288D4" w:rsidR="00187EC0" w:rsidRPr="000A30D3" w:rsidRDefault="00187EC0" w:rsidP="00187EC0">
            <w:pPr>
              <w:spacing w:before="0" w:after="0"/>
              <w:jc w:val="right"/>
              <w:rPr>
                <w:rFonts w:cs="Calibri"/>
                <w:color w:val="000000"/>
                <w:sz w:val="22"/>
                <w:szCs w:val="22"/>
              </w:rPr>
            </w:pPr>
            <w:r w:rsidRPr="000A30D3">
              <w:rPr>
                <w:rFonts w:cs="Calibri"/>
                <w:color w:val="000000"/>
                <w:sz w:val="22"/>
                <w:szCs w:val="22"/>
              </w:rPr>
              <w:t>1</w:t>
            </w:r>
            <w:ins w:id="251" w:author="Khadijah Homolka" w:date="2026-06-29T19:56:00Z" w16du:dateUtc="2026-06-30T02:56:00Z">
              <w:r w:rsidR="003D10D9">
                <w:rPr>
                  <w:rFonts w:cs="Calibri"/>
                  <w:color w:val="000000"/>
                  <w:sz w:val="22"/>
                  <w:szCs w:val="22"/>
                </w:rPr>
                <w:t>1</w:t>
              </w:r>
            </w:ins>
            <w:del w:id="252" w:author="Khadijah Homolka" w:date="2026-06-29T19:56:00Z" w16du:dateUtc="2026-06-30T02:56:00Z">
              <w:r w:rsidRPr="000A30D3" w:rsidDel="003D10D9">
                <w:rPr>
                  <w:rFonts w:cs="Calibri"/>
                  <w:color w:val="000000"/>
                  <w:sz w:val="22"/>
                  <w:szCs w:val="22"/>
                </w:rPr>
                <w:delText>3</w:delText>
              </w:r>
            </w:del>
          </w:p>
        </w:tc>
        <w:tc>
          <w:tcPr>
            <w:tcW w:w="2180" w:type="dxa"/>
            <w:tcBorders>
              <w:top w:val="nil"/>
              <w:left w:val="nil"/>
              <w:bottom w:val="single" w:sz="4" w:space="0" w:color="auto"/>
              <w:right w:val="single" w:sz="4" w:space="0" w:color="auto"/>
            </w:tcBorders>
            <w:noWrap/>
            <w:vAlign w:val="bottom"/>
          </w:tcPr>
          <w:p w14:paraId="0FC94351" w14:textId="57952ACA" w:rsidR="00187EC0" w:rsidRPr="000A30D3" w:rsidRDefault="00187EC0" w:rsidP="00187EC0">
            <w:pPr>
              <w:spacing w:before="0" w:after="0"/>
              <w:rPr>
                <w:rFonts w:cs="Calibri"/>
                <w:color w:val="000000"/>
                <w:sz w:val="22"/>
                <w:szCs w:val="22"/>
              </w:rPr>
            </w:pPr>
            <w:r>
              <w:rPr>
                <w:rFonts w:cs="Calibri"/>
                <w:color w:val="000000"/>
                <w:sz w:val="22"/>
                <w:szCs w:val="22"/>
              </w:rPr>
              <w:t>Glen Acres</w:t>
            </w:r>
          </w:p>
        </w:tc>
        <w:tc>
          <w:tcPr>
            <w:tcW w:w="1440" w:type="dxa"/>
            <w:tcBorders>
              <w:top w:val="single" w:sz="4" w:space="0" w:color="auto"/>
              <w:bottom w:val="single" w:sz="4" w:space="0" w:color="auto"/>
              <w:right w:val="single" w:sz="4" w:space="0" w:color="auto"/>
            </w:tcBorders>
            <w:vAlign w:val="bottom"/>
          </w:tcPr>
          <w:p w14:paraId="33A2C5A3" w14:textId="024680F6" w:rsidR="00187EC0" w:rsidRPr="000A30D3" w:rsidRDefault="00187EC0" w:rsidP="000E57AB">
            <w:pPr>
              <w:spacing w:before="0" w:after="0"/>
              <w:rPr>
                <w:rFonts w:cs="Calibri"/>
                <w:color w:val="000000"/>
                <w:sz w:val="22"/>
                <w:szCs w:val="22"/>
              </w:rPr>
            </w:pPr>
            <w:r>
              <w:rPr>
                <w:rFonts w:cs="Calibri"/>
                <w:color w:val="000000"/>
                <w:sz w:val="22"/>
                <w:szCs w:val="22"/>
              </w:rPr>
              <w:t>VNC</w:t>
            </w:r>
          </w:p>
        </w:tc>
        <w:tc>
          <w:tcPr>
            <w:tcW w:w="1980" w:type="dxa"/>
            <w:tcBorders>
              <w:top w:val="nil"/>
              <w:left w:val="single" w:sz="4" w:space="0" w:color="auto"/>
              <w:bottom w:val="single" w:sz="4" w:space="0" w:color="auto"/>
              <w:right w:val="single" w:sz="4" w:space="0" w:color="auto"/>
            </w:tcBorders>
            <w:noWrap/>
            <w:vAlign w:val="bottom"/>
          </w:tcPr>
          <w:p w14:paraId="37283A68" w14:textId="688231A3" w:rsidR="00187EC0" w:rsidRPr="000A30D3" w:rsidRDefault="00AE09EE" w:rsidP="00187EC0">
            <w:pPr>
              <w:spacing w:before="0" w:after="0"/>
              <w:jc w:val="right"/>
              <w:rPr>
                <w:rFonts w:cs="Calibri"/>
                <w:color w:val="000000"/>
                <w:sz w:val="22"/>
                <w:szCs w:val="22"/>
              </w:rPr>
            </w:pPr>
            <w:r w:rsidRPr="00AE09EE">
              <w:rPr>
                <w:rFonts w:cs="Calibri"/>
                <w:color w:val="000000"/>
                <w:sz w:val="22"/>
                <w:szCs w:val="22"/>
              </w:rPr>
              <w:t>47.48017</w:t>
            </w:r>
          </w:p>
        </w:tc>
        <w:tc>
          <w:tcPr>
            <w:tcW w:w="1890" w:type="dxa"/>
            <w:tcBorders>
              <w:top w:val="nil"/>
              <w:left w:val="nil"/>
              <w:bottom w:val="single" w:sz="4" w:space="0" w:color="auto"/>
              <w:right w:val="single" w:sz="4" w:space="0" w:color="auto"/>
            </w:tcBorders>
            <w:noWrap/>
            <w:vAlign w:val="bottom"/>
          </w:tcPr>
          <w:p w14:paraId="1D557705" w14:textId="3E280751" w:rsidR="00187EC0" w:rsidRPr="000A30D3" w:rsidRDefault="00AE09EE" w:rsidP="00187EC0">
            <w:pPr>
              <w:spacing w:before="0" w:after="0"/>
              <w:jc w:val="right"/>
              <w:rPr>
                <w:rFonts w:cs="Calibri"/>
                <w:color w:val="000000"/>
                <w:sz w:val="22"/>
                <w:szCs w:val="22"/>
              </w:rPr>
            </w:pPr>
            <w:r w:rsidRPr="00AE09EE">
              <w:rPr>
                <w:rFonts w:cs="Calibri"/>
                <w:color w:val="000000"/>
                <w:sz w:val="22"/>
                <w:szCs w:val="22"/>
              </w:rPr>
              <w:t>-122.450993</w:t>
            </w:r>
          </w:p>
        </w:tc>
      </w:tr>
      <w:tr w:rsidR="00187EC0" w:rsidRPr="000A30D3" w14:paraId="6539D9BD" w14:textId="77777777" w:rsidTr="000E57AB">
        <w:trPr>
          <w:trHeight w:val="288"/>
        </w:trPr>
        <w:tc>
          <w:tcPr>
            <w:tcW w:w="965" w:type="dxa"/>
            <w:tcBorders>
              <w:top w:val="nil"/>
              <w:left w:val="single" w:sz="4" w:space="0" w:color="auto"/>
              <w:bottom w:val="single" w:sz="4" w:space="0" w:color="auto"/>
              <w:right w:val="single" w:sz="4" w:space="0" w:color="auto"/>
            </w:tcBorders>
            <w:noWrap/>
            <w:vAlign w:val="bottom"/>
            <w:hideMark/>
          </w:tcPr>
          <w:p w14:paraId="5B5DBE40" w14:textId="019E0AB2" w:rsidR="00187EC0" w:rsidRPr="000A30D3" w:rsidRDefault="00187EC0" w:rsidP="00187EC0">
            <w:pPr>
              <w:spacing w:before="0" w:after="0"/>
              <w:jc w:val="right"/>
              <w:rPr>
                <w:rFonts w:cs="Calibri"/>
                <w:color w:val="000000"/>
                <w:sz w:val="22"/>
                <w:szCs w:val="22"/>
              </w:rPr>
            </w:pPr>
            <w:r w:rsidRPr="000A30D3">
              <w:rPr>
                <w:rFonts w:cs="Calibri"/>
                <w:color w:val="000000"/>
                <w:sz w:val="22"/>
                <w:szCs w:val="22"/>
              </w:rPr>
              <w:t>1</w:t>
            </w:r>
            <w:ins w:id="253" w:author="Khadijah Homolka" w:date="2026-06-29T19:56:00Z" w16du:dateUtc="2026-06-30T02:56:00Z">
              <w:r w:rsidR="003D10D9">
                <w:rPr>
                  <w:rFonts w:cs="Calibri"/>
                  <w:color w:val="000000"/>
                  <w:sz w:val="22"/>
                  <w:szCs w:val="22"/>
                </w:rPr>
                <w:t>2</w:t>
              </w:r>
            </w:ins>
            <w:del w:id="254" w:author="Khadijah Homolka" w:date="2026-06-29T19:56:00Z" w16du:dateUtc="2026-06-30T02:56:00Z">
              <w:r w:rsidRPr="000A30D3" w:rsidDel="003D10D9">
                <w:rPr>
                  <w:rFonts w:cs="Calibri"/>
                  <w:color w:val="000000"/>
                  <w:sz w:val="22"/>
                  <w:szCs w:val="22"/>
                </w:rPr>
                <w:delText>4</w:delText>
              </w:r>
            </w:del>
          </w:p>
        </w:tc>
        <w:tc>
          <w:tcPr>
            <w:tcW w:w="2180" w:type="dxa"/>
            <w:tcBorders>
              <w:top w:val="nil"/>
              <w:left w:val="nil"/>
              <w:bottom w:val="single" w:sz="4" w:space="0" w:color="auto"/>
              <w:right w:val="single" w:sz="4" w:space="0" w:color="auto"/>
            </w:tcBorders>
            <w:noWrap/>
            <w:vAlign w:val="bottom"/>
          </w:tcPr>
          <w:p w14:paraId="36587225" w14:textId="1BBE6AC5" w:rsidR="00187EC0" w:rsidRPr="000A30D3" w:rsidRDefault="00187EC0" w:rsidP="00187EC0">
            <w:pPr>
              <w:spacing w:before="0" w:after="0"/>
              <w:rPr>
                <w:rFonts w:cs="Calibri"/>
                <w:color w:val="000000"/>
                <w:sz w:val="22"/>
                <w:szCs w:val="22"/>
              </w:rPr>
            </w:pPr>
            <w:r>
              <w:rPr>
                <w:rFonts w:cs="Calibri"/>
                <w:color w:val="000000"/>
                <w:sz w:val="22"/>
                <w:szCs w:val="22"/>
              </w:rPr>
              <w:t>Dalco</w:t>
            </w:r>
            <w:r w:rsidRPr="000A30D3">
              <w:rPr>
                <w:rFonts w:cs="Calibri"/>
                <w:color w:val="000000"/>
                <w:sz w:val="22"/>
                <w:szCs w:val="22"/>
              </w:rPr>
              <w:t xml:space="preserve"> </w:t>
            </w:r>
          </w:p>
        </w:tc>
        <w:tc>
          <w:tcPr>
            <w:tcW w:w="1440" w:type="dxa"/>
            <w:tcBorders>
              <w:top w:val="single" w:sz="4" w:space="0" w:color="auto"/>
              <w:bottom w:val="single" w:sz="4" w:space="0" w:color="auto"/>
              <w:right w:val="single" w:sz="4" w:space="0" w:color="auto"/>
            </w:tcBorders>
            <w:vAlign w:val="bottom"/>
          </w:tcPr>
          <w:p w14:paraId="2DA42DD3" w14:textId="4BEFD454" w:rsidR="00187EC0" w:rsidRPr="000A30D3" w:rsidRDefault="00187EC0" w:rsidP="000E57AB">
            <w:pPr>
              <w:spacing w:before="0" w:after="0"/>
              <w:rPr>
                <w:rFonts w:cs="Calibri"/>
                <w:color w:val="000000"/>
                <w:sz w:val="22"/>
                <w:szCs w:val="22"/>
              </w:rPr>
            </w:pPr>
            <w:r>
              <w:rPr>
                <w:rFonts w:cs="Calibri"/>
                <w:color w:val="000000"/>
                <w:sz w:val="22"/>
                <w:szCs w:val="22"/>
              </w:rPr>
              <w:t>VNC</w:t>
            </w:r>
          </w:p>
        </w:tc>
        <w:tc>
          <w:tcPr>
            <w:tcW w:w="1980" w:type="dxa"/>
            <w:tcBorders>
              <w:top w:val="nil"/>
              <w:left w:val="single" w:sz="4" w:space="0" w:color="auto"/>
              <w:bottom w:val="single" w:sz="4" w:space="0" w:color="auto"/>
              <w:right w:val="single" w:sz="4" w:space="0" w:color="auto"/>
            </w:tcBorders>
            <w:noWrap/>
            <w:vAlign w:val="bottom"/>
          </w:tcPr>
          <w:p w14:paraId="7A1FC78F" w14:textId="7923D1C9" w:rsidR="00187EC0" w:rsidRPr="000A30D3" w:rsidRDefault="00AE09EE" w:rsidP="00187EC0">
            <w:pPr>
              <w:spacing w:before="0" w:after="0"/>
              <w:jc w:val="right"/>
              <w:rPr>
                <w:rFonts w:cs="Calibri"/>
                <w:color w:val="000000"/>
                <w:sz w:val="22"/>
                <w:szCs w:val="22"/>
              </w:rPr>
            </w:pPr>
            <w:r w:rsidRPr="00AE09EE">
              <w:rPr>
                <w:rFonts w:cs="Calibri"/>
                <w:color w:val="000000"/>
                <w:sz w:val="22"/>
                <w:szCs w:val="22"/>
              </w:rPr>
              <w:t>47.333731</w:t>
            </w:r>
          </w:p>
        </w:tc>
        <w:tc>
          <w:tcPr>
            <w:tcW w:w="1890" w:type="dxa"/>
            <w:tcBorders>
              <w:top w:val="nil"/>
              <w:left w:val="nil"/>
              <w:bottom w:val="single" w:sz="4" w:space="0" w:color="auto"/>
              <w:right w:val="single" w:sz="4" w:space="0" w:color="auto"/>
            </w:tcBorders>
            <w:noWrap/>
            <w:vAlign w:val="bottom"/>
          </w:tcPr>
          <w:p w14:paraId="3037BC26" w14:textId="39CDA4B5" w:rsidR="00187EC0" w:rsidRPr="000A30D3" w:rsidRDefault="00AE09EE" w:rsidP="00187EC0">
            <w:pPr>
              <w:spacing w:before="0" w:after="0"/>
              <w:jc w:val="right"/>
              <w:rPr>
                <w:rFonts w:cs="Calibri"/>
                <w:color w:val="000000"/>
                <w:sz w:val="22"/>
                <w:szCs w:val="22"/>
              </w:rPr>
            </w:pPr>
            <w:r w:rsidRPr="00AE09EE">
              <w:rPr>
                <w:rFonts w:cs="Calibri"/>
                <w:color w:val="000000"/>
                <w:sz w:val="22"/>
                <w:szCs w:val="22"/>
              </w:rPr>
              <w:t>-122.519535</w:t>
            </w:r>
          </w:p>
        </w:tc>
      </w:tr>
      <w:tr w:rsidR="00187EC0" w:rsidRPr="000A30D3" w14:paraId="5EE18007" w14:textId="77777777" w:rsidTr="000E57AB">
        <w:trPr>
          <w:trHeight w:val="288"/>
        </w:trPr>
        <w:tc>
          <w:tcPr>
            <w:tcW w:w="965" w:type="dxa"/>
            <w:tcBorders>
              <w:top w:val="nil"/>
              <w:left w:val="single" w:sz="4" w:space="0" w:color="auto"/>
              <w:bottom w:val="single" w:sz="4" w:space="0" w:color="auto"/>
              <w:right w:val="single" w:sz="4" w:space="0" w:color="auto"/>
            </w:tcBorders>
            <w:noWrap/>
            <w:vAlign w:val="bottom"/>
            <w:hideMark/>
          </w:tcPr>
          <w:p w14:paraId="776322FD" w14:textId="7ADF1C2A" w:rsidR="00187EC0" w:rsidRPr="000A30D3" w:rsidRDefault="00187EC0" w:rsidP="00187EC0">
            <w:pPr>
              <w:spacing w:before="0" w:after="0"/>
              <w:jc w:val="right"/>
              <w:rPr>
                <w:rFonts w:cs="Calibri"/>
                <w:color w:val="000000"/>
                <w:sz w:val="22"/>
                <w:szCs w:val="22"/>
              </w:rPr>
            </w:pPr>
            <w:r w:rsidRPr="000A30D3">
              <w:rPr>
                <w:rFonts w:cs="Calibri"/>
                <w:color w:val="000000"/>
                <w:sz w:val="22"/>
                <w:szCs w:val="22"/>
              </w:rPr>
              <w:t>1</w:t>
            </w:r>
            <w:ins w:id="255" w:author="Khadijah Homolka" w:date="2026-06-29T19:56:00Z" w16du:dateUtc="2026-06-30T02:56:00Z">
              <w:r w:rsidR="003D10D9">
                <w:rPr>
                  <w:rFonts w:cs="Calibri"/>
                  <w:color w:val="000000"/>
                  <w:sz w:val="22"/>
                  <w:szCs w:val="22"/>
                </w:rPr>
                <w:t>3</w:t>
              </w:r>
            </w:ins>
            <w:del w:id="256" w:author="Khadijah Homolka" w:date="2026-06-29T19:56:00Z" w16du:dateUtc="2026-06-30T02:56:00Z">
              <w:r w:rsidRPr="000A30D3" w:rsidDel="003D10D9">
                <w:rPr>
                  <w:rFonts w:cs="Calibri"/>
                  <w:color w:val="000000"/>
                  <w:sz w:val="22"/>
                  <w:szCs w:val="22"/>
                </w:rPr>
                <w:delText>5</w:delText>
              </w:r>
            </w:del>
          </w:p>
        </w:tc>
        <w:tc>
          <w:tcPr>
            <w:tcW w:w="2180" w:type="dxa"/>
            <w:tcBorders>
              <w:top w:val="nil"/>
              <w:left w:val="nil"/>
              <w:bottom w:val="single" w:sz="4" w:space="0" w:color="auto"/>
              <w:right w:val="single" w:sz="4" w:space="0" w:color="auto"/>
            </w:tcBorders>
            <w:noWrap/>
            <w:vAlign w:val="bottom"/>
          </w:tcPr>
          <w:p w14:paraId="3142435D" w14:textId="025F136E" w:rsidR="00187EC0" w:rsidRPr="000A30D3" w:rsidRDefault="00187EC0" w:rsidP="00187EC0">
            <w:pPr>
              <w:spacing w:before="0" w:after="0"/>
              <w:rPr>
                <w:rFonts w:cs="Calibri"/>
                <w:color w:val="000000"/>
                <w:sz w:val="22"/>
                <w:szCs w:val="22"/>
              </w:rPr>
            </w:pPr>
            <w:r>
              <w:rPr>
                <w:rFonts w:cs="Calibri"/>
                <w:color w:val="000000"/>
                <w:sz w:val="22"/>
                <w:szCs w:val="22"/>
              </w:rPr>
              <w:t>Salmon Beach</w:t>
            </w:r>
          </w:p>
        </w:tc>
        <w:tc>
          <w:tcPr>
            <w:tcW w:w="1440" w:type="dxa"/>
            <w:tcBorders>
              <w:top w:val="single" w:sz="4" w:space="0" w:color="auto"/>
              <w:bottom w:val="single" w:sz="4" w:space="0" w:color="auto"/>
              <w:right w:val="single" w:sz="4" w:space="0" w:color="auto"/>
            </w:tcBorders>
            <w:vAlign w:val="bottom"/>
          </w:tcPr>
          <w:p w14:paraId="30D6105B" w14:textId="48792FCD" w:rsidR="00187EC0" w:rsidRPr="000A30D3" w:rsidRDefault="00187EC0" w:rsidP="000E57AB">
            <w:pPr>
              <w:spacing w:before="0" w:after="0"/>
              <w:rPr>
                <w:rFonts w:cs="Calibri"/>
                <w:color w:val="000000"/>
                <w:sz w:val="22"/>
                <w:szCs w:val="22"/>
              </w:rPr>
            </w:pPr>
            <w:r>
              <w:rPr>
                <w:rFonts w:cs="Calibri"/>
                <w:color w:val="000000"/>
                <w:sz w:val="22"/>
                <w:szCs w:val="22"/>
              </w:rPr>
              <w:t>PTI</w:t>
            </w:r>
          </w:p>
        </w:tc>
        <w:tc>
          <w:tcPr>
            <w:tcW w:w="1980" w:type="dxa"/>
            <w:tcBorders>
              <w:top w:val="nil"/>
              <w:left w:val="single" w:sz="4" w:space="0" w:color="auto"/>
              <w:bottom w:val="single" w:sz="4" w:space="0" w:color="auto"/>
              <w:right w:val="single" w:sz="4" w:space="0" w:color="auto"/>
            </w:tcBorders>
            <w:noWrap/>
            <w:vAlign w:val="bottom"/>
          </w:tcPr>
          <w:p w14:paraId="561F1F93" w14:textId="1047EFC4" w:rsidR="00187EC0" w:rsidRPr="000A30D3" w:rsidRDefault="00F357C6" w:rsidP="00187EC0">
            <w:pPr>
              <w:spacing w:before="0" w:after="0"/>
              <w:jc w:val="right"/>
              <w:rPr>
                <w:rFonts w:cs="Calibri"/>
                <w:color w:val="000000"/>
                <w:sz w:val="22"/>
                <w:szCs w:val="22"/>
              </w:rPr>
            </w:pPr>
            <w:r>
              <w:rPr>
                <w:rFonts w:cs="Calibri"/>
                <w:color w:val="000000"/>
                <w:sz w:val="22"/>
                <w:szCs w:val="22"/>
              </w:rPr>
              <w:t>47.</w:t>
            </w:r>
            <w:r w:rsidR="009E0581">
              <w:rPr>
                <w:rFonts w:cs="Calibri"/>
                <w:color w:val="000000"/>
                <w:sz w:val="22"/>
                <w:szCs w:val="22"/>
              </w:rPr>
              <w:t>300690</w:t>
            </w:r>
          </w:p>
        </w:tc>
        <w:tc>
          <w:tcPr>
            <w:tcW w:w="1890" w:type="dxa"/>
            <w:tcBorders>
              <w:top w:val="nil"/>
              <w:left w:val="nil"/>
              <w:bottom w:val="single" w:sz="4" w:space="0" w:color="auto"/>
              <w:right w:val="single" w:sz="4" w:space="0" w:color="auto"/>
            </w:tcBorders>
            <w:noWrap/>
            <w:vAlign w:val="bottom"/>
          </w:tcPr>
          <w:p w14:paraId="030B2D9D" w14:textId="4A3198F4" w:rsidR="00187EC0" w:rsidRPr="000A30D3" w:rsidRDefault="00F357C6" w:rsidP="00187EC0">
            <w:pPr>
              <w:spacing w:before="0" w:after="0"/>
              <w:jc w:val="right"/>
              <w:rPr>
                <w:rFonts w:cs="Calibri"/>
                <w:color w:val="000000"/>
                <w:sz w:val="22"/>
                <w:szCs w:val="22"/>
              </w:rPr>
            </w:pPr>
            <w:r>
              <w:rPr>
                <w:rFonts w:cs="Calibri"/>
                <w:color w:val="000000"/>
                <w:sz w:val="22"/>
                <w:szCs w:val="22"/>
              </w:rPr>
              <w:t>-122.53</w:t>
            </w:r>
            <w:r w:rsidR="009E0581">
              <w:rPr>
                <w:rFonts w:cs="Calibri"/>
                <w:color w:val="000000"/>
                <w:sz w:val="22"/>
                <w:szCs w:val="22"/>
              </w:rPr>
              <w:t>4027</w:t>
            </w:r>
          </w:p>
        </w:tc>
      </w:tr>
      <w:tr w:rsidR="00187EC0" w:rsidRPr="000A30D3" w14:paraId="4F3AD3BA" w14:textId="77777777" w:rsidTr="009A57DC">
        <w:tblPrEx>
          <w:tblW w:w="8455" w:type="dxa"/>
          <w:tblPrExChange w:id="257" w:author="Jason Toft" w:date="2026-06-09T14:25:00Z">
            <w:tblPrEx>
              <w:tblW w:w="8455" w:type="dxa"/>
            </w:tblPrEx>
          </w:tblPrExChange>
        </w:tblPrEx>
        <w:trPr>
          <w:trHeight w:val="288"/>
          <w:trPrChange w:id="258" w:author="Jason Toft" w:date="2026-06-09T14:25:00Z">
            <w:trPr>
              <w:gridAfter w:val="0"/>
              <w:trHeight w:val="288"/>
            </w:trPr>
          </w:trPrChange>
        </w:trPr>
        <w:tc>
          <w:tcPr>
            <w:tcW w:w="965" w:type="dxa"/>
            <w:tcBorders>
              <w:top w:val="nil"/>
              <w:left w:val="single" w:sz="4" w:space="0" w:color="auto"/>
              <w:bottom w:val="nil"/>
              <w:right w:val="single" w:sz="4" w:space="0" w:color="auto"/>
            </w:tcBorders>
            <w:noWrap/>
            <w:vAlign w:val="bottom"/>
            <w:hideMark/>
            <w:tcPrChange w:id="259" w:author="Jason Toft" w:date="2026-06-09T14:25:00Z">
              <w:tcPr>
                <w:tcW w:w="965" w:type="dxa"/>
                <w:gridSpan w:val="2"/>
                <w:tcBorders>
                  <w:top w:val="nil"/>
                  <w:left w:val="single" w:sz="4" w:space="0" w:color="auto"/>
                  <w:bottom w:val="single" w:sz="4" w:space="0" w:color="auto"/>
                  <w:right w:val="single" w:sz="4" w:space="0" w:color="auto"/>
                </w:tcBorders>
                <w:noWrap/>
                <w:vAlign w:val="bottom"/>
                <w:hideMark/>
              </w:tcPr>
            </w:tcPrChange>
          </w:tcPr>
          <w:p w14:paraId="0BF97BE4" w14:textId="7B8CA0EE" w:rsidR="00187EC0" w:rsidRPr="000A30D3" w:rsidRDefault="00187EC0" w:rsidP="00187EC0">
            <w:pPr>
              <w:spacing w:before="0" w:after="0"/>
              <w:jc w:val="right"/>
              <w:rPr>
                <w:rFonts w:cs="Calibri"/>
                <w:color w:val="000000"/>
                <w:sz w:val="22"/>
                <w:szCs w:val="22"/>
              </w:rPr>
            </w:pPr>
            <w:r w:rsidRPr="000A30D3">
              <w:rPr>
                <w:rFonts w:cs="Calibri"/>
                <w:color w:val="000000"/>
                <w:sz w:val="22"/>
                <w:szCs w:val="22"/>
              </w:rPr>
              <w:t>1</w:t>
            </w:r>
            <w:ins w:id="260" w:author="Khadijah Homolka" w:date="2026-06-29T19:56:00Z" w16du:dateUtc="2026-06-30T02:56:00Z">
              <w:r w:rsidR="003D10D9">
                <w:rPr>
                  <w:rFonts w:cs="Calibri"/>
                  <w:color w:val="000000"/>
                  <w:sz w:val="22"/>
                  <w:szCs w:val="22"/>
                </w:rPr>
                <w:t>4</w:t>
              </w:r>
            </w:ins>
            <w:del w:id="261" w:author="Khadijah Homolka" w:date="2026-06-29T19:56:00Z" w16du:dateUtc="2026-06-30T02:56:00Z">
              <w:r w:rsidRPr="000A30D3" w:rsidDel="003D10D9">
                <w:rPr>
                  <w:rFonts w:cs="Calibri"/>
                  <w:color w:val="000000"/>
                  <w:sz w:val="22"/>
                  <w:szCs w:val="22"/>
                </w:rPr>
                <w:delText>6</w:delText>
              </w:r>
            </w:del>
          </w:p>
        </w:tc>
        <w:tc>
          <w:tcPr>
            <w:tcW w:w="2180" w:type="dxa"/>
            <w:tcBorders>
              <w:top w:val="nil"/>
              <w:left w:val="nil"/>
              <w:bottom w:val="nil"/>
              <w:right w:val="single" w:sz="4" w:space="0" w:color="auto"/>
            </w:tcBorders>
            <w:noWrap/>
            <w:vAlign w:val="bottom"/>
            <w:tcPrChange w:id="262" w:author="Jason Toft" w:date="2026-06-09T14:25:00Z">
              <w:tcPr>
                <w:tcW w:w="2180" w:type="dxa"/>
                <w:gridSpan w:val="2"/>
                <w:tcBorders>
                  <w:top w:val="nil"/>
                  <w:left w:val="nil"/>
                  <w:bottom w:val="single" w:sz="4" w:space="0" w:color="auto"/>
                  <w:right w:val="single" w:sz="4" w:space="0" w:color="auto"/>
                </w:tcBorders>
                <w:noWrap/>
                <w:vAlign w:val="bottom"/>
              </w:tcPr>
            </w:tcPrChange>
          </w:tcPr>
          <w:p w14:paraId="7D12A128" w14:textId="4A731E9C" w:rsidR="00187EC0" w:rsidRPr="000A30D3" w:rsidRDefault="00187EC0" w:rsidP="00187EC0">
            <w:pPr>
              <w:spacing w:before="0" w:after="0"/>
              <w:rPr>
                <w:rFonts w:cs="Calibri"/>
                <w:color w:val="000000"/>
                <w:sz w:val="22"/>
                <w:szCs w:val="22"/>
              </w:rPr>
            </w:pPr>
            <w:r>
              <w:rPr>
                <w:rFonts w:cs="Calibri"/>
                <w:color w:val="000000"/>
                <w:sz w:val="22"/>
                <w:szCs w:val="22"/>
              </w:rPr>
              <w:t>Fox Island</w:t>
            </w:r>
          </w:p>
        </w:tc>
        <w:tc>
          <w:tcPr>
            <w:tcW w:w="1440" w:type="dxa"/>
            <w:tcBorders>
              <w:top w:val="single" w:sz="4" w:space="0" w:color="auto"/>
              <w:bottom w:val="single" w:sz="4" w:space="0" w:color="auto"/>
              <w:right w:val="single" w:sz="4" w:space="0" w:color="auto"/>
            </w:tcBorders>
            <w:vAlign w:val="bottom"/>
            <w:tcPrChange w:id="263" w:author="Jason Toft" w:date="2026-06-09T14:25:00Z">
              <w:tcPr>
                <w:tcW w:w="1440" w:type="dxa"/>
                <w:gridSpan w:val="2"/>
                <w:tcBorders>
                  <w:top w:val="single" w:sz="4" w:space="0" w:color="auto"/>
                  <w:bottom w:val="single" w:sz="4" w:space="0" w:color="auto"/>
                  <w:right w:val="single" w:sz="4" w:space="0" w:color="auto"/>
                </w:tcBorders>
                <w:vAlign w:val="bottom"/>
              </w:tcPr>
            </w:tcPrChange>
          </w:tcPr>
          <w:p w14:paraId="2F813A1F" w14:textId="3A6F5636" w:rsidR="00187EC0" w:rsidRPr="000A30D3" w:rsidRDefault="00187EC0" w:rsidP="000E57AB">
            <w:pPr>
              <w:spacing w:before="0" w:after="0"/>
              <w:rPr>
                <w:rFonts w:cs="Calibri"/>
                <w:color w:val="000000"/>
                <w:sz w:val="22"/>
                <w:szCs w:val="22"/>
              </w:rPr>
            </w:pPr>
            <w:r>
              <w:rPr>
                <w:rFonts w:cs="Calibri"/>
                <w:color w:val="000000"/>
                <w:sz w:val="22"/>
                <w:szCs w:val="22"/>
              </w:rPr>
              <w:t>PTI</w:t>
            </w:r>
          </w:p>
        </w:tc>
        <w:tc>
          <w:tcPr>
            <w:tcW w:w="1980" w:type="dxa"/>
            <w:tcBorders>
              <w:top w:val="nil"/>
              <w:left w:val="single" w:sz="4" w:space="0" w:color="auto"/>
              <w:bottom w:val="nil"/>
              <w:right w:val="single" w:sz="4" w:space="0" w:color="auto"/>
            </w:tcBorders>
            <w:noWrap/>
            <w:vAlign w:val="bottom"/>
            <w:tcPrChange w:id="264" w:author="Jason Toft" w:date="2026-06-09T14:25:00Z">
              <w:tcPr>
                <w:tcW w:w="1980" w:type="dxa"/>
                <w:gridSpan w:val="2"/>
                <w:tcBorders>
                  <w:top w:val="nil"/>
                  <w:left w:val="single" w:sz="4" w:space="0" w:color="auto"/>
                  <w:bottom w:val="single" w:sz="4" w:space="0" w:color="auto"/>
                  <w:right w:val="single" w:sz="4" w:space="0" w:color="auto"/>
                </w:tcBorders>
                <w:noWrap/>
                <w:vAlign w:val="bottom"/>
              </w:tcPr>
            </w:tcPrChange>
          </w:tcPr>
          <w:p w14:paraId="4EBD78BC" w14:textId="5FA7CFFA" w:rsidR="00187EC0" w:rsidRPr="000A30D3" w:rsidRDefault="00345319" w:rsidP="00187EC0">
            <w:pPr>
              <w:spacing w:before="0" w:after="0"/>
              <w:jc w:val="right"/>
              <w:rPr>
                <w:rFonts w:cs="Calibri"/>
                <w:color w:val="000000"/>
                <w:sz w:val="22"/>
                <w:szCs w:val="22"/>
              </w:rPr>
            </w:pPr>
            <w:r>
              <w:rPr>
                <w:rFonts w:cs="Calibri"/>
                <w:color w:val="000000"/>
                <w:sz w:val="22"/>
                <w:szCs w:val="22"/>
              </w:rPr>
              <w:t>47.23368</w:t>
            </w:r>
            <w:r w:rsidR="009E0581">
              <w:rPr>
                <w:rFonts w:cs="Calibri"/>
                <w:color w:val="000000"/>
                <w:sz w:val="22"/>
                <w:szCs w:val="22"/>
              </w:rPr>
              <w:t>7</w:t>
            </w:r>
          </w:p>
        </w:tc>
        <w:tc>
          <w:tcPr>
            <w:tcW w:w="1890" w:type="dxa"/>
            <w:tcBorders>
              <w:top w:val="nil"/>
              <w:left w:val="nil"/>
              <w:bottom w:val="nil"/>
              <w:right w:val="single" w:sz="4" w:space="0" w:color="auto"/>
            </w:tcBorders>
            <w:noWrap/>
            <w:vAlign w:val="bottom"/>
            <w:tcPrChange w:id="265" w:author="Jason Toft" w:date="2026-06-09T14:25:00Z">
              <w:tcPr>
                <w:tcW w:w="1890" w:type="dxa"/>
                <w:gridSpan w:val="2"/>
                <w:tcBorders>
                  <w:top w:val="nil"/>
                  <w:left w:val="nil"/>
                  <w:bottom w:val="single" w:sz="4" w:space="0" w:color="auto"/>
                  <w:right w:val="single" w:sz="4" w:space="0" w:color="auto"/>
                </w:tcBorders>
                <w:noWrap/>
                <w:vAlign w:val="bottom"/>
              </w:tcPr>
            </w:tcPrChange>
          </w:tcPr>
          <w:p w14:paraId="55CDB237" w14:textId="2ADB50C5" w:rsidR="00187EC0" w:rsidRPr="000A30D3" w:rsidRDefault="00345319" w:rsidP="00187EC0">
            <w:pPr>
              <w:spacing w:before="0" w:after="0"/>
              <w:jc w:val="right"/>
              <w:rPr>
                <w:rFonts w:cs="Calibri"/>
                <w:color w:val="000000"/>
                <w:sz w:val="22"/>
                <w:szCs w:val="22"/>
              </w:rPr>
            </w:pPr>
            <w:r>
              <w:rPr>
                <w:rFonts w:cs="Calibri"/>
                <w:color w:val="000000"/>
                <w:sz w:val="22"/>
                <w:szCs w:val="22"/>
              </w:rPr>
              <w:t>-122.588</w:t>
            </w:r>
            <w:r w:rsidR="009E0581">
              <w:rPr>
                <w:rFonts w:cs="Calibri"/>
                <w:color w:val="000000"/>
                <w:sz w:val="22"/>
                <w:szCs w:val="22"/>
              </w:rPr>
              <w:t>753</w:t>
            </w:r>
          </w:p>
        </w:tc>
      </w:tr>
      <w:tr w:rsidR="009A57DC" w:rsidRPr="000A30D3" w14:paraId="57BF3795" w14:textId="77777777" w:rsidTr="009A57DC">
        <w:tblPrEx>
          <w:tblW w:w="8455" w:type="dxa"/>
          <w:tblPrExChange w:id="266" w:author="Jason Toft" w:date="2026-06-09T14:25:00Z">
            <w:tblPrEx>
              <w:tblW w:w="8455" w:type="dxa"/>
            </w:tblPrEx>
          </w:tblPrExChange>
        </w:tblPrEx>
        <w:trPr>
          <w:trHeight w:val="288"/>
          <w:ins w:id="267" w:author="Jason Toft" w:date="2026-06-09T14:25:00Z"/>
          <w:trPrChange w:id="268" w:author="Jason Toft" w:date="2026-06-09T14:25:00Z">
            <w:trPr>
              <w:gridAfter w:val="0"/>
              <w:trHeight w:val="288"/>
            </w:trPr>
          </w:trPrChange>
        </w:trPr>
        <w:tc>
          <w:tcPr>
            <w:tcW w:w="965" w:type="dxa"/>
            <w:tcBorders>
              <w:top w:val="nil"/>
              <w:left w:val="single" w:sz="4" w:space="0" w:color="auto"/>
              <w:bottom w:val="nil"/>
              <w:right w:val="single" w:sz="4" w:space="0" w:color="auto"/>
            </w:tcBorders>
            <w:noWrap/>
            <w:vAlign w:val="bottom"/>
            <w:tcPrChange w:id="269" w:author="Jason Toft" w:date="2026-06-09T14:25:00Z">
              <w:tcPr>
                <w:tcW w:w="965" w:type="dxa"/>
                <w:gridSpan w:val="2"/>
                <w:tcBorders>
                  <w:top w:val="nil"/>
                  <w:left w:val="single" w:sz="4" w:space="0" w:color="auto"/>
                  <w:bottom w:val="single" w:sz="4" w:space="0" w:color="auto"/>
                  <w:right w:val="single" w:sz="4" w:space="0" w:color="auto"/>
                </w:tcBorders>
                <w:noWrap/>
                <w:vAlign w:val="bottom"/>
              </w:tcPr>
            </w:tcPrChange>
          </w:tcPr>
          <w:p w14:paraId="64F2B6E9" w14:textId="214370DE" w:rsidR="009A57DC" w:rsidRPr="009A57DC" w:rsidRDefault="009A57DC" w:rsidP="00187EC0">
            <w:pPr>
              <w:spacing w:before="0" w:after="0"/>
              <w:jc w:val="right"/>
              <w:rPr>
                <w:ins w:id="270" w:author="Jason Toft" w:date="2026-06-09T14:25:00Z"/>
                <w:rFonts w:cs="Calibri"/>
                <w:i/>
                <w:color w:val="000000"/>
                <w:sz w:val="22"/>
                <w:szCs w:val="22"/>
                <w:rPrChange w:id="271" w:author="Jason Toft" w:date="2026-06-09T14:25:00Z">
                  <w:rPr>
                    <w:ins w:id="272" w:author="Jason Toft" w:date="2026-06-09T14:25:00Z"/>
                    <w:rFonts w:cs="Calibri"/>
                    <w:color w:val="000000"/>
                    <w:sz w:val="22"/>
                    <w:szCs w:val="22"/>
                  </w:rPr>
                </w:rPrChange>
              </w:rPr>
            </w:pPr>
            <w:ins w:id="273" w:author="Jason Toft" w:date="2026-06-09T14:25:00Z">
              <w:r>
                <w:rPr>
                  <w:rFonts w:cs="Calibri"/>
                  <w:i/>
                  <w:color w:val="000000"/>
                  <w:sz w:val="22"/>
                  <w:szCs w:val="22"/>
                </w:rPr>
                <w:t>backup</w:t>
              </w:r>
            </w:ins>
          </w:p>
        </w:tc>
        <w:tc>
          <w:tcPr>
            <w:tcW w:w="2180" w:type="dxa"/>
            <w:tcBorders>
              <w:top w:val="nil"/>
              <w:left w:val="nil"/>
              <w:bottom w:val="nil"/>
              <w:right w:val="single" w:sz="4" w:space="0" w:color="auto"/>
            </w:tcBorders>
            <w:noWrap/>
            <w:vAlign w:val="bottom"/>
            <w:tcPrChange w:id="274" w:author="Jason Toft" w:date="2026-06-09T14:25:00Z">
              <w:tcPr>
                <w:tcW w:w="2180" w:type="dxa"/>
                <w:gridSpan w:val="2"/>
                <w:tcBorders>
                  <w:top w:val="nil"/>
                  <w:left w:val="nil"/>
                  <w:bottom w:val="single" w:sz="4" w:space="0" w:color="auto"/>
                  <w:right w:val="single" w:sz="4" w:space="0" w:color="auto"/>
                </w:tcBorders>
                <w:noWrap/>
                <w:vAlign w:val="bottom"/>
              </w:tcPr>
            </w:tcPrChange>
          </w:tcPr>
          <w:p w14:paraId="4E5FF990" w14:textId="6F329106" w:rsidR="009A57DC" w:rsidRDefault="009A57DC" w:rsidP="00187EC0">
            <w:pPr>
              <w:spacing w:before="0" w:after="0"/>
              <w:rPr>
                <w:ins w:id="275" w:author="Jason Toft" w:date="2026-06-09T14:25:00Z"/>
                <w:rFonts w:cs="Calibri"/>
                <w:color w:val="000000"/>
                <w:sz w:val="22"/>
                <w:szCs w:val="22"/>
              </w:rPr>
            </w:pPr>
            <w:ins w:id="276" w:author="Jason Toft" w:date="2026-06-09T14:26:00Z">
              <w:r>
                <w:rPr>
                  <w:rFonts w:cs="Calibri"/>
                  <w:color w:val="000000"/>
                  <w:sz w:val="22"/>
                  <w:szCs w:val="22"/>
                </w:rPr>
                <w:t>Possession Point</w:t>
              </w:r>
            </w:ins>
          </w:p>
        </w:tc>
        <w:tc>
          <w:tcPr>
            <w:tcW w:w="1440" w:type="dxa"/>
            <w:tcBorders>
              <w:top w:val="single" w:sz="4" w:space="0" w:color="auto"/>
              <w:bottom w:val="single" w:sz="4" w:space="0" w:color="auto"/>
              <w:right w:val="single" w:sz="4" w:space="0" w:color="auto"/>
            </w:tcBorders>
            <w:vAlign w:val="bottom"/>
            <w:tcPrChange w:id="277" w:author="Jason Toft" w:date="2026-06-09T14:25:00Z">
              <w:tcPr>
                <w:tcW w:w="1440" w:type="dxa"/>
                <w:gridSpan w:val="2"/>
                <w:tcBorders>
                  <w:top w:val="single" w:sz="4" w:space="0" w:color="auto"/>
                  <w:bottom w:val="single" w:sz="4" w:space="0" w:color="auto"/>
                  <w:right w:val="single" w:sz="4" w:space="0" w:color="auto"/>
                </w:tcBorders>
                <w:vAlign w:val="bottom"/>
              </w:tcPr>
            </w:tcPrChange>
          </w:tcPr>
          <w:p w14:paraId="52F5D8E3" w14:textId="2D15C795" w:rsidR="009A57DC" w:rsidRDefault="009A57DC" w:rsidP="000E57AB">
            <w:pPr>
              <w:spacing w:before="0" w:after="0"/>
              <w:rPr>
                <w:ins w:id="278" w:author="Jason Toft" w:date="2026-06-09T14:25:00Z"/>
                <w:rFonts w:cs="Calibri"/>
                <w:color w:val="000000"/>
                <w:sz w:val="22"/>
                <w:szCs w:val="22"/>
              </w:rPr>
            </w:pPr>
            <w:ins w:id="279" w:author="Jason Toft" w:date="2026-06-09T14:26:00Z">
              <w:r>
                <w:rPr>
                  <w:rFonts w:cs="Calibri"/>
                  <w:color w:val="000000"/>
                  <w:sz w:val="22"/>
                  <w:szCs w:val="22"/>
                </w:rPr>
                <w:t>PSRF</w:t>
              </w:r>
            </w:ins>
          </w:p>
        </w:tc>
        <w:tc>
          <w:tcPr>
            <w:tcW w:w="1980" w:type="dxa"/>
            <w:tcBorders>
              <w:top w:val="nil"/>
              <w:left w:val="single" w:sz="4" w:space="0" w:color="auto"/>
              <w:bottom w:val="nil"/>
              <w:right w:val="single" w:sz="4" w:space="0" w:color="auto"/>
            </w:tcBorders>
            <w:noWrap/>
            <w:vAlign w:val="bottom"/>
            <w:tcPrChange w:id="280" w:author="Jason Toft" w:date="2026-06-09T14:25:00Z">
              <w:tcPr>
                <w:tcW w:w="1980" w:type="dxa"/>
                <w:gridSpan w:val="2"/>
                <w:tcBorders>
                  <w:top w:val="nil"/>
                  <w:left w:val="single" w:sz="4" w:space="0" w:color="auto"/>
                  <w:bottom w:val="single" w:sz="4" w:space="0" w:color="auto"/>
                  <w:right w:val="single" w:sz="4" w:space="0" w:color="auto"/>
                </w:tcBorders>
                <w:noWrap/>
                <w:vAlign w:val="bottom"/>
              </w:tcPr>
            </w:tcPrChange>
          </w:tcPr>
          <w:p w14:paraId="3C8E528F" w14:textId="2ABFE637" w:rsidR="009A57DC" w:rsidRDefault="009A57DC" w:rsidP="00187EC0">
            <w:pPr>
              <w:spacing w:before="0" w:after="0"/>
              <w:jc w:val="right"/>
              <w:rPr>
                <w:ins w:id="281" w:author="Jason Toft" w:date="2026-06-09T14:25:00Z"/>
                <w:rFonts w:cs="Calibri"/>
                <w:color w:val="000000"/>
                <w:sz w:val="22"/>
                <w:szCs w:val="22"/>
              </w:rPr>
            </w:pPr>
            <w:ins w:id="282" w:author="Jason Toft" w:date="2026-06-09T14:28:00Z">
              <w:r w:rsidRPr="009A57DC">
                <w:rPr>
                  <w:rFonts w:cs="Calibri"/>
                  <w:color w:val="000000"/>
                  <w:sz w:val="22"/>
                  <w:szCs w:val="22"/>
                </w:rPr>
                <w:t>47.9035</w:t>
              </w:r>
            </w:ins>
          </w:p>
        </w:tc>
        <w:tc>
          <w:tcPr>
            <w:tcW w:w="1890" w:type="dxa"/>
            <w:tcBorders>
              <w:top w:val="nil"/>
              <w:left w:val="nil"/>
              <w:bottom w:val="nil"/>
              <w:right w:val="single" w:sz="4" w:space="0" w:color="auto"/>
            </w:tcBorders>
            <w:noWrap/>
            <w:vAlign w:val="bottom"/>
            <w:tcPrChange w:id="283" w:author="Jason Toft" w:date="2026-06-09T14:25:00Z">
              <w:tcPr>
                <w:tcW w:w="1890" w:type="dxa"/>
                <w:gridSpan w:val="2"/>
                <w:tcBorders>
                  <w:top w:val="nil"/>
                  <w:left w:val="nil"/>
                  <w:bottom w:val="single" w:sz="4" w:space="0" w:color="auto"/>
                  <w:right w:val="single" w:sz="4" w:space="0" w:color="auto"/>
                </w:tcBorders>
                <w:noWrap/>
                <w:vAlign w:val="bottom"/>
              </w:tcPr>
            </w:tcPrChange>
          </w:tcPr>
          <w:p w14:paraId="3B02067A" w14:textId="790880A7" w:rsidR="009A57DC" w:rsidRDefault="009A57DC" w:rsidP="00187EC0">
            <w:pPr>
              <w:spacing w:before="0" w:after="0"/>
              <w:jc w:val="right"/>
              <w:rPr>
                <w:ins w:id="284" w:author="Jason Toft" w:date="2026-06-09T14:25:00Z"/>
                <w:rFonts w:cs="Calibri"/>
                <w:color w:val="000000"/>
                <w:sz w:val="22"/>
                <w:szCs w:val="22"/>
              </w:rPr>
            </w:pPr>
            <w:ins w:id="285" w:author="Jason Toft" w:date="2026-06-09T14:28:00Z">
              <w:r w:rsidRPr="009A57DC">
                <w:rPr>
                  <w:rFonts w:cs="Calibri"/>
                  <w:color w:val="000000"/>
                  <w:sz w:val="22"/>
                  <w:szCs w:val="22"/>
                </w:rPr>
                <w:t>-122.3827</w:t>
              </w:r>
            </w:ins>
          </w:p>
        </w:tc>
      </w:tr>
      <w:tr w:rsidR="009A57DC" w:rsidRPr="000A30D3" w14:paraId="760B0ECB" w14:textId="77777777" w:rsidTr="000E57AB">
        <w:trPr>
          <w:trHeight w:val="288"/>
          <w:ins w:id="286" w:author="Jason Toft" w:date="2026-06-09T14:25:00Z"/>
        </w:trPr>
        <w:tc>
          <w:tcPr>
            <w:tcW w:w="965" w:type="dxa"/>
            <w:tcBorders>
              <w:top w:val="nil"/>
              <w:left w:val="single" w:sz="4" w:space="0" w:color="auto"/>
              <w:bottom w:val="single" w:sz="4" w:space="0" w:color="auto"/>
              <w:right w:val="single" w:sz="4" w:space="0" w:color="auto"/>
            </w:tcBorders>
            <w:noWrap/>
            <w:vAlign w:val="bottom"/>
          </w:tcPr>
          <w:p w14:paraId="20C00CA4" w14:textId="334DB683" w:rsidR="009A57DC" w:rsidRPr="009A57DC" w:rsidRDefault="009A57DC" w:rsidP="00187EC0">
            <w:pPr>
              <w:spacing w:before="0" w:after="0"/>
              <w:jc w:val="right"/>
              <w:rPr>
                <w:ins w:id="287" w:author="Jason Toft" w:date="2026-06-09T14:25:00Z"/>
                <w:rFonts w:cs="Calibri"/>
                <w:i/>
                <w:color w:val="000000"/>
                <w:sz w:val="22"/>
                <w:szCs w:val="22"/>
                <w:rPrChange w:id="288" w:author="Jason Toft" w:date="2026-06-09T14:26:00Z">
                  <w:rPr>
                    <w:ins w:id="289" w:author="Jason Toft" w:date="2026-06-09T14:25:00Z"/>
                    <w:rFonts w:cs="Calibri"/>
                    <w:color w:val="000000"/>
                    <w:sz w:val="22"/>
                    <w:szCs w:val="22"/>
                  </w:rPr>
                </w:rPrChange>
              </w:rPr>
            </w:pPr>
            <w:ins w:id="290" w:author="Jason Toft" w:date="2026-06-09T14:25:00Z">
              <w:r w:rsidRPr="009A57DC">
                <w:rPr>
                  <w:rFonts w:cs="Calibri"/>
                  <w:i/>
                  <w:color w:val="000000"/>
                  <w:sz w:val="22"/>
                  <w:szCs w:val="22"/>
                  <w:rPrChange w:id="291" w:author="Jason Toft" w:date="2026-06-09T14:26:00Z">
                    <w:rPr>
                      <w:rFonts w:cs="Calibri"/>
                      <w:color w:val="000000"/>
                      <w:sz w:val="22"/>
                      <w:szCs w:val="22"/>
                    </w:rPr>
                  </w:rPrChange>
                </w:rPr>
                <w:t>backup</w:t>
              </w:r>
            </w:ins>
          </w:p>
        </w:tc>
        <w:tc>
          <w:tcPr>
            <w:tcW w:w="2180" w:type="dxa"/>
            <w:tcBorders>
              <w:top w:val="nil"/>
              <w:left w:val="nil"/>
              <w:bottom w:val="single" w:sz="4" w:space="0" w:color="auto"/>
              <w:right w:val="single" w:sz="4" w:space="0" w:color="auto"/>
            </w:tcBorders>
            <w:noWrap/>
            <w:vAlign w:val="bottom"/>
          </w:tcPr>
          <w:p w14:paraId="02B1B437" w14:textId="5407A53B" w:rsidR="009A57DC" w:rsidRDefault="00E64BA8" w:rsidP="00187EC0">
            <w:pPr>
              <w:spacing w:before="0" w:after="0"/>
              <w:rPr>
                <w:ins w:id="292" w:author="Jason Toft" w:date="2026-06-09T14:25:00Z"/>
                <w:rFonts w:cs="Calibri"/>
                <w:color w:val="000000"/>
                <w:sz w:val="22"/>
                <w:szCs w:val="22"/>
              </w:rPr>
            </w:pPr>
            <w:ins w:id="293" w:author="Jason Toft" w:date="2026-06-09T14:43:00Z">
              <w:r>
                <w:rPr>
                  <w:rFonts w:cs="Calibri"/>
                  <w:color w:val="000000"/>
                  <w:sz w:val="22"/>
                  <w:szCs w:val="22"/>
                </w:rPr>
                <w:t>Point Evans</w:t>
              </w:r>
            </w:ins>
          </w:p>
        </w:tc>
        <w:tc>
          <w:tcPr>
            <w:tcW w:w="1440" w:type="dxa"/>
            <w:tcBorders>
              <w:top w:val="single" w:sz="4" w:space="0" w:color="auto"/>
              <w:bottom w:val="single" w:sz="4" w:space="0" w:color="auto"/>
              <w:right w:val="single" w:sz="4" w:space="0" w:color="auto"/>
            </w:tcBorders>
            <w:vAlign w:val="bottom"/>
          </w:tcPr>
          <w:p w14:paraId="765B6424" w14:textId="37967825" w:rsidR="009A57DC" w:rsidRDefault="009A57DC" w:rsidP="000E57AB">
            <w:pPr>
              <w:spacing w:before="0" w:after="0"/>
              <w:rPr>
                <w:ins w:id="294" w:author="Jason Toft" w:date="2026-06-09T14:25:00Z"/>
                <w:rFonts w:cs="Calibri"/>
                <w:color w:val="000000"/>
                <w:sz w:val="22"/>
                <w:szCs w:val="22"/>
              </w:rPr>
            </w:pPr>
            <w:ins w:id="295" w:author="Jason Toft" w:date="2026-06-09T14:26:00Z">
              <w:r>
                <w:rPr>
                  <w:rFonts w:cs="Calibri"/>
                  <w:color w:val="000000"/>
                  <w:sz w:val="22"/>
                  <w:szCs w:val="22"/>
                </w:rPr>
                <w:t>PTI</w:t>
              </w:r>
            </w:ins>
          </w:p>
        </w:tc>
        <w:tc>
          <w:tcPr>
            <w:tcW w:w="1980" w:type="dxa"/>
            <w:tcBorders>
              <w:top w:val="nil"/>
              <w:left w:val="single" w:sz="4" w:space="0" w:color="auto"/>
              <w:bottom w:val="single" w:sz="4" w:space="0" w:color="auto"/>
              <w:right w:val="single" w:sz="4" w:space="0" w:color="auto"/>
            </w:tcBorders>
            <w:noWrap/>
            <w:vAlign w:val="bottom"/>
          </w:tcPr>
          <w:p w14:paraId="2B1DA1D5" w14:textId="056AC2BC" w:rsidR="009A57DC" w:rsidRDefault="00CA1BC4" w:rsidP="00187EC0">
            <w:pPr>
              <w:spacing w:before="0" w:after="0"/>
              <w:jc w:val="right"/>
              <w:rPr>
                <w:ins w:id="296" w:author="Jason Toft" w:date="2026-06-09T14:25:00Z"/>
                <w:rFonts w:cs="Calibri"/>
                <w:color w:val="000000"/>
                <w:sz w:val="22"/>
                <w:szCs w:val="22"/>
              </w:rPr>
            </w:pPr>
            <w:ins w:id="297" w:author="Jason Toft" w:date="2026-06-09T16:07:00Z">
              <w:r w:rsidRPr="00CA1BC4">
                <w:rPr>
                  <w:rFonts w:cs="Calibri"/>
                  <w:color w:val="000000"/>
                  <w:sz w:val="22"/>
                  <w:szCs w:val="22"/>
                </w:rPr>
                <w:t>47.283004</w:t>
              </w:r>
            </w:ins>
          </w:p>
        </w:tc>
        <w:tc>
          <w:tcPr>
            <w:tcW w:w="1890" w:type="dxa"/>
            <w:tcBorders>
              <w:top w:val="nil"/>
              <w:left w:val="nil"/>
              <w:bottom w:val="single" w:sz="4" w:space="0" w:color="auto"/>
              <w:right w:val="single" w:sz="4" w:space="0" w:color="auto"/>
            </w:tcBorders>
            <w:noWrap/>
            <w:vAlign w:val="bottom"/>
          </w:tcPr>
          <w:p w14:paraId="2AD63063" w14:textId="1EE78053" w:rsidR="009A57DC" w:rsidRDefault="00CA1BC4" w:rsidP="00187EC0">
            <w:pPr>
              <w:spacing w:before="0" w:after="0"/>
              <w:jc w:val="right"/>
              <w:rPr>
                <w:ins w:id="298" w:author="Jason Toft" w:date="2026-06-09T14:25:00Z"/>
                <w:rFonts w:cs="Calibri"/>
                <w:color w:val="000000"/>
                <w:sz w:val="22"/>
                <w:szCs w:val="22"/>
              </w:rPr>
            </w:pPr>
            <w:ins w:id="299" w:author="Jason Toft" w:date="2026-06-09T16:07:00Z">
              <w:r w:rsidRPr="00CA1BC4">
                <w:rPr>
                  <w:rFonts w:cs="Calibri"/>
                  <w:color w:val="000000"/>
                  <w:sz w:val="22"/>
                  <w:szCs w:val="22"/>
                </w:rPr>
                <w:t>-122.548933</w:t>
              </w:r>
            </w:ins>
          </w:p>
        </w:tc>
      </w:tr>
    </w:tbl>
    <w:p w14:paraId="5C80EACE" w14:textId="47232CB7" w:rsidR="004F4C7D" w:rsidRPr="00F82179" w:rsidRDefault="004F4C7D" w:rsidP="001259A3"/>
    <w:p w14:paraId="24657A60" w14:textId="3EFB8E0D" w:rsidR="002C4E1F" w:rsidRPr="00F82179" w:rsidRDefault="002C4E1F" w:rsidP="008317B6">
      <w:pPr>
        <w:pStyle w:val="Heading3"/>
      </w:pPr>
      <w:bookmarkStart w:id="300" w:name="_Toc30162546"/>
      <w:bookmarkStart w:id="301" w:name="_Toc226028808"/>
      <w:r w:rsidRPr="00F82179">
        <w:t>7.2</w:t>
      </w:r>
      <w:r w:rsidRPr="00F82179">
        <w:tab/>
      </w:r>
      <w:r w:rsidR="00245291" w:rsidRPr="00F82179">
        <w:t>Field data collection</w:t>
      </w:r>
      <w:bookmarkEnd w:id="300"/>
      <w:bookmarkEnd w:id="301"/>
    </w:p>
    <w:p w14:paraId="106C0D15" w14:textId="0228A496" w:rsidR="000E57AB" w:rsidRPr="000E57AB" w:rsidRDefault="000E57AB" w:rsidP="000E57AB">
      <w:pPr>
        <w:pStyle w:val="instructiontext"/>
        <w:rPr>
          <w:color w:val="auto"/>
        </w:rPr>
      </w:pPr>
      <w:r w:rsidRPr="000E57AB">
        <w:rPr>
          <w:color w:val="auto"/>
        </w:rPr>
        <w:t>Our experimental design will stratify sampling across 1</w:t>
      </w:r>
      <w:ins w:id="302" w:author="Khadijah Homolka" w:date="2026-06-29T17:29:00Z" w16du:dateUtc="2026-06-30T00:29:00Z">
        <w:r w:rsidR="003D10D9">
          <w:rPr>
            <w:color w:val="auto"/>
          </w:rPr>
          <w:t>4</w:t>
        </w:r>
      </w:ins>
      <w:del w:id="303" w:author="Khadijah Homolka" w:date="2026-06-29T17:29:00Z" w16du:dateUtc="2026-06-30T00:29:00Z">
        <w:r w:rsidRPr="000E57AB" w:rsidDel="003D10D9">
          <w:rPr>
            <w:color w:val="auto"/>
          </w:rPr>
          <w:delText>6</w:delText>
        </w:r>
      </w:del>
      <w:r w:rsidRPr="000E57AB">
        <w:rPr>
          <w:color w:val="auto"/>
        </w:rPr>
        <w:t xml:space="preserve"> sites in Puget Sound, that represent different Puget Sound sub-basins, and mapping details from the floating kelp indicator so that we can build from measurements of </w:t>
      </w:r>
      <w:r w:rsidR="007B3957">
        <w:rPr>
          <w:color w:val="auto"/>
        </w:rPr>
        <w:t>canopy area</w:t>
      </w:r>
      <w:r w:rsidRPr="000E57AB">
        <w:rPr>
          <w:color w:val="auto"/>
        </w:rPr>
        <w:t xml:space="preserve"> and status. The site locations will also be strategically chosen to include east and west sides of the Puget Sound basin, in order to further characterize juvenile Chinook salmon outmigration patterns through Puget Sound in relation to fish movement and bull kelp use (Figure 1).</w:t>
      </w:r>
    </w:p>
    <w:p w14:paraId="4DE8625A" w14:textId="14318DC9" w:rsidR="00F8356B" w:rsidRPr="00F76AAD" w:rsidRDefault="00F8356B" w:rsidP="004B2614">
      <w:pPr>
        <w:pStyle w:val="Heading4"/>
      </w:pPr>
      <w:bookmarkStart w:id="304" w:name="_Toc30162547"/>
      <w:r w:rsidRPr="00F76AAD">
        <w:lastRenderedPageBreak/>
        <w:t>7.</w:t>
      </w:r>
      <w:r>
        <w:t>2.</w:t>
      </w:r>
      <w:r w:rsidRPr="00F76AAD">
        <w:t>1</w:t>
      </w:r>
      <w:r w:rsidRPr="00F76AAD">
        <w:tab/>
        <w:t>Sampling location</w:t>
      </w:r>
      <w:r w:rsidR="004259D6">
        <w:t>s</w:t>
      </w:r>
      <w:r w:rsidRPr="00F76AAD">
        <w:t xml:space="preserve"> and frequency</w:t>
      </w:r>
      <w:bookmarkEnd w:id="304"/>
    </w:p>
    <w:p w14:paraId="0E6D2003" w14:textId="43EE7973" w:rsidR="00C30A1F" w:rsidRDefault="00D559DD" w:rsidP="000E57AB">
      <w:pPr>
        <w:pStyle w:val="instructiontext"/>
        <w:rPr>
          <w:color w:val="auto"/>
        </w:rPr>
      </w:pPr>
      <w:r w:rsidRPr="00D559DD">
        <w:rPr>
          <w:color w:val="auto"/>
        </w:rPr>
        <w:t xml:space="preserve">At each site, we will conduct snorkel surveys biweekly </w:t>
      </w:r>
      <w:ins w:id="305" w:author="Jason Toft" w:date="2026-06-09T14:16:00Z">
        <w:r w:rsidR="002743E7">
          <w:rPr>
            <w:color w:val="auto"/>
          </w:rPr>
          <w:t xml:space="preserve">spanning </w:t>
        </w:r>
      </w:ins>
      <w:r w:rsidRPr="00D559DD">
        <w:rPr>
          <w:color w:val="auto"/>
        </w:rPr>
        <w:t>June</w:t>
      </w:r>
      <w:r w:rsidR="00C30A1F">
        <w:rPr>
          <w:color w:val="auto"/>
        </w:rPr>
        <w:t>-</w:t>
      </w:r>
      <w:commentRangeStart w:id="306"/>
      <w:del w:id="307" w:author="Guo, Jiujia (ECY)" w:date="2026-05-27T10:39:00Z">
        <w:r w:rsidR="00C30A1F" w:rsidDel="00EC02F9">
          <w:rPr>
            <w:color w:val="auto"/>
          </w:rPr>
          <w:delText>August</w:delText>
        </w:r>
      </w:del>
      <w:commentRangeEnd w:id="306"/>
      <w:r w:rsidR="00EC02F9" w:rsidRPr="00D559DD">
        <w:rPr>
          <w:rStyle w:val="CommentReference"/>
          <w:color w:val="auto"/>
          <w:sz w:val="24"/>
          <w:szCs w:val="20"/>
        </w:rPr>
        <w:commentReference w:id="306"/>
      </w:r>
      <w:del w:id="308" w:author="Guo, Jiujia (ECY)" w:date="2026-05-27T10:39:00Z">
        <w:r w:rsidRPr="00D559DD" w:rsidDel="00EC02F9">
          <w:rPr>
            <w:color w:val="auto"/>
          </w:rPr>
          <w:delText xml:space="preserve"> </w:delText>
        </w:r>
      </w:del>
      <w:ins w:id="309" w:author="Guo, Jiujia (ECY)" w:date="2026-05-27T13:40:00Z">
        <w:r w:rsidR="007525DA">
          <w:rPr>
            <w:color w:val="auto"/>
          </w:rPr>
          <w:t xml:space="preserve"> </w:t>
        </w:r>
      </w:ins>
      <w:ins w:id="310" w:author="Guo, Jiujia (ECY)" w:date="2026-05-27T10:39:00Z">
        <w:r w:rsidR="00EC02F9">
          <w:rPr>
            <w:color w:val="auto"/>
          </w:rPr>
          <w:t>September</w:t>
        </w:r>
        <w:r w:rsidR="00EC02F9" w:rsidRPr="00D559DD">
          <w:rPr>
            <w:color w:val="auto"/>
          </w:rPr>
          <w:t xml:space="preserve"> </w:t>
        </w:r>
      </w:ins>
      <w:r w:rsidRPr="00D559DD">
        <w:rPr>
          <w:color w:val="auto"/>
        </w:rPr>
        <w:t>2026, as these summer months are the time when bull kelp floats and blades are at the surface, and juvenile Chinook salmon and forage fish are abundant in nearshore waters</w:t>
      </w:r>
      <w:r w:rsidR="00483B52">
        <w:rPr>
          <w:color w:val="auto"/>
        </w:rPr>
        <w:t xml:space="preserve"> (</w:t>
      </w:r>
      <w:r w:rsidR="00483B52" w:rsidRPr="00483B52">
        <w:rPr>
          <w:color w:val="auto"/>
        </w:rPr>
        <w:t>Fresh 2006, Toft et al. 2007, Shaffer et al. 2020</w:t>
      </w:r>
      <w:r w:rsidR="00483B52">
        <w:rPr>
          <w:color w:val="auto"/>
        </w:rPr>
        <w:t>)</w:t>
      </w:r>
      <w:r w:rsidRPr="00D559DD">
        <w:rPr>
          <w:color w:val="auto"/>
        </w:rPr>
        <w:t xml:space="preserve">. </w:t>
      </w:r>
      <w:r w:rsidR="00FA712F">
        <w:rPr>
          <w:color w:val="auto"/>
        </w:rPr>
        <w:t xml:space="preserve">We will conduct above-water predator surveys at the same location as snorkel surveys prior to each snorkel event. </w:t>
      </w:r>
      <w:r w:rsidR="00C30A1F">
        <w:rPr>
          <w:color w:val="auto"/>
        </w:rPr>
        <w:t xml:space="preserve">To examine the influence of habitat type on fish and predators, our sampling strategy will include paired surveys in bull kelp habitat and in open-water habitat at each site. We will determine approximate survey locations based on maps of bull kelp canopy area from 2025, and specific survey locations will be chosen during the first site visit when bull kelp canopy is at the surface in 2026, so we can verify the location of bull kelp and open water habitats. </w:t>
      </w:r>
    </w:p>
    <w:p w14:paraId="3DBDA005" w14:textId="4540CDD8" w:rsidR="00C30A1F" w:rsidRDefault="00C30A1F" w:rsidP="000E57AB">
      <w:pPr>
        <w:pStyle w:val="instructiontext"/>
        <w:rPr>
          <w:color w:val="auto"/>
        </w:rPr>
      </w:pPr>
      <w:r w:rsidRPr="00C30A1F">
        <w:rPr>
          <w:color w:val="auto"/>
        </w:rPr>
        <w:t xml:space="preserve">To complement our snorkel surveys and provide a </w:t>
      </w:r>
      <w:del w:id="311" w:author="Khadijah Homolka" w:date="2026-06-29T19:57:00Z" w16du:dateUtc="2026-06-30T02:57:00Z">
        <w:r w:rsidRPr="00C30A1F" w:rsidDel="003D10D9">
          <w:rPr>
            <w:color w:val="auto"/>
          </w:rPr>
          <w:delText xml:space="preserve">broader </w:delText>
        </w:r>
      </w:del>
      <w:ins w:id="312" w:author="Khadijah Homolka" w:date="2026-06-29T19:57:00Z" w16du:dateUtc="2026-06-30T02:57:00Z">
        <w:r w:rsidR="003D10D9">
          <w:rPr>
            <w:color w:val="auto"/>
          </w:rPr>
          <w:t>further</w:t>
        </w:r>
        <w:r w:rsidR="003D10D9" w:rsidRPr="00C30A1F">
          <w:rPr>
            <w:color w:val="auto"/>
          </w:rPr>
          <w:t xml:space="preserve"> </w:t>
        </w:r>
      </w:ins>
      <w:r w:rsidRPr="00C30A1F">
        <w:rPr>
          <w:color w:val="auto"/>
        </w:rPr>
        <w:t>assessment of alpha diversity and fish presence within kelp forests, we will collect eDNA samples once per month during June</w:t>
      </w:r>
      <w:r>
        <w:rPr>
          <w:color w:val="auto"/>
        </w:rPr>
        <w:t>-</w:t>
      </w:r>
      <w:r w:rsidRPr="002743E7">
        <w:rPr>
          <w:color w:val="auto"/>
          <w:highlight w:val="yellow"/>
        </w:rPr>
        <w:t>August</w:t>
      </w:r>
      <w:ins w:id="313" w:author="Jason Toft" w:date="2026-06-09T13:30:00Z">
        <w:r w:rsidR="008062B0">
          <w:rPr>
            <w:color w:val="auto"/>
            <w:highlight w:val="yellow"/>
          </w:rPr>
          <w:t xml:space="preserve"> (spanning into September if needed)</w:t>
        </w:r>
      </w:ins>
      <w:r w:rsidRPr="002743E7">
        <w:rPr>
          <w:color w:val="auto"/>
          <w:highlight w:val="yellow"/>
        </w:rPr>
        <w:t>.</w:t>
      </w:r>
      <w:r w:rsidRPr="00C30A1F">
        <w:rPr>
          <w:color w:val="auto"/>
        </w:rPr>
        <w:t xml:space="preserve"> This sampling schedule aligns with the seasonal window in which juvenile salmon, forage fish, and bull kelp are most active in surface waters, ensuring comparability to our in</w:t>
      </w:r>
      <w:r>
        <w:rPr>
          <w:color w:val="auto"/>
        </w:rPr>
        <w:t>-</w:t>
      </w:r>
      <w:r w:rsidRPr="00C30A1F">
        <w:rPr>
          <w:color w:val="auto"/>
        </w:rPr>
        <w:t>water observations (see snorkel survey methods above). In each of the major regions (South Puget Sound, Central Puget Sound, North Puget Sound, Admiralty Inlet, Eastern Strait of Juan de Fuca, Western Strait of Juan de Fuca, and the San Juan Islands), we will identify one bull kelp forest and a</w:t>
      </w:r>
      <w:del w:id="314" w:author="Khadijah Homolka" w:date="2026-06-29T19:58:00Z" w16du:dateUtc="2026-06-30T02:58:00Z">
        <w:r w:rsidR="007B3957" w:rsidDel="003D10D9">
          <w:rPr>
            <w:color w:val="auto"/>
          </w:rPr>
          <w:delText>n</w:delText>
        </w:r>
        <w:r w:rsidRPr="00C30A1F" w:rsidDel="003D10D9">
          <w:rPr>
            <w:color w:val="auto"/>
          </w:rPr>
          <w:delText xml:space="preserve"> </w:delText>
        </w:r>
        <w:r w:rsidDel="003D10D9">
          <w:rPr>
            <w:color w:val="auto"/>
          </w:rPr>
          <w:delText>open water</w:delText>
        </w:r>
        <w:r w:rsidRPr="00C30A1F" w:rsidDel="003D10D9">
          <w:rPr>
            <w:color w:val="auto"/>
          </w:rPr>
          <w:delText xml:space="preserve"> comparison</w:delText>
        </w:r>
      </w:del>
      <w:r w:rsidRPr="00C30A1F">
        <w:rPr>
          <w:color w:val="auto"/>
        </w:rPr>
        <w:t xml:space="preserve"> site </w:t>
      </w:r>
      <w:r>
        <w:rPr>
          <w:color w:val="auto"/>
        </w:rPr>
        <w:t xml:space="preserve">without bull kelp </w:t>
      </w:r>
      <w:r w:rsidRPr="00C30A1F">
        <w:rPr>
          <w:color w:val="auto"/>
        </w:rPr>
        <w:t xml:space="preserve">in the same vicinity. Wherever possible, the non‐kelp site will be located within an </w:t>
      </w:r>
      <w:del w:id="315" w:author="Khadijah Homolka" w:date="2026-06-29T19:57:00Z" w16du:dateUtc="2026-06-30T02:57:00Z">
        <w:r w:rsidRPr="00C30A1F" w:rsidDel="003D10D9">
          <w:rPr>
            <w:color w:val="auto"/>
          </w:rPr>
          <w:delText xml:space="preserve">adjacent </w:delText>
        </w:r>
      </w:del>
      <w:ins w:id="316" w:author="Khadijah Homolka" w:date="2026-06-29T19:57:00Z" w16du:dateUtc="2026-06-30T02:57:00Z">
        <w:r w:rsidR="003D10D9">
          <w:rPr>
            <w:color w:val="auto"/>
          </w:rPr>
          <w:t>opposing</w:t>
        </w:r>
        <w:r w:rsidR="003D10D9" w:rsidRPr="00C30A1F">
          <w:rPr>
            <w:color w:val="auto"/>
          </w:rPr>
          <w:t xml:space="preserve"> </w:t>
        </w:r>
      </w:ins>
      <w:r w:rsidRPr="00C30A1F">
        <w:rPr>
          <w:color w:val="auto"/>
        </w:rPr>
        <w:t xml:space="preserve">drift cell; </w:t>
      </w:r>
      <w:commentRangeStart w:id="317"/>
      <w:commentRangeStart w:id="318"/>
      <w:r w:rsidRPr="00C30A1F">
        <w:rPr>
          <w:color w:val="auto"/>
        </w:rPr>
        <w:t xml:space="preserve">otherwise, it will be placed at least 1 km but no more than 5 km from the nearest bull kelp habitat. </w:t>
      </w:r>
      <w:commentRangeEnd w:id="317"/>
      <w:r w:rsidR="00947774" w:rsidRPr="00C30A1F">
        <w:rPr>
          <w:rStyle w:val="CommentReference"/>
          <w:color w:val="auto"/>
          <w:sz w:val="24"/>
          <w:szCs w:val="20"/>
        </w:rPr>
        <w:commentReference w:id="317"/>
      </w:r>
      <w:commentRangeEnd w:id="318"/>
      <w:r w:rsidR="002743E7" w:rsidRPr="00C30A1F">
        <w:rPr>
          <w:rStyle w:val="CommentReference"/>
          <w:color w:val="auto"/>
          <w:sz w:val="24"/>
          <w:szCs w:val="20"/>
        </w:rPr>
        <w:commentReference w:id="318"/>
      </w:r>
      <w:r w:rsidRPr="00C30A1F">
        <w:rPr>
          <w:color w:val="auto"/>
        </w:rPr>
        <w:t>This site‐selection strategy is designed to provide eDNA samples representative of both bull kelp and non‐bull kelp habitats within each ecological sub‐region, allowing us to compare fish distribution, alpha and beta diversity between these two habitat types.</w:t>
      </w:r>
    </w:p>
    <w:p w14:paraId="16ED396F" w14:textId="77777777" w:rsidR="00C30A1F" w:rsidRDefault="00C30A1F" w:rsidP="000E57AB">
      <w:pPr>
        <w:pStyle w:val="instructiontext"/>
        <w:rPr>
          <w:color w:val="auto"/>
        </w:rPr>
      </w:pPr>
    </w:p>
    <w:p w14:paraId="60921ACA" w14:textId="08662220" w:rsidR="00F8356B" w:rsidRPr="00F76AAD" w:rsidRDefault="00F8356B" w:rsidP="004B2614">
      <w:pPr>
        <w:pStyle w:val="Heading4"/>
      </w:pPr>
      <w:bookmarkStart w:id="319" w:name="_Toc30162548"/>
      <w:r w:rsidRPr="00F76AAD">
        <w:t>7.</w:t>
      </w:r>
      <w:r>
        <w:t>2.2</w:t>
      </w:r>
      <w:r w:rsidRPr="00F76AAD">
        <w:tab/>
      </w:r>
      <w:r>
        <w:t>Field p</w:t>
      </w:r>
      <w:r w:rsidRPr="00F76AAD">
        <w:t xml:space="preserve">arameters </w:t>
      </w:r>
      <w:r>
        <w:t xml:space="preserve">and laboratory analytes </w:t>
      </w:r>
      <w:r w:rsidRPr="00F76AAD">
        <w:t xml:space="preserve">to be </w:t>
      </w:r>
      <w:r>
        <w:t>measured</w:t>
      </w:r>
      <w:bookmarkEnd w:id="319"/>
    </w:p>
    <w:p w14:paraId="796E2A64" w14:textId="77777777" w:rsidR="00C11D31" w:rsidRDefault="00C11D31" w:rsidP="00C11D31">
      <w:pPr>
        <w:pStyle w:val="instructiontext"/>
        <w:rPr>
          <w:color w:val="auto"/>
        </w:rPr>
      </w:pPr>
      <w:r w:rsidRPr="00AC46D3">
        <w:rPr>
          <w:color w:val="auto"/>
        </w:rPr>
        <w:t>We will collect data for the following physical and biological parameters:</w:t>
      </w:r>
    </w:p>
    <w:p w14:paraId="125D2715" w14:textId="54A37F26" w:rsidR="00C11D31" w:rsidRPr="0014494E" w:rsidRDefault="00C11D31" w:rsidP="00A05D53">
      <w:pPr>
        <w:pStyle w:val="instructiontext"/>
        <w:numPr>
          <w:ilvl w:val="0"/>
          <w:numId w:val="11"/>
        </w:numPr>
        <w:rPr>
          <w:color w:val="auto"/>
        </w:rPr>
      </w:pPr>
      <w:r>
        <w:rPr>
          <w:color w:val="auto"/>
        </w:rPr>
        <w:t xml:space="preserve">Bull kelp canopy area (from Floating Kelp Indicator), </w:t>
      </w:r>
      <w:r w:rsidRPr="0014494E">
        <w:rPr>
          <w:color w:val="auto"/>
        </w:rPr>
        <w:t>bed status (from Floating Kelp Indicator)</w:t>
      </w:r>
      <w:r>
        <w:rPr>
          <w:color w:val="auto"/>
        </w:rPr>
        <w:t xml:space="preserve"> and </w:t>
      </w:r>
      <w:r w:rsidRPr="0014494E">
        <w:rPr>
          <w:color w:val="auto"/>
        </w:rPr>
        <w:t>stipe density</w:t>
      </w:r>
    </w:p>
    <w:p w14:paraId="1AB101B6" w14:textId="77777777" w:rsidR="00C11D31" w:rsidRPr="0014494E" w:rsidRDefault="00C11D31" w:rsidP="00A05D53">
      <w:pPr>
        <w:pStyle w:val="instructiontext"/>
        <w:numPr>
          <w:ilvl w:val="0"/>
          <w:numId w:val="11"/>
        </w:numPr>
        <w:rPr>
          <w:color w:val="auto"/>
        </w:rPr>
      </w:pPr>
      <w:r w:rsidRPr="0014494E">
        <w:rPr>
          <w:color w:val="auto"/>
        </w:rPr>
        <w:t>Fish species, abundance, size, distribution</w:t>
      </w:r>
      <w:r>
        <w:rPr>
          <w:color w:val="auto"/>
        </w:rPr>
        <w:t>,</w:t>
      </w:r>
      <w:r w:rsidRPr="0014494E">
        <w:rPr>
          <w:color w:val="auto"/>
        </w:rPr>
        <w:t xml:space="preserve"> </w:t>
      </w:r>
      <w:r>
        <w:rPr>
          <w:color w:val="auto"/>
        </w:rPr>
        <w:t xml:space="preserve">and </w:t>
      </w:r>
      <w:r w:rsidRPr="0014494E">
        <w:rPr>
          <w:color w:val="auto"/>
        </w:rPr>
        <w:t>behavior</w:t>
      </w:r>
    </w:p>
    <w:p w14:paraId="139B559F" w14:textId="77777777" w:rsidR="00C11D31" w:rsidRPr="0014494E" w:rsidRDefault="00C11D31" w:rsidP="00A05D53">
      <w:pPr>
        <w:pStyle w:val="instructiontext"/>
        <w:numPr>
          <w:ilvl w:val="0"/>
          <w:numId w:val="11"/>
        </w:numPr>
        <w:rPr>
          <w:color w:val="auto"/>
        </w:rPr>
      </w:pPr>
      <w:r w:rsidRPr="0014494E">
        <w:rPr>
          <w:color w:val="auto"/>
        </w:rPr>
        <w:t>Water temperature, salinity, depth</w:t>
      </w:r>
      <w:r>
        <w:rPr>
          <w:color w:val="auto"/>
        </w:rPr>
        <w:t>,</w:t>
      </w:r>
      <w:r w:rsidRPr="0014494E">
        <w:rPr>
          <w:color w:val="auto"/>
        </w:rPr>
        <w:t xml:space="preserve"> </w:t>
      </w:r>
      <w:r>
        <w:rPr>
          <w:color w:val="auto"/>
        </w:rPr>
        <w:t xml:space="preserve">and </w:t>
      </w:r>
      <w:r w:rsidRPr="0014494E">
        <w:rPr>
          <w:color w:val="auto"/>
        </w:rPr>
        <w:t>clarity</w:t>
      </w:r>
    </w:p>
    <w:p w14:paraId="49307892" w14:textId="77777777" w:rsidR="00C11D31" w:rsidRDefault="00C11D31" w:rsidP="00A05D53">
      <w:pPr>
        <w:pStyle w:val="instructiontext"/>
        <w:numPr>
          <w:ilvl w:val="0"/>
          <w:numId w:val="11"/>
        </w:numPr>
        <w:rPr>
          <w:color w:val="auto"/>
        </w:rPr>
      </w:pPr>
      <w:r w:rsidRPr="0014494E">
        <w:rPr>
          <w:color w:val="auto"/>
        </w:rPr>
        <w:t>Predator species</w:t>
      </w:r>
      <w:r>
        <w:rPr>
          <w:color w:val="auto"/>
        </w:rPr>
        <w:t>,</w:t>
      </w:r>
      <w:r w:rsidRPr="0014494E">
        <w:rPr>
          <w:color w:val="auto"/>
        </w:rPr>
        <w:t xml:space="preserve"> abundance</w:t>
      </w:r>
      <w:r>
        <w:rPr>
          <w:color w:val="auto"/>
        </w:rPr>
        <w:t>, and behavior</w:t>
      </w:r>
    </w:p>
    <w:p w14:paraId="638E61A3" w14:textId="7AB8872C" w:rsidR="00C11D31" w:rsidRPr="0014494E" w:rsidRDefault="00C11D31" w:rsidP="00A05D53">
      <w:pPr>
        <w:pStyle w:val="instructiontext"/>
        <w:numPr>
          <w:ilvl w:val="0"/>
          <w:numId w:val="11"/>
        </w:numPr>
        <w:rPr>
          <w:color w:val="auto"/>
        </w:rPr>
      </w:pPr>
      <w:r w:rsidRPr="0014494E">
        <w:rPr>
          <w:color w:val="auto"/>
        </w:rPr>
        <w:t>Quantity of DNA from Puget Sound Chinook, Puget Sound steelhead, all salmonids, euphausiids</w:t>
      </w:r>
      <w:r>
        <w:rPr>
          <w:color w:val="auto"/>
        </w:rPr>
        <w:t xml:space="preserve"> </w:t>
      </w:r>
      <w:r w:rsidRPr="0014494E">
        <w:rPr>
          <w:color w:val="auto"/>
        </w:rPr>
        <w:t>(or possibly amphipods), and decapod</w:t>
      </w:r>
      <w:del w:id="320" w:author="Khadijah Homolka" w:date="2026-06-29T19:58:00Z" w16du:dateUtc="2026-06-30T02:58:00Z">
        <w:r w:rsidRPr="0014494E" w:rsidDel="003D10D9">
          <w:rPr>
            <w:color w:val="auto"/>
          </w:rPr>
          <w:delText xml:space="preserve"> </w:delText>
        </w:r>
      </w:del>
      <w:ins w:id="321" w:author="Khadijah Homolka" w:date="2026-06-29T19:58:00Z" w16du:dateUtc="2026-06-30T02:58:00Z">
        <w:r w:rsidR="003D10D9">
          <w:rPr>
            <w:color w:val="auto"/>
          </w:rPr>
          <w:t>s</w:t>
        </w:r>
      </w:ins>
      <w:del w:id="322" w:author="Khadijah Homolka" w:date="2026-06-29T19:58:00Z" w16du:dateUtc="2026-06-30T02:58:00Z">
        <w:r w:rsidRPr="0014494E" w:rsidDel="003D10D9">
          <w:rPr>
            <w:color w:val="auto"/>
          </w:rPr>
          <w:delText>crustaceans</w:delText>
        </w:r>
      </w:del>
      <w:r w:rsidRPr="0014494E">
        <w:rPr>
          <w:color w:val="auto"/>
        </w:rPr>
        <w:t>.</w:t>
      </w:r>
    </w:p>
    <w:p w14:paraId="684499EE" w14:textId="77777777" w:rsidR="00C11D31" w:rsidRPr="0014494E" w:rsidRDefault="00C11D31" w:rsidP="00A05D53">
      <w:pPr>
        <w:pStyle w:val="instructiontext"/>
        <w:numPr>
          <w:ilvl w:val="0"/>
          <w:numId w:val="11"/>
        </w:numPr>
        <w:rPr>
          <w:color w:val="auto"/>
        </w:rPr>
      </w:pPr>
      <w:r w:rsidRPr="0014494E">
        <w:rPr>
          <w:color w:val="auto"/>
        </w:rPr>
        <w:t>Alpha diversity (species richness within sites) and beta diversity (community composition</w:t>
      </w:r>
      <w:r>
        <w:rPr>
          <w:color w:val="auto"/>
        </w:rPr>
        <w:t xml:space="preserve"> </w:t>
      </w:r>
      <w:r w:rsidRPr="0014494E">
        <w:rPr>
          <w:color w:val="auto"/>
        </w:rPr>
        <w:t>differences between sites)</w:t>
      </w:r>
    </w:p>
    <w:p w14:paraId="792E3DA0" w14:textId="1B6075E3" w:rsidR="00624628" w:rsidRPr="002B05F5" w:rsidRDefault="002C4E1F" w:rsidP="008317B6">
      <w:pPr>
        <w:pStyle w:val="Heading3"/>
      </w:pPr>
      <w:bookmarkStart w:id="323" w:name="_Toc30162549"/>
      <w:bookmarkStart w:id="324" w:name="_Toc226028809"/>
      <w:r w:rsidRPr="002B05F5">
        <w:lastRenderedPageBreak/>
        <w:t>7.3</w:t>
      </w:r>
      <w:r w:rsidRPr="002B05F5">
        <w:tab/>
      </w:r>
      <w:r w:rsidR="00624628" w:rsidRPr="002B05F5">
        <w:t>Modeling</w:t>
      </w:r>
      <w:r w:rsidR="0012412E" w:rsidRPr="002B05F5">
        <w:t xml:space="preserve"> and analysis</w:t>
      </w:r>
      <w:r w:rsidR="00E82C92" w:rsidRPr="002B05F5">
        <w:t xml:space="preserve"> </w:t>
      </w:r>
      <w:r w:rsidR="002B05F5" w:rsidRPr="002B05F5">
        <w:t>design</w:t>
      </w:r>
      <w:bookmarkEnd w:id="323"/>
      <w:bookmarkEnd w:id="324"/>
    </w:p>
    <w:p w14:paraId="1FAA3DE9" w14:textId="7057C024" w:rsidR="00C11D31" w:rsidRDefault="00860EEC" w:rsidP="00CC7E89">
      <w:pPr>
        <w:pStyle w:val="BodyText1"/>
      </w:pPr>
      <w:r>
        <w:t>Not applicable.</w:t>
      </w:r>
    </w:p>
    <w:p w14:paraId="01E55462" w14:textId="16650F0C" w:rsidR="00B861DF" w:rsidRPr="002B05F5" w:rsidRDefault="00F67CF2" w:rsidP="004B2614">
      <w:pPr>
        <w:pStyle w:val="Heading4"/>
      </w:pPr>
      <w:bookmarkStart w:id="325" w:name="_Toc30162550"/>
      <w:r w:rsidRPr="002B05F5">
        <w:t>7.3.1</w:t>
      </w:r>
      <w:r w:rsidR="00B861DF" w:rsidRPr="002B05F5">
        <w:tab/>
      </w:r>
      <w:r w:rsidR="002B05F5" w:rsidRPr="002B05F5">
        <w:t xml:space="preserve">Analytical </w:t>
      </w:r>
      <w:r w:rsidR="00542F3F">
        <w:t>f</w:t>
      </w:r>
      <w:r w:rsidR="00B861DF" w:rsidRPr="002B05F5">
        <w:t>ramework</w:t>
      </w:r>
      <w:bookmarkEnd w:id="325"/>
    </w:p>
    <w:p w14:paraId="60E0F780" w14:textId="6098B3EF" w:rsidR="0061012A" w:rsidRDefault="00860EEC" w:rsidP="00CC7E89">
      <w:pPr>
        <w:pStyle w:val="BodyText1"/>
      </w:pPr>
      <w:r>
        <w:t>Not applicable.</w:t>
      </w:r>
    </w:p>
    <w:p w14:paraId="2736D720" w14:textId="73687C1E" w:rsidR="00034960" w:rsidRPr="002203DB" w:rsidRDefault="00205DE1" w:rsidP="00A01564">
      <w:pPr>
        <w:pStyle w:val="BodyText1"/>
        <w:rPr>
          <w:color w:val="943634" w:themeColor="accent2" w:themeShade="BF"/>
        </w:rPr>
      </w:pPr>
      <w:r w:rsidRPr="002203DB">
        <w:rPr>
          <w:color w:val="943634" w:themeColor="accent2" w:themeShade="BF"/>
        </w:rPr>
        <w:t xml:space="preserve"> </w:t>
      </w:r>
    </w:p>
    <w:p w14:paraId="5BC04461" w14:textId="0A6601E7" w:rsidR="00624628" w:rsidRPr="002B05F5" w:rsidRDefault="00624628" w:rsidP="004B2614">
      <w:pPr>
        <w:pStyle w:val="Heading4"/>
      </w:pPr>
      <w:bookmarkStart w:id="326" w:name="_Toc30162551"/>
      <w:r w:rsidRPr="002B05F5">
        <w:t>7.3.</w:t>
      </w:r>
      <w:r w:rsidR="002B05F5">
        <w:t>2</w:t>
      </w:r>
      <w:r w:rsidRPr="002B05F5">
        <w:tab/>
        <w:t>Model setup</w:t>
      </w:r>
      <w:r w:rsidR="008062BD">
        <w:t xml:space="preserve"> and data needs</w:t>
      </w:r>
      <w:bookmarkEnd w:id="326"/>
    </w:p>
    <w:p w14:paraId="4A56EB89" w14:textId="1E3081BE" w:rsidR="0016586D" w:rsidRPr="0016586D" w:rsidRDefault="00860EEC" w:rsidP="0016586D">
      <w:pPr>
        <w:pStyle w:val="BodyText"/>
      </w:pPr>
      <w:r>
        <w:t>Not applicable.</w:t>
      </w:r>
      <w:r w:rsidR="000F5F26">
        <w:t xml:space="preserve"> </w:t>
      </w:r>
    </w:p>
    <w:p w14:paraId="1A1E2740" w14:textId="30BE28A9" w:rsidR="002C4E1F" w:rsidRPr="00624628" w:rsidRDefault="00624628" w:rsidP="008317B6">
      <w:pPr>
        <w:pStyle w:val="Heading3"/>
      </w:pPr>
      <w:bookmarkStart w:id="327" w:name="_Toc30162552"/>
      <w:bookmarkStart w:id="328" w:name="_Toc226028810"/>
      <w:r w:rsidRPr="00624628">
        <w:t>7.4</w:t>
      </w:r>
      <w:r w:rsidRPr="00624628">
        <w:tab/>
      </w:r>
      <w:r w:rsidR="00512BD8" w:rsidRPr="00512BD8">
        <w:t>Assumptions underlying design</w:t>
      </w:r>
      <w:bookmarkEnd w:id="327"/>
      <w:bookmarkEnd w:id="328"/>
    </w:p>
    <w:p w14:paraId="29F7B292" w14:textId="0C398001" w:rsidR="00CC7E89" w:rsidRDefault="000F5F26" w:rsidP="00CC7E89">
      <w:pPr>
        <w:pStyle w:val="BodyText1"/>
        <w:rPr>
          <w:ins w:id="329" w:author="Khadijah Homolka" w:date="2026-06-29T20:19:00Z" w16du:dateUtc="2026-06-30T03:19:00Z"/>
        </w:rPr>
      </w:pPr>
      <w:r>
        <w:t xml:space="preserve">Fish distribution in the nearshore environment is naturally patchy and variable. This natural variability poses a challenge when attempting to examine fish habitat use. Our study design assumes that we will detect enough fish in our snorkel and eDNA surveys to be able to perform statistical analyses on whether bull kelp characteristics have an influence on fish distribution. </w:t>
      </w:r>
      <w:r w:rsidR="007070D8">
        <w:t>If</w:t>
      </w:r>
      <w:r>
        <w:t xml:space="preserve"> our dataset has a high number of zeroes across both open water and bull kelp habitat types, </w:t>
      </w:r>
      <w:r w:rsidR="007070D8">
        <w:t>we may not have enough stati</w:t>
      </w:r>
      <w:r>
        <w:t>stical power</w:t>
      </w:r>
      <w:r w:rsidR="007070D8">
        <w:t xml:space="preserve"> to determine whether habitat type has an influence on fish. While snorkel surveys are more sensitive to the variability of fish distribution due to the limited time we can spend conducting </w:t>
      </w:r>
      <w:r w:rsidR="00CD139D">
        <w:t xml:space="preserve">visual </w:t>
      </w:r>
      <w:r w:rsidR="007070D8">
        <w:t>surveys, eDNA surveys can capture fish presence at a location over a longer period of time and are therefore useful for supplementing snorkel survey data</w:t>
      </w:r>
      <w:r w:rsidR="00CD139D">
        <w:t xml:space="preserve"> to address this challenge.</w:t>
      </w:r>
    </w:p>
    <w:p w14:paraId="39DED42B" w14:textId="6C3D4AA5" w:rsidR="003D10D9" w:rsidRPr="003D10D9" w:rsidRDefault="003D10D9" w:rsidP="003D10D9">
      <w:pPr>
        <w:pStyle w:val="BodyText"/>
        <w:pPrChange w:id="330" w:author="Khadijah Homolka" w:date="2026-06-29T20:21:00Z" w16du:dateUtc="2026-06-30T03:21:00Z">
          <w:pPr>
            <w:pStyle w:val="BodyText1"/>
          </w:pPr>
        </w:pPrChange>
      </w:pPr>
      <w:ins w:id="331" w:author="Khadijah Homolka" w:date="2026-06-29T20:19:00Z" w16du:dateUtc="2026-06-30T03:19:00Z">
        <w:r w:rsidRPr="003D10D9">
          <w:rPr>
            <w:rFonts w:asciiTheme="minorHAnsi" w:hAnsiTheme="minorHAnsi" w:cstheme="minorHAnsi"/>
            <w:color w:val="000000"/>
            <w:szCs w:val="24"/>
            <w:rPrChange w:id="332" w:author="Khadijah Homolka" w:date="2026-06-29T20:19:00Z" w16du:dateUtc="2026-06-30T03:19:00Z">
              <w:rPr>
                <w:rFonts w:ascii="-webkit-standard" w:hAnsi="-webkit-standard"/>
                <w:color w:val="000000"/>
                <w:sz w:val="27"/>
                <w:szCs w:val="27"/>
              </w:rPr>
            </w:rPrChange>
          </w:rPr>
          <w:t>We assume that target DNA persists in the water column at concentrations sufficient for detection, recognizing that shedding rates, degradation from UV, temperature, and microbial activity, and physical transport by currents, tides, and stratification all influence eDNA concentration and the spatial relationship between a detection and the organism's actual location</w:t>
        </w:r>
      </w:ins>
      <w:ins w:id="333" w:author="Khadijah Homolka" w:date="2026-06-29T20:20:00Z" w16du:dateUtc="2026-06-30T03:20:00Z">
        <w:r>
          <w:rPr>
            <w:rFonts w:asciiTheme="minorHAnsi" w:hAnsiTheme="minorHAnsi" w:cstheme="minorHAnsi"/>
            <w:color w:val="000000"/>
            <w:szCs w:val="24"/>
          </w:rPr>
          <w:t xml:space="preserve">, </w:t>
        </w:r>
      </w:ins>
      <w:ins w:id="334" w:author="Khadijah Homolka" w:date="2026-06-29T20:19:00Z" w16du:dateUtc="2026-06-30T03:19:00Z">
        <w:r w:rsidRPr="003D10D9">
          <w:rPr>
            <w:rFonts w:asciiTheme="minorHAnsi" w:hAnsiTheme="minorHAnsi" w:cstheme="minorHAnsi"/>
            <w:color w:val="000000"/>
            <w:szCs w:val="24"/>
            <w:rPrChange w:id="335" w:author="Khadijah Homolka" w:date="2026-06-29T20:19:00Z" w16du:dateUtc="2026-06-30T03:19:00Z">
              <w:rPr>
                <w:rFonts w:ascii="-webkit-standard" w:hAnsi="-webkit-standard"/>
                <w:color w:val="000000"/>
                <w:sz w:val="27"/>
                <w:szCs w:val="27"/>
              </w:rPr>
            </w:rPrChange>
          </w:rPr>
          <w:t xml:space="preserve">and that kelp bed structure itself may create localized retention or dilution patterns that differ from open water. We assume that filtered water volume, filter pore size, and sampling depth adequately capture the eDNA present at each site, while acknowledging that rare or </w:t>
        </w:r>
      </w:ins>
      <w:ins w:id="336" w:author="Khadijah Homolka" w:date="2026-06-29T20:20:00Z" w16du:dateUtc="2026-06-30T03:20:00Z">
        <w:r>
          <w:rPr>
            <w:rFonts w:asciiTheme="minorHAnsi" w:hAnsiTheme="minorHAnsi" w:cstheme="minorHAnsi"/>
            <w:color w:val="000000"/>
            <w:szCs w:val="24"/>
          </w:rPr>
          <w:t>highly localized</w:t>
        </w:r>
      </w:ins>
      <w:ins w:id="337" w:author="Khadijah Homolka" w:date="2026-06-29T20:19:00Z" w16du:dateUtc="2026-06-30T03:19:00Z">
        <w:r w:rsidRPr="003D10D9">
          <w:rPr>
            <w:rFonts w:asciiTheme="minorHAnsi" w:hAnsiTheme="minorHAnsi" w:cstheme="minorHAnsi"/>
            <w:color w:val="000000"/>
            <w:szCs w:val="24"/>
            <w:rPrChange w:id="338" w:author="Khadijah Homolka" w:date="2026-06-29T20:19:00Z" w16du:dateUtc="2026-06-30T03:19:00Z">
              <w:rPr>
                <w:rFonts w:ascii="-webkit-standard" w:hAnsi="-webkit-standard"/>
                <w:color w:val="000000"/>
                <w:sz w:val="27"/>
                <w:szCs w:val="27"/>
              </w:rPr>
            </w:rPrChange>
          </w:rPr>
          <w:t xml:space="preserve"> taxa may be missed. A positive detection indicates DNA was present, not necessarily a living organism at that exact location and time, and a non-detection does not confirm absence</w:t>
        </w:r>
      </w:ins>
      <w:ins w:id="339" w:author="Khadijah Homolka" w:date="2026-06-29T20:21:00Z" w16du:dateUtc="2026-06-30T03:21:00Z">
        <w:r>
          <w:rPr>
            <w:rFonts w:asciiTheme="minorHAnsi" w:hAnsiTheme="minorHAnsi" w:cstheme="minorHAnsi"/>
            <w:color w:val="000000"/>
            <w:szCs w:val="24"/>
          </w:rPr>
          <w:t xml:space="preserve">, </w:t>
        </w:r>
      </w:ins>
      <w:ins w:id="340" w:author="Khadijah Homolka" w:date="2026-06-29T20:19:00Z" w16du:dateUtc="2026-06-30T03:19:00Z">
        <w:r w:rsidRPr="003D10D9">
          <w:rPr>
            <w:rFonts w:asciiTheme="minorHAnsi" w:hAnsiTheme="minorHAnsi" w:cstheme="minorHAnsi"/>
            <w:color w:val="000000"/>
            <w:szCs w:val="24"/>
            <w:rPrChange w:id="341" w:author="Khadijah Homolka" w:date="2026-06-29T20:19:00Z" w16du:dateUtc="2026-06-30T03:19:00Z">
              <w:rPr>
                <w:rFonts w:ascii="-webkit-standard" w:hAnsi="-webkit-standard"/>
                <w:color w:val="000000"/>
                <w:sz w:val="27"/>
                <w:szCs w:val="27"/>
              </w:rPr>
            </w:rPrChange>
          </w:rPr>
          <w:t xml:space="preserve">only that DNA was below detection limits in the sampled volume. </w:t>
        </w:r>
      </w:ins>
    </w:p>
    <w:p w14:paraId="3808E2DA" w14:textId="6C47518D" w:rsidR="002C4E1F" w:rsidRPr="00624628" w:rsidRDefault="002C4E1F" w:rsidP="008317B6">
      <w:pPr>
        <w:pStyle w:val="Heading3"/>
      </w:pPr>
      <w:bookmarkStart w:id="342" w:name="_Toc30162553"/>
      <w:bookmarkStart w:id="343" w:name="_Toc226028811"/>
      <w:r w:rsidRPr="00624628">
        <w:t>7.</w:t>
      </w:r>
      <w:r w:rsidR="00624628" w:rsidRPr="00624628">
        <w:t>5</w:t>
      </w:r>
      <w:r w:rsidRPr="00624628">
        <w:tab/>
      </w:r>
      <w:r w:rsidR="00F8356B" w:rsidRPr="00624628">
        <w:t>Possible challenges and contingencies</w:t>
      </w:r>
      <w:bookmarkEnd w:id="342"/>
      <w:bookmarkEnd w:id="343"/>
    </w:p>
    <w:p w14:paraId="5146AB51" w14:textId="098ED043" w:rsidR="0014381A" w:rsidRPr="00DB1E48" w:rsidRDefault="007070D8" w:rsidP="007070D8">
      <w:r>
        <w:t xml:space="preserve">The primary potential challenges to this project are personnel availability, </w:t>
      </w:r>
      <w:r w:rsidR="00C92C40">
        <w:t xml:space="preserve">equipment malfunction, </w:t>
      </w:r>
      <w:r w:rsidR="0014381A">
        <w:t xml:space="preserve">inclement weather, strong currents, </w:t>
      </w:r>
      <w:r w:rsidR="00766026">
        <w:t xml:space="preserve">bull kelp presence, </w:t>
      </w:r>
      <w:r w:rsidR="0014381A">
        <w:t>and inability to detect fish</w:t>
      </w:r>
      <w:r>
        <w:t xml:space="preserve">. </w:t>
      </w:r>
      <w:r w:rsidR="00C92C40">
        <w:t>Bull kelp tends to grow in areas of high water flow, so strong currents can be a safety hazard for in-water surveys. During the study period of June-August</w:t>
      </w:r>
      <w:ins w:id="344" w:author="Jason Toft" w:date="2026-06-09T13:31:00Z">
        <w:r w:rsidR="008062B0">
          <w:t xml:space="preserve"> (September if needed)</w:t>
        </w:r>
      </w:ins>
      <w:r w:rsidR="00C92C40">
        <w:t>, there are often algal blooms or other conditions that limit water clarity and our ability to conduct visual surveys via snorkel, which can make it difficult to detect fish.</w:t>
      </w:r>
    </w:p>
    <w:p w14:paraId="6120ABBC" w14:textId="529693E2" w:rsidR="000C5371" w:rsidRDefault="000C5371" w:rsidP="004B2614">
      <w:pPr>
        <w:pStyle w:val="Heading4"/>
      </w:pPr>
      <w:bookmarkStart w:id="345" w:name="_Toc30162554"/>
      <w:r>
        <w:lastRenderedPageBreak/>
        <w:t>7.</w:t>
      </w:r>
      <w:r w:rsidR="00624628">
        <w:t>5</w:t>
      </w:r>
      <w:r>
        <w:t>.1</w:t>
      </w:r>
      <w:r w:rsidR="00803772">
        <w:tab/>
      </w:r>
      <w:r>
        <w:t>Logistical problems</w:t>
      </w:r>
      <w:bookmarkEnd w:id="345"/>
    </w:p>
    <w:p w14:paraId="1E9F1F03" w14:textId="77777777" w:rsidR="00C92C40" w:rsidRDefault="00570DE1" w:rsidP="00C92C40">
      <w:r w:rsidRPr="0055388E">
        <w:t xml:space="preserve">Logistical challenges that </w:t>
      </w:r>
      <w:r>
        <w:t>we will need to address over the course of this project include</w:t>
      </w:r>
      <w:r w:rsidR="00C92C40">
        <w:t xml:space="preserve"> conducting</w:t>
      </w:r>
      <w:r>
        <w:t xml:space="preserve"> field work during appropriate tides and weather conditions</w:t>
      </w:r>
      <w:r w:rsidR="00C92C40">
        <w:t>, and t</w:t>
      </w:r>
      <w:r>
        <w:t>ransporting staff and equipment to and from monitoring sites</w:t>
      </w:r>
      <w:r w:rsidR="00C92C40">
        <w:t xml:space="preserve">. </w:t>
      </w:r>
    </w:p>
    <w:p w14:paraId="1AACBA98" w14:textId="19F01084" w:rsidR="00C92C40" w:rsidRDefault="00C92C40" w:rsidP="00C92C40">
      <w:pPr>
        <w:rPr>
          <w:ins w:id="346" w:author="Khadijah Homolka" w:date="2026-06-29T20:22:00Z" w16du:dateUtc="2026-06-30T03:22:00Z"/>
        </w:rPr>
      </w:pPr>
      <w:r>
        <w:t xml:space="preserve">We will schedule our surveys close to slack tides (&lt;0.5kt) using tide predictions from NOAA and assess current conditions on-site prior to getting in the water. We will also use NOAA weather forecasts prior to each field day to determine whether surveys will need to be rescheduled. Water clarity will be measured with a Secchi disc prior to each survey, and surveys will only take place if water clarity is 1.5m or greater. We will use vehicles and equipment that </w:t>
      </w:r>
      <w:r w:rsidR="00CD139D">
        <w:t xml:space="preserve">are </w:t>
      </w:r>
      <w:r>
        <w:t>regularly serviced and maintained to minimize any issues with transportation.</w:t>
      </w:r>
    </w:p>
    <w:p w14:paraId="6BFF2B9F" w14:textId="08288E73" w:rsidR="003D10D9" w:rsidRDefault="003D10D9" w:rsidP="00C92C40">
      <w:ins w:id="347" w:author="Khadijah Homolka" w:date="2026-06-29T20:22:00Z" w16du:dateUtc="2026-06-30T03:22:00Z">
        <w:r>
          <w:t>Small boat operations for eDNA sampling are highly weather dependent and cannot be conducted in roug</w:t>
        </w:r>
      </w:ins>
      <w:ins w:id="348" w:author="Khadijah Homolka" w:date="2026-06-29T20:23:00Z" w16du:dateUtc="2026-06-30T03:23:00Z">
        <w:r>
          <w:t xml:space="preserve">h sea states, extreme negative tides or in winds exceeding 8 kts. Adverse </w:t>
        </w:r>
      </w:ins>
      <w:ins w:id="349" w:author="Khadijah Homolka" w:date="2026-06-29T20:24:00Z" w16du:dateUtc="2026-06-30T03:24:00Z">
        <w:r>
          <w:t xml:space="preserve">weather and sea conditions will prevent necessary site access to conduct sampling. </w:t>
        </w:r>
      </w:ins>
    </w:p>
    <w:p w14:paraId="2B2C974E" w14:textId="29BB8A13" w:rsidR="00570DE1" w:rsidRDefault="00C92C40" w:rsidP="00C92C40">
      <w:r>
        <w:t>We will build back-up fieldwork days into our schedules, to ensure that any field surveys that are cancelled due to issues with transportation, tides, weather, or water clarity can be re-scheduled and no data points will be lost.</w:t>
      </w:r>
    </w:p>
    <w:p w14:paraId="7E94DE4B" w14:textId="62713EEF" w:rsidR="00CA300F" w:rsidRDefault="000C5371" w:rsidP="004B2614">
      <w:pPr>
        <w:pStyle w:val="Heading4"/>
      </w:pPr>
      <w:bookmarkStart w:id="350" w:name="_Toc30162555"/>
      <w:r>
        <w:t>7.</w:t>
      </w:r>
      <w:r w:rsidR="00624628">
        <w:t>5</w:t>
      </w:r>
      <w:r>
        <w:t>.2</w:t>
      </w:r>
      <w:r w:rsidR="00803772">
        <w:tab/>
      </w:r>
      <w:r>
        <w:t>Practical constraint</w:t>
      </w:r>
      <w:r w:rsidR="00CA300F">
        <w:t>s</w:t>
      </w:r>
      <w:bookmarkEnd w:id="350"/>
    </w:p>
    <w:p w14:paraId="04079C59" w14:textId="6652BEA5" w:rsidR="00C92C40" w:rsidRDefault="00766026" w:rsidP="00483B52">
      <w:r w:rsidRPr="00807F13">
        <w:rPr>
          <w:snapToGrid w:val="0"/>
        </w:rPr>
        <w:t>Practical constraints includ</w:t>
      </w:r>
      <w:r w:rsidR="00C92C40">
        <w:rPr>
          <w:snapToGrid w:val="0"/>
        </w:rPr>
        <w:t>e staff availability, staff training, e</w:t>
      </w:r>
      <w:r w:rsidRPr="00807F13">
        <w:rPr>
          <w:snapToGrid w:val="0"/>
        </w:rPr>
        <w:t>quipment availability</w:t>
      </w:r>
      <w:r w:rsidR="00C92C40">
        <w:rPr>
          <w:snapToGrid w:val="0"/>
        </w:rPr>
        <w:t>,</w:t>
      </w:r>
      <w:r w:rsidRPr="00807F13">
        <w:rPr>
          <w:snapToGrid w:val="0"/>
        </w:rPr>
        <w:t xml:space="preserve"> and </w:t>
      </w:r>
      <w:r w:rsidR="00C92C40">
        <w:rPr>
          <w:snapToGrid w:val="0"/>
        </w:rPr>
        <w:t xml:space="preserve">equipment </w:t>
      </w:r>
      <w:r w:rsidRPr="00807F13">
        <w:rPr>
          <w:snapToGrid w:val="0"/>
        </w:rPr>
        <w:t>functionality</w:t>
      </w:r>
      <w:r w:rsidR="00C92C40">
        <w:rPr>
          <w:snapToGrid w:val="0"/>
        </w:rPr>
        <w:t xml:space="preserve">. </w:t>
      </w:r>
      <w:r w:rsidR="00C92C40">
        <w:t xml:space="preserve">Project staff maintain flexibility in work schedules to allow for potential rescheduling of surveys due to weather and last-minute changes in staff availability. Our confidence in our ability to detect and correctly identify fish with snorkel surveys will be improved by providing robust training to all project staff conducting in-water surveys, including reviewing fish video footage prior to field surveys and conducting practice snorkel surveys alongside an experienced surveyor prior to collecting data for the project. </w:t>
      </w:r>
      <w:r w:rsidR="00483B52">
        <w:t>Our project team includes snorkelers that have years of experience conducting fish snorkel surveys in the Salish Sea, including observing juvenile salmon in bull kelp (</w:t>
      </w:r>
      <w:r w:rsidR="00483B52" w:rsidRPr="00483B52">
        <w:t>Toft et al. 2007,</w:t>
      </w:r>
      <w:r w:rsidR="00483B52">
        <w:t xml:space="preserve"> </w:t>
      </w:r>
      <w:r w:rsidR="00483B52" w:rsidRPr="00483B52">
        <w:t>2013, Sawyer et al. 2020, Shaffer et al. 2020)</w:t>
      </w:r>
      <w:r w:rsidR="00483B52">
        <w:t xml:space="preserve">. </w:t>
      </w:r>
      <w:r w:rsidR="00C92C40" w:rsidRPr="0014381A">
        <w:t>Fish identification will be verified as needed by use of GoPro underwater videos, which we have attached to our underwater clipboards.</w:t>
      </w:r>
      <w:r w:rsidR="00C92C40">
        <w:t xml:space="preserve"> Equipment such as the GoPro cameras, YSI sonde, and snorkeling gear will be rinsed with fresh water after each use and properly stored to ensure proper functionality. We will </w:t>
      </w:r>
      <w:r w:rsidR="00391751">
        <w:t xml:space="preserve">purchase extra supplies in order to have back-ups for </w:t>
      </w:r>
      <w:r w:rsidR="00C92C40">
        <w:t xml:space="preserve">equipment such as the water sampling </w:t>
      </w:r>
      <w:r w:rsidR="00391751">
        <w:t>tools</w:t>
      </w:r>
      <w:r w:rsidR="00CD139D">
        <w:t xml:space="preserve"> or pencils on underwater clipboards.</w:t>
      </w:r>
    </w:p>
    <w:p w14:paraId="46F3925B" w14:textId="3305B669" w:rsidR="00766026" w:rsidRPr="00C92C40" w:rsidRDefault="00766026" w:rsidP="00C92C40">
      <w:pPr>
        <w:rPr>
          <w:snapToGrid w:val="0"/>
        </w:rPr>
      </w:pPr>
    </w:p>
    <w:p w14:paraId="79D4670A" w14:textId="49F3C786" w:rsidR="00CA300F" w:rsidRDefault="00CA300F" w:rsidP="004B2614">
      <w:pPr>
        <w:pStyle w:val="Heading4"/>
      </w:pPr>
      <w:bookmarkStart w:id="351" w:name="_Toc30162556"/>
      <w:r>
        <w:t>7.</w:t>
      </w:r>
      <w:r w:rsidR="00624628">
        <w:t>5</w:t>
      </w:r>
      <w:r>
        <w:t>.3</w:t>
      </w:r>
      <w:r w:rsidR="00803772">
        <w:tab/>
      </w:r>
      <w:r>
        <w:t>Schedule limitations</w:t>
      </w:r>
      <w:bookmarkEnd w:id="351"/>
    </w:p>
    <w:p w14:paraId="6481E42A" w14:textId="48FBACB2" w:rsidR="007C7866" w:rsidRPr="002203DB" w:rsidRDefault="00391751" w:rsidP="00391751">
      <w:pPr>
        <w:pStyle w:val="BodyText1"/>
        <w:rPr>
          <w:color w:val="943634" w:themeColor="accent2" w:themeShade="BF"/>
        </w:rPr>
      </w:pPr>
      <w:r>
        <w:rPr>
          <w:snapToGrid w:val="0"/>
        </w:rPr>
        <w:t>If tides, weather, or other conditions result in fieldwork being cancelled, we will have back-up field days built into our schedule. Since our study involves a large group of collaborators, we can also be prepared to conduct surveys in place of another group if scheduling conflicts arise (e.g. UW staff can conduct surveys in place of VNC at their sites).</w:t>
      </w:r>
      <w:r w:rsidR="00CD139D">
        <w:rPr>
          <w:snapToGrid w:val="0"/>
        </w:rPr>
        <w:t xml:space="preserve"> </w:t>
      </w:r>
      <w:ins w:id="352" w:author="Jason Toft" w:date="2026-06-09T13:31:00Z">
        <w:r w:rsidR="008062B0">
          <w:rPr>
            <w:snapToGrid w:val="0"/>
          </w:rPr>
          <w:t xml:space="preserve">We will plan to extend </w:t>
        </w:r>
        <w:r w:rsidR="008062B0">
          <w:rPr>
            <w:snapToGrid w:val="0"/>
          </w:rPr>
          <w:lastRenderedPageBreak/>
          <w:t>f</w:t>
        </w:r>
      </w:ins>
      <w:commentRangeStart w:id="353"/>
      <w:commentRangeStart w:id="354"/>
      <w:del w:id="355" w:author="Jason Toft" w:date="2026-06-09T13:31:00Z">
        <w:r w:rsidR="00CD139D" w:rsidDel="008062B0">
          <w:rPr>
            <w:snapToGrid w:val="0"/>
          </w:rPr>
          <w:delText>F</w:delText>
        </w:r>
      </w:del>
      <w:r w:rsidR="00CD139D">
        <w:rPr>
          <w:snapToGrid w:val="0"/>
        </w:rPr>
        <w:t xml:space="preserve">ieldwork </w:t>
      </w:r>
      <w:del w:id="356" w:author="Jason Toft" w:date="2026-06-09T13:31:00Z">
        <w:r w:rsidR="00CD139D" w:rsidDel="008062B0">
          <w:rPr>
            <w:snapToGrid w:val="0"/>
          </w:rPr>
          <w:delText xml:space="preserve">can be extended </w:delText>
        </w:r>
      </w:del>
      <w:r w:rsidR="00CD139D">
        <w:rPr>
          <w:snapToGrid w:val="0"/>
        </w:rPr>
        <w:t>into early September</w:t>
      </w:r>
      <w:ins w:id="357" w:author="Jason Toft" w:date="2026-06-09T13:31:00Z">
        <w:r w:rsidR="008062B0">
          <w:rPr>
            <w:snapToGrid w:val="0"/>
          </w:rPr>
          <w:t xml:space="preserve"> as needed</w:t>
        </w:r>
      </w:ins>
      <w:r w:rsidR="00CD139D">
        <w:rPr>
          <w:snapToGrid w:val="0"/>
        </w:rPr>
        <w:t xml:space="preserve"> if we are unable to reschedule sampling days by the end of August.</w:t>
      </w:r>
      <w:commentRangeEnd w:id="353"/>
      <w:r w:rsidR="005A66FC" w:rsidRPr="002203DB">
        <w:rPr>
          <w:rStyle w:val="CommentReference"/>
          <w:color w:val="943634" w:themeColor="accent2" w:themeShade="BF"/>
          <w:sz w:val="24"/>
          <w:szCs w:val="20"/>
        </w:rPr>
        <w:commentReference w:id="353"/>
      </w:r>
      <w:commentRangeEnd w:id="354"/>
      <w:r w:rsidR="008062B0" w:rsidRPr="002203DB">
        <w:rPr>
          <w:rStyle w:val="CommentReference"/>
          <w:color w:val="943634" w:themeColor="accent2" w:themeShade="BF"/>
          <w:sz w:val="24"/>
          <w:szCs w:val="20"/>
        </w:rPr>
        <w:commentReference w:id="354"/>
      </w:r>
    </w:p>
    <w:p w14:paraId="01CB6238" w14:textId="77777777" w:rsidR="00A56EEA" w:rsidRPr="006B27F2" w:rsidRDefault="00A56EEA" w:rsidP="006B27F2">
      <w:pPr>
        <w:rPr>
          <w:rFonts w:ascii="Arial" w:hAnsi="Arial"/>
          <w:kern w:val="28"/>
          <w:sz w:val="36"/>
          <w:szCs w:val="36"/>
        </w:rPr>
      </w:pPr>
      <w:r w:rsidRPr="006B27F2">
        <w:br w:type="page"/>
      </w:r>
    </w:p>
    <w:p w14:paraId="376ADC5F" w14:textId="66C8401E" w:rsidR="002C4E1F" w:rsidRPr="00B6652D" w:rsidRDefault="00B6652D" w:rsidP="00440207">
      <w:pPr>
        <w:pStyle w:val="Heading2"/>
      </w:pPr>
      <w:bookmarkStart w:id="358" w:name="_Toc30162557"/>
      <w:bookmarkStart w:id="359" w:name="_Toc226028812"/>
      <w:r>
        <w:lastRenderedPageBreak/>
        <w:t>8.0</w:t>
      </w:r>
      <w:r>
        <w:tab/>
      </w:r>
      <w:r w:rsidR="00651B1F" w:rsidRPr="00B6652D">
        <w:t xml:space="preserve">Field </w:t>
      </w:r>
      <w:r w:rsidR="002C4E1F" w:rsidRPr="00B6652D">
        <w:t>Procedures</w:t>
      </w:r>
      <w:bookmarkEnd w:id="358"/>
      <w:bookmarkEnd w:id="359"/>
    </w:p>
    <w:p w14:paraId="1994F385" w14:textId="128473EC" w:rsidR="00651B1F" w:rsidRPr="00F76AAD" w:rsidRDefault="00651B1F" w:rsidP="008317B6">
      <w:pPr>
        <w:pStyle w:val="Heading3"/>
      </w:pPr>
      <w:bookmarkStart w:id="360" w:name="_Toc30162558"/>
      <w:bookmarkStart w:id="361" w:name="_Toc226028813"/>
      <w:r w:rsidRPr="00F76AAD">
        <w:t>8.</w:t>
      </w:r>
      <w:r>
        <w:t>1</w:t>
      </w:r>
      <w:r w:rsidRPr="00F76AAD">
        <w:tab/>
        <w:t>Invasive species evaluation</w:t>
      </w:r>
      <w:bookmarkEnd w:id="360"/>
      <w:bookmarkEnd w:id="361"/>
    </w:p>
    <w:p w14:paraId="49198F6F" w14:textId="3A1FC45C" w:rsidR="00AC49B3" w:rsidRDefault="005166F9" w:rsidP="00AC49B3">
      <w:pPr>
        <w:pStyle w:val="BodyText1"/>
      </w:pPr>
      <w:bookmarkStart w:id="362" w:name="_Toc30162559"/>
      <w:r>
        <w:rPr>
          <w:snapToGrid w:val="0"/>
        </w:rPr>
        <w:t xml:space="preserve">All field equipment used in the water will be decontaminated and stored according to guidelines set in Ecology’s SOP </w:t>
      </w:r>
      <w:hyperlink r:id="rId30" w:history="1">
        <w:r w:rsidRPr="00900C28">
          <w:rPr>
            <w:rStyle w:val="Hyperlink"/>
            <w:snapToGrid w:val="0"/>
          </w:rPr>
          <w:t>EAP070</w:t>
        </w:r>
      </w:hyperlink>
      <w:r>
        <w:rPr>
          <w:rStyle w:val="Hyperlink"/>
        </w:rPr>
        <w:t>.</w:t>
      </w:r>
    </w:p>
    <w:p w14:paraId="3EC6F41E" w14:textId="64ED517D" w:rsidR="002C4E1F" w:rsidRPr="00FA712F" w:rsidRDefault="002C4E1F" w:rsidP="00FA712F">
      <w:pPr>
        <w:pStyle w:val="Heading3"/>
      </w:pPr>
      <w:bookmarkStart w:id="363" w:name="_Toc226028814"/>
      <w:r w:rsidRPr="00F76AAD">
        <w:t>8.</w:t>
      </w:r>
      <w:r w:rsidR="00651B1F">
        <w:t>2</w:t>
      </w:r>
      <w:r w:rsidR="00B6652D">
        <w:tab/>
      </w:r>
      <w:r w:rsidR="00651B1F">
        <w:t>M</w:t>
      </w:r>
      <w:r w:rsidRPr="00F76AAD">
        <w:t xml:space="preserve">easurement and sampling </w:t>
      </w:r>
      <w:r w:rsidR="00651B1F">
        <w:t>procedure</w:t>
      </w:r>
      <w:r w:rsidR="00651B1F" w:rsidRPr="00F76AAD">
        <w:t>s</w:t>
      </w:r>
      <w:bookmarkEnd w:id="362"/>
      <w:bookmarkEnd w:id="363"/>
    </w:p>
    <w:p w14:paraId="3E165BD2" w14:textId="764EA9BD" w:rsidR="00A56EEA" w:rsidRDefault="00FA712F" w:rsidP="006B68DA">
      <w:pPr>
        <w:pStyle w:val="BodyText1"/>
      </w:pPr>
      <w:r>
        <w:t xml:space="preserve">The sampling SOPs for snorkel surveys and predator surveys </w:t>
      </w:r>
      <w:r w:rsidR="00402851">
        <w:t>are adapted from</w:t>
      </w:r>
      <w:r>
        <w:t xml:space="preserve"> protocols listed in the </w:t>
      </w:r>
      <w:hyperlink r:id="rId31" w:history="1">
        <w:r w:rsidRPr="00C3207D">
          <w:rPr>
            <w:rStyle w:val="Hyperlink"/>
          </w:rPr>
          <w:t>Shoreline Monitoring Database</w:t>
        </w:r>
      </w:hyperlink>
      <w:r>
        <w:t xml:space="preserve"> that is coordinated with the Puget </w:t>
      </w:r>
      <w:r w:rsidRPr="00500789">
        <w:rPr>
          <w:snapToGrid w:val="0"/>
        </w:rPr>
        <w:t>Sound Ecosystem Monitoring Program’s (PSEMP) Nearshore Work Group.</w:t>
      </w:r>
      <w:r w:rsidR="00402851">
        <w:rPr>
          <w:snapToGrid w:val="0"/>
        </w:rPr>
        <w:t xml:space="preserve"> C</w:t>
      </w:r>
      <w:r w:rsidRPr="00500789">
        <w:t>opies of the one-page protocols are provided in Appendix A</w:t>
      </w:r>
      <w:r w:rsidR="00402851">
        <w:t xml:space="preserve"> and also available online (</w:t>
      </w:r>
      <w:hyperlink r:id="rId32" w:history="1">
        <w:r w:rsidR="00402851" w:rsidRPr="00402851">
          <w:rPr>
            <w:rStyle w:val="Hyperlink"/>
          </w:rPr>
          <w:t>snorkel survey protocol</w:t>
        </w:r>
      </w:hyperlink>
      <w:r w:rsidR="00402851">
        <w:t xml:space="preserve">; </w:t>
      </w:r>
      <w:hyperlink r:id="rId33" w:history="1">
        <w:r w:rsidR="00402851" w:rsidRPr="00402851">
          <w:rPr>
            <w:rStyle w:val="Hyperlink"/>
          </w:rPr>
          <w:t>predator survey protocol</w:t>
        </w:r>
      </w:hyperlink>
      <w:r w:rsidR="00402851">
        <w:t>)</w:t>
      </w:r>
      <w:r w:rsidRPr="00500789">
        <w:t>.</w:t>
      </w:r>
      <w:r>
        <w:t xml:space="preserve"> A brief summary of the sampling procedures is as follows:</w:t>
      </w:r>
    </w:p>
    <w:p w14:paraId="5276801A" w14:textId="77777777" w:rsidR="00FA712F" w:rsidRDefault="00FA712F" w:rsidP="00FA712F">
      <w:pPr>
        <w:pStyle w:val="instructiontext"/>
        <w:rPr>
          <w:i/>
          <w:iCs/>
          <w:color w:val="auto"/>
        </w:rPr>
      </w:pPr>
      <w:r>
        <w:rPr>
          <w:i/>
          <w:iCs/>
          <w:color w:val="auto"/>
        </w:rPr>
        <w:t>Snorkel Surveys</w:t>
      </w:r>
    </w:p>
    <w:p w14:paraId="61681F25" w14:textId="28AFD8EB" w:rsidR="001E5AB8" w:rsidRDefault="00FA712F" w:rsidP="00FA712F">
      <w:pPr>
        <w:pStyle w:val="instructiontext"/>
        <w:rPr>
          <w:color w:val="auto"/>
        </w:rPr>
      </w:pPr>
      <w:r>
        <w:rPr>
          <w:color w:val="auto"/>
        </w:rPr>
        <w:t>We will use s</w:t>
      </w:r>
      <w:r w:rsidRPr="00D559DD">
        <w:rPr>
          <w:color w:val="auto"/>
        </w:rPr>
        <w:t>norkel surveys to record</w:t>
      </w:r>
      <w:ins w:id="364" w:author="Jason Toft" w:date="2026-06-09T13:37:00Z">
        <w:r w:rsidR="00C07030">
          <w:rPr>
            <w:color w:val="auto"/>
          </w:rPr>
          <w:t xml:space="preserve"> visual observations of</w:t>
        </w:r>
      </w:ins>
      <w:ins w:id="365" w:author="Jason Toft" w:date="2026-06-09T13:36:00Z">
        <w:r w:rsidR="00C07030">
          <w:rPr>
            <w:color w:val="auto"/>
          </w:rPr>
          <w:t xml:space="preserve"> all</w:t>
        </w:r>
      </w:ins>
      <w:r w:rsidRPr="00D559DD">
        <w:rPr>
          <w:color w:val="auto"/>
        </w:rPr>
        <w:t xml:space="preserve"> </w:t>
      </w:r>
      <w:commentRangeStart w:id="366"/>
      <w:commentRangeStart w:id="367"/>
      <w:r w:rsidRPr="00D559DD">
        <w:rPr>
          <w:color w:val="auto"/>
        </w:rPr>
        <w:t>fish</w:t>
      </w:r>
      <w:r w:rsidR="00C3207D" w:rsidRPr="00C3207D">
        <w:t xml:space="preserve"> </w:t>
      </w:r>
      <w:r w:rsidR="00C3207D" w:rsidRPr="00C3207D">
        <w:rPr>
          <w:color w:val="auto"/>
        </w:rPr>
        <w:t>species</w:t>
      </w:r>
      <w:commentRangeEnd w:id="366"/>
      <w:r w:rsidR="0023069F" w:rsidRPr="00C3207D">
        <w:rPr>
          <w:rStyle w:val="CommentReference"/>
          <w:color w:val="auto"/>
          <w:sz w:val="24"/>
          <w:szCs w:val="20"/>
        </w:rPr>
        <w:commentReference w:id="366"/>
      </w:r>
      <w:commentRangeEnd w:id="367"/>
      <w:r w:rsidR="00C07030" w:rsidRPr="00C3207D">
        <w:rPr>
          <w:rStyle w:val="CommentReference"/>
          <w:color w:val="auto"/>
          <w:sz w:val="24"/>
          <w:szCs w:val="20"/>
        </w:rPr>
        <w:commentReference w:id="367"/>
      </w:r>
      <w:r w:rsidR="00C3207D" w:rsidRPr="00C3207D">
        <w:rPr>
          <w:color w:val="auto"/>
        </w:rPr>
        <w:t xml:space="preserve">, number (approximate if over 20), </w:t>
      </w:r>
      <w:commentRangeStart w:id="368"/>
      <w:commentRangeStart w:id="369"/>
      <w:r w:rsidR="00C3207D" w:rsidRPr="00C3207D">
        <w:rPr>
          <w:color w:val="auto"/>
        </w:rPr>
        <w:t xml:space="preserve">length range (2.5 cm increments), </w:t>
      </w:r>
      <w:commentRangeEnd w:id="368"/>
      <w:r w:rsidR="00C22188" w:rsidRPr="00C3207D">
        <w:rPr>
          <w:rStyle w:val="CommentReference"/>
          <w:color w:val="auto"/>
          <w:sz w:val="24"/>
          <w:szCs w:val="20"/>
        </w:rPr>
        <w:commentReference w:id="368"/>
      </w:r>
      <w:commentRangeEnd w:id="369"/>
      <w:r w:rsidR="00C07030" w:rsidRPr="00C3207D">
        <w:rPr>
          <w:rStyle w:val="CommentReference"/>
          <w:color w:val="auto"/>
          <w:sz w:val="24"/>
          <w:szCs w:val="20"/>
        </w:rPr>
        <w:commentReference w:id="369"/>
      </w:r>
      <w:r w:rsidR="00C3207D" w:rsidRPr="00C3207D">
        <w:rPr>
          <w:color w:val="auto"/>
        </w:rPr>
        <w:t xml:space="preserve">life stage (for crabs), water column position (surface, middle, bottom), and </w:t>
      </w:r>
      <w:commentRangeStart w:id="370"/>
      <w:commentRangeStart w:id="371"/>
      <w:r w:rsidR="00C3207D" w:rsidRPr="00C3207D">
        <w:rPr>
          <w:color w:val="auto"/>
        </w:rPr>
        <w:t>feeding behavior</w:t>
      </w:r>
      <w:commentRangeEnd w:id="370"/>
      <w:r w:rsidR="00CF5592">
        <w:rPr>
          <w:rStyle w:val="CommentReference"/>
          <w:color w:val="auto"/>
          <w:sz w:val="24"/>
          <w:szCs w:val="20"/>
        </w:rPr>
        <w:commentReference w:id="370"/>
      </w:r>
      <w:commentRangeEnd w:id="371"/>
      <w:r w:rsidR="00C07030">
        <w:rPr>
          <w:rStyle w:val="CommentReference"/>
          <w:color w:val="auto"/>
          <w:sz w:val="24"/>
          <w:szCs w:val="20"/>
        </w:rPr>
        <w:commentReference w:id="371"/>
      </w:r>
      <w:ins w:id="372" w:author="Jason Toft" w:date="2026-06-09T13:37:00Z">
        <w:r w:rsidR="00C07030">
          <w:rPr>
            <w:color w:val="auto"/>
          </w:rPr>
          <w:t xml:space="preserve"> (yes/no)</w:t>
        </w:r>
      </w:ins>
      <w:r w:rsidRPr="00D559DD">
        <w:rPr>
          <w:color w:val="auto"/>
        </w:rPr>
        <w:t>, recording data</w:t>
      </w:r>
      <w:r>
        <w:rPr>
          <w:color w:val="auto"/>
        </w:rPr>
        <w:t xml:space="preserve"> on a clipboard with </w:t>
      </w:r>
      <w:r w:rsidR="00402851">
        <w:rPr>
          <w:color w:val="auto"/>
        </w:rPr>
        <w:t xml:space="preserve">a standardized data sheet printed on </w:t>
      </w:r>
      <w:r>
        <w:rPr>
          <w:color w:val="auto"/>
        </w:rPr>
        <w:t>waterproof paper</w:t>
      </w:r>
      <w:r w:rsidRPr="00D559DD">
        <w:rPr>
          <w:color w:val="auto"/>
        </w:rPr>
        <w:t>.</w:t>
      </w:r>
      <w:r w:rsidR="001E5AB8">
        <w:rPr>
          <w:color w:val="auto"/>
        </w:rPr>
        <w:t xml:space="preserve"> </w:t>
      </w:r>
      <w:r w:rsidR="00C3207D">
        <w:rPr>
          <w:color w:val="auto"/>
        </w:rPr>
        <w:t>Snorkelers will s</w:t>
      </w:r>
      <w:r w:rsidR="00C3207D" w:rsidRPr="00C3207D">
        <w:rPr>
          <w:color w:val="auto"/>
        </w:rPr>
        <w:t xml:space="preserve">wim slowly and consistently, </w:t>
      </w:r>
      <w:r w:rsidR="00C3207D">
        <w:rPr>
          <w:color w:val="auto"/>
        </w:rPr>
        <w:t>p</w:t>
      </w:r>
      <w:r w:rsidR="00C3207D" w:rsidRPr="00C3207D">
        <w:rPr>
          <w:color w:val="auto"/>
        </w:rPr>
        <w:t>aus</w:t>
      </w:r>
      <w:r w:rsidR="00C3207D">
        <w:rPr>
          <w:color w:val="auto"/>
        </w:rPr>
        <w:t>ing</w:t>
      </w:r>
      <w:r w:rsidR="00C3207D" w:rsidRPr="00C3207D">
        <w:rPr>
          <w:color w:val="auto"/>
        </w:rPr>
        <w:t xml:space="preserve"> to record data as appropriate</w:t>
      </w:r>
      <w:r w:rsidR="00C3207D">
        <w:rPr>
          <w:color w:val="auto"/>
        </w:rPr>
        <w:t>, and</w:t>
      </w:r>
      <w:r w:rsidR="00C3207D" w:rsidRPr="00C3207D">
        <w:rPr>
          <w:color w:val="auto"/>
        </w:rPr>
        <w:t xml:space="preserve"> </w:t>
      </w:r>
      <w:r w:rsidR="00C3207D">
        <w:rPr>
          <w:color w:val="auto"/>
        </w:rPr>
        <w:t xml:space="preserve">tilting their head sideways in the water to </w:t>
      </w:r>
      <w:r w:rsidR="00C3207D" w:rsidRPr="00C3207D">
        <w:rPr>
          <w:color w:val="auto"/>
        </w:rPr>
        <w:t>scan the water</w:t>
      </w:r>
      <w:r w:rsidR="00C3207D">
        <w:rPr>
          <w:color w:val="auto"/>
        </w:rPr>
        <w:t xml:space="preserve"> column and kicking gently to avoid disturbing fish</w:t>
      </w:r>
      <w:r w:rsidR="00C3207D" w:rsidRPr="00C3207D">
        <w:rPr>
          <w:color w:val="auto"/>
        </w:rPr>
        <w:t xml:space="preserve">. </w:t>
      </w:r>
      <w:r w:rsidR="001E5AB8" w:rsidRPr="001E5AB8">
        <w:rPr>
          <w:color w:val="auto"/>
        </w:rPr>
        <w:t>Fish identification will be verified as needed by use of GoPro underwater videos, which we have attached to our underwater clipboards.</w:t>
      </w:r>
    </w:p>
    <w:p w14:paraId="22CC4B28" w14:textId="77777777" w:rsidR="005D2325" w:rsidRDefault="002C1F67" w:rsidP="00FA712F">
      <w:pPr>
        <w:pStyle w:val="instructiontext"/>
        <w:rPr>
          <w:color w:val="auto"/>
        </w:rPr>
      </w:pPr>
      <w:r>
        <w:rPr>
          <w:color w:val="auto"/>
        </w:rPr>
        <w:t>Two to three snorkelers will swim three t</w:t>
      </w:r>
      <w:r w:rsidRPr="00D559DD">
        <w:rPr>
          <w:color w:val="auto"/>
        </w:rPr>
        <w:t>ransects parallel to shore</w:t>
      </w:r>
      <w:r>
        <w:rPr>
          <w:color w:val="auto"/>
        </w:rPr>
        <w:t xml:space="preserve">, along the </w:t>
      </w:r>
      <w:r w:rsidR="00FA712F">
        <w:rPr>
          <w:color w:val="auto"/>
        </w:rPr>
        <w:t>shallow edge, middle, and deep edge of the bull kelp bed</w:t>
      </w:r>
      <w:r w:rsidR="00402851">
        <w:rPr>
          <w:color w:val="auto"/>
        </w:rPr>
        <w:t xml:space="preserve"> at each site</w:t>
      </w:r>
      <w:r w:rsidR="00FA712F">
        <w:rPr>
          <w:color w:val="auto"/>
        </w:rPr>
        <w:t xml:space="preserve">. </w:t>
      </w:r>
      <w:r>
        <w:rPr>
          <w:color w:val="auto"/>
        </w:rPr>
        <w:t>Transects will</w:t>
      </w:r>
      <w:r w:rsidR="00FA712F" w:rsidRPr="00D559DD">
        <w:rPr>
          <w:color w:val="auto"/>
        </w:rPr>
        <w:t xml:space="preserve"> typically be 75 m in length, unless we need to adjust based on final site characteristics based on overall bull kelp canopy size</w:t>
      </w:r>
      <w:r w:rsidR="00402851">
        <w:rPr>
          <w:color w:val="auto"/>
        </w:rPr>
        <w:t>. Open-</w:t>
      </w:r>
      <w:r w:rsidR="00FA712F">
        <w:rPr>
          <w:color w:val="auto"/>
        </w:rPr>
        <w:t>water transects</w:t>
      </w:r>
      <w:r>
        <w:rPr>
          <w:color w:val="auto"/>
        </w:rPr>
        <w:t xml:space="preserve"> </w:t>
      </w:r>
      <w:r w:rsidR="00FA712F">
        <w:rPr>
          <w:color w:val="auto"/>
        </w:rPr>
        <w:t xml:space="preserve">will </w:t>
      </w:r>
      <w:r w:rsidR="00402851">
        <w:rPr>
          <w:color w:val="auto"/>
        </w:rPr>
        <w:t xml:space="preserve">be the same length and depth as the bull kelp transects and should be </w:t>
      </w:r>
      <w:r w:rsidR="001E5AB8" w:rsidRPr="00C07030">
        <w:rPr>
          <w:color w:val="auto"/>
          <w:highlight w:val="yellow"/>
        </w:rPr>
        <w:t>at least 10m distance</w:t>
      </w:r>
      <w:r w:rsidR="001E5AB8">
        <w:rPr>
          <w:color w:val="auto"/>
        </w:rPr>
        <w:t xml:space="preserve"> away from adjacent bull kelp beds. </w:t>
      </w:r>
      <w:r w:rsidR="00FA712F" w:rsidRPr="00D559DD">
        <w:rPr>
          <w:color w:val="auto"/>
        </w:rPr>
        <w:t>We will survey close to slack current when bull kelp is at the surface</w:t>
      </w:r>
      <w:r w:rsidR="001E5AB8">
        <w:rPr>
          <w:color w:val="auto"/>
        </w:rPr>
        <w:t>, and a safety observer will be present on a kayak</w:t>
      </w:r>
      <w:r w:rsidR="0071196C">
        <w:rPr>
          <w:color w:val="auto"/>
        </w:rPr>
        <w:t>, boat,</w:t>
      </w:r>
      <w:r w:rsidR="001E5AB8">
        <w:rPr>
          <w:color w:val="auto"/>
        </w:rPr>
        <w:t xml:space="preserve"> </w:t>
      </w:r>
      <w:r w:rsidR="0071196C">
        <w:rPr>
          <w:color w:val="auto"/>
        </w:rPr>
        <w:t xml:space="preserve">or on land </w:t>
      </w:r>
      <w:r w:rsidR="001E5AB8">
        <w:rPr>
          <w:color w:val="auto"/>
        </w:rPr>
        <w:t>to assist with communication, boat traffic hazards, and environmental measurements</w:t>
      </w:r>
      <w:r w:rsidR="00FA712F" w:rsidRPr="00D559DD">
        <w:rPr>
          <w:color w:val="auto"/>
        </w:rPr>
        <w:t xml:space="preserve">. </w:t>
      </w:r>
    </w:p>
    <w:p w14:paraId="39C93283" w14:textId="747B0381" w:rsidR="00FA712F" w:rsidRDefault="00FA712F" w:rsidP="00FA712F">
      <w:pPr>
        <w:pStyle w:val="instructiontext"/>
        <w:rPr>
          <w:color w:val="auto"/>
        </w:rPr>
      </w:pPr>
      <w:r w:rsidRPr="00D559DD">
        <w:rPr>
          <w:color w:val="auto"/>
        </w:rPr>
        <w:t>During each survey, environmental variables of water temperature</w:t>
      </w:r>
      <w:r w:rsidR="001E5AB8">
        <w:rPr>
          <w:color w:val="auto"/>
        </w:rPr>
        <w:t xml:space="preserve"> and</w:t>
      </w:r>
      <w:r w:rsidRPr="00D559DD">
        <w:rPr>
          <w:color w:val="auto"/>
        </w:rPr>
        <w:t xml:space="preserve"> salinity</w:t>
      </w:r>
      <w:r w:rsidR="001E5AB8">
        <w:rPr>
          <w:color w:val="auto"/>
        </w:rPr>
        <w:t xml:space="preserve"> will be recorded by the observer with a YSI sonde</w:t>
      </w:r>
      <w:r w:rsidR="007B3957">
        <w:rPr>
          <w:color w:val="auto"/>
        </w:rPr>
        <w:t xml:space="preserve"> or SonTek Castaway</w:t>
      </w:r>
      <w:r w:rsidRPr="00D559DD">
        <w:rPr>
          <w:color w:val="auto"/>
        </w:rPr>
        <w:t xml:space="preserve">, </w:t>
      </w:r>
      <w:r w:rsidR="001E5AB8">
        <w:rPr>
          <w:color w:val="auto"/>
        </w:rPr>
        <w:t xml:space="preserve">and water </w:t>
      </w:r>
      <w:r w:rsidRPr="00D559DD">
        <w:rPr>
          <w:color w:val="auto"/>
        </w:rPr>
        <w:t>depth and clarity (</w:t>
      </w:r>
      <w:r w:rsidR="00D2161D">
        <w:rPr>
          <w:color w:val="auto"/>
        </w:rPr>
        <w:t xml:space="preserve">horizontal </w:t>
      </w:r>
      <w:r w:rsidRPr="00D559DD">
        <w:rPr>
          <w:color w:val="auto"/>
        </w:rPr>
        <w:t>secchi depth) will be recorded</w:t>
      </w:r>
      <w:r w:rsidR="001E5AB8">
        <w:rPr>
          <w:color w:val="auto"/>
        </w:rPr>
        <w:t xml:space="preserve"> by the snorkelers with a transect tape.</w:t>
      </w:r>
      <w:r w:rsidR="00C3207D">
        <w:rPr>
          <w:color w:val="auto"/>
        </w:rPr>
        <w:t xml:space="preserve"> </w:t>
      </w:r>
      <w:r w:rsidR="00377148">
        <w:rPr>
          <w:color w:val="auto"/>
        </w:rPr>
        <w:t xml:space="preserve">Each </w:t>
      </w:r>
      <w:r w:rsidR="0015670B" w:rsidRPr="0015670B">
        <w:rPr>
          <w:color w:val="auto"/>
        </w:rPr>
        <w:t>snorkeler will have a transect tape attached to a waist-belt, with a Secchi disc printed on water-proof paper and attached to the back of their underwater clipboard.</w:t>
      </w:r>
      <w:r w:rsidR="0015670B">
        <w:rPr>
          <w:color w:val="auto"/>
        </w:rPr>
        <w:t xml:space="preserve"> </w:t>
      </w:r>
      <w:r w:rsidR="00022AD3" w:rsidRPr="00022AD3">
        <w:rPr>
          <w:color w:val="auto"/>
        </w:rPr>
        <w:t>The transect tape will have a small weight on the end, so the end of the tape can be lowered until it hits bottom substrate. The snorkeler th</w:t>
      </w:r>
      <w:r w:rsidR="00022AD3">
        <w:rPr>
          <w:color w:val="auto"/>
        </w:rPr>
        <w:t>en</w:t>
      </w:r>
      <w:r w:rsidR="00022AD3" w:rsidRPr="00022AD3">
        <w:rPr>
          <w:color w:val="auto"/>
        </w:rPr>
        <w:t xml:space="preserve"> measures the water depth (m) at the water’s surface. The transect tape should be 20m in length, in order to obtain maximum depths.</w:t>
      </w:r>
      <w:r w:rsidR="00022AD3">
        <w:rPr>
          <w:color w:val="auto"/>
        </w:rPr>
        <w:t xml:space="preserve"> </w:t>
      </w:r>
      <w:r w:rsidR="003A151F" w:rsidRPr="003A151F">
        <w:rPr>
          <w:color w:val="auto"/>
        </w:rPr>
        <w:t xml:space="preserve">To measure horizontal water clarity, one snorkeler holds the end of the transect tape at their clipboard, with the Secchi disc facing the other snorkeler. The far snorkeler </w:t>
      </w:r>
      <w:r w:rsidR="00FD347F" w:rsidRPr="003A151F">
        <w:rPr>
          <w:color w:val="auto"/>
        </w:rPr>
        <w:t>then</w:t>
      </w:r>
      <w:r w:rsidR="003A151F" w:rsidRPr="003A151F">
        <w:rPr>
          <w:color w:val="auto"/>
        </w:rPr>
        <w:t xml:space="preserve"> backs up until they can no longer see the Secchi disc, and measures length (m) on the transect tape. </w:t>
      </w:r>
      <w:r w:rsidR="00C3207D">
        <w:rPr>
          <w:color w:val="auto"/>
        </w:rPr>
        <w:t xml:space="preserve">The observer will also use GPS waypoints and shore </w:t>
      </w:r>
      <w:r w:rsidR="00C3207D">
        <w:rPr>
          <w:color w:val="auto"/>
        </w:rPr>
        <w:lastRenderedPageBreak/>
        <w:t xml:space="preserve">landmarks to document transect length. </w:t>
      </w:r>
      <w:r w:rsidR="00C3207D" w:rsidRPr="00A05D53">
        <w:rPr>
          <w:color w:val="auto"/>
        </w:rPr>
        <w:t xml:space="preserve">After snorkelers complete </w:t>
      </w:r>
      <w:r w:rsidR="00D2161D" w:rsidRPr="00A05D53">
        <w:rPr>
          <w:color w:val="auto"/>
        </w:rPr>
        <w:t>the transect</w:t>
      </w:r>
      <w:r w:rsidR="00C3207D" w:rsidRPr="00A05D53">
        <w:rPr>
          <w:color w:val="auto"/>
        </w:rPr>
        <w:t>,</w:t>
      </w:r>
      <w:r w:rsidR="00D2161D" w:rsidRPr="00A05D53">
        <w:rPr>
          <w:color w:val="auto"/>
        </w:rPr>
        <w:t xml:space="preserve"> kelp</w:t>
      </w:r>
      <w:r w:rsidR="00C3207D" w:rsidRPr="00A05D53">
        <w:rPr>
          <w:color w:val="auto"/>
        </w:rPr>
        <w:t xml:space="preserve"> bulb</w:t>
      </w:r>
      <w:r w:rsidR="00D2161D" w:rsidRPr="00A05D53">
        <w:rPr>
          <w:color w:val="auto"/>
        </w:rPr>
        <w:t>s will be counted</w:t>
      </w:r>
      <w:r w:rsidR="00C3207D" w:rsidRPr="00A05D53">
        <w:rPr>
          <w:color w:val="auto"/>
        </w:rPr>
        <w:t xml:space="preserve"> </w:t>
      </w:r>
      <w:r w:rsidR="00D2161D" w:rsidRPr="00A05D53">
        <w:rPr>
          <w:color w:val="auto"/>
        </w:rPr>
        <w:t>to</w:t>
      </w:r>
      <w:r w:rsidR="00C3207D" w:rsidRPr="00A05D53">
        <w:rPr>
          <w:color w:val="auto"/>
        </w:rPr>
        <w:t xml:space="preserve"> estimat</w:t>
      </w:r>
      <w:r w:rsidR="00D2161D" w:rsidRPr="00A05D53">
        <w:rPr>
          <w:color w:val="auto"/>
        </w:rPr>
        <w:t>e</w:t>
      </w:r>
      <w:r w:rsidR="00C3207D" w:rsidRPr="00A05D53">
        <w:rPr>
          <w:color w:val="auto"/>
        </w:rPr>
        <w:t xml:space="preserve"> density within </w:t>
      </w:r>
      <w:r w:rsidR="00D2161D" w:rsidRPr="00A05D53">
        <w:rPr>
          <w:color w:val="auto"/>
        </w:rPr>
        <w:t xml:space="preserve">a </w:t>
      </w:r>
      <w:r w:rsidR="00C3207D" w:rsidRPr="00A05D53">
        <w:rPr>
          <w:color w:val="auto"/>
        </w:rPr>
        <w:t>2m swath. Density can be categorized as Sparse (&lt; 3 bulbs every 5m), Mid (3-10 bulbs every 5m), Dense (&gt;10 bulbs every 5m) and Patchy (lots of variability, not consistent).</w:t>
      </w:r>
    </w:p>
    <w:p w14:paraId="55EA43C1" w14:textId="3C585CF3" w:rsidR="001E5AB8" w:rsidRDefault="001E5AB8" w:rsidP="00FA712F">
      <w:pPr>
        <w:pStyle w:val="instructiontext"/>
        <w:rPr>
          <w:color w:val="auto"/>
        </w:rPr>
      </w:pPr>
      <w:r w:rsidRPr="001E5AB8">
        <w:rPr>
          <w:color w:val="auto"/>
        </w:rPr>
        <w:t>Data to record in the field</w:t>
      </w:r>
      <w:r>
        <w:rPr>
          <w:color w:val="auto"/>
        </w:rPr>
        <w:t xml:space="preserve"> inclu</w:t>
      </w:r>
      <w:r w:rsidR="00D2161D">
        <w:rPr>
          <w:color w:val="auto"/>
        </w:rPr>
        <w:t>d</w:t>
      </w:r>
      <w:r>
        <w:rPr>
          <w:color w:val="auto"/>
        </w:rPr>
        <w:t>es</w:t>
      </w:r>
      <w:r w:rsidRPr="001E5AB8">
        <w:rPr>
          <w:color w:val="auto"/>
        </w:rPr>
        <w:t>: Date, time, site name, transect length, tide height, underwater visibility, depth, fish data, bulb counts, kelp density.</w:t>
      </w:r>
    </w:p>
    <w:p w14:paraId="27B2C976" w14:textId="63B06DEF" w:rsidR="00FA712F" w:rsidRPr="00584DC8" w:rsidRDefault="00FA712F" w:rsidP="00FA712F">
      <w:pPr>
        <w:pStyle w:val="instructiontext"/>
        <w:rPr>
          <w:i/>
          <w:iCs/>
          <w:color w:val="auto"/>
        </w:rPr>
      </w:pPr>
      <w:r w:rsidRPr="00584DC8">
        <w:rPr>
          <w:i/>
          <w:iCs/>
          <w:color w:val="auto"/>
        </w:rPr>
        <w:t>Predator Surveys</w:t>
      </w:r>
    </w:p>
    <w:p w14:paraId="2E20FD30" w14:textId="5D8655C1" w:rsidR="002C1F67" w:rsidRDefault="002C1F67" w:rsidP="00FA712F">
      <w:pPr>
        <w:pStyle w:val="instructiontext"/>
        <w:rPr>
          <w:color w:val="auto"/>
        </w:rPr>
      </w:pPr>
      <w:r w:rsidRPr="00584DC8">
        <w:rPr>
          <w:color w:val="auto"/>
        </w:rPr>
        <w:t xml:space="preserve">To record predators in the vicinity of the snorkel surveys detailed above, a boat or shore-based observer will conduct observational predator surveys of animals that may feed on juvenile salmon and forage fish. Before other surveys to minimize disturbance, we will observe avian and mammal predators for 10 minutes, including birds (e.g., osprey, great blue heron) as well as mammals (e.g., harbor seal, river otter), and note human activity. We will record </w:t>
      </w:r>
      <w:ins w:id="373" w:author="Jason Toft" w:date="2026-06-09T13:42:00Z">
        <w:r w:rsidR="00C07030">
          <w:rPr>
            <w:color w:val="auto"/>
          </w:rPr>
          <w:t xml:space="preserve">visual </w:t>
        </w:r>
      </w:ins>
      <w:r w:rsidRPr="00584DC8">
        <w:rPr>
          <w:color w:val="auto"/>
        </w:rPr>
        <w:t xml:space="preserve">observations of species, abundance, </w:t>
      </w:r>
      <w:commentRangeStart w:id="374"/>
      <w:commentRangeStart w:id="375"/>
      <w:r w:rsidRPr="00584DC8">
        <w:rPr>
          <w:color w:val="auto"/>
        </w:rPr>
        <w:t xml:space="preserve">distance </w:t>
      </w:r>
      <w:ins w:id="376" w:author="Jason Toft" w:date="2026-06-09T13:42:00Z">
        <w:r w:rsidR="00C07030">
          <w:rPr>
            <w:color w:val="auto"/>
          </w:rPr>
          <w:t xml:space="preserve">estimates </w:t>
        </w:r>
      </w:ins>
      <w:r w:rsidRPr="00584DC8">
        <w:rPr>
          <w:color w:val="auto"/>
        </w:rPr>
        <w:t>(from transect or habitat of importance: &lt;</w:t>
      </w:r>
      <w:r w:rsidRPr="002C1F67">
        <w:rPr>
          <w:color w:val="auto"/>
        </w:rPr>
        <w:t xml:space="preserve">10m, 10-100, &gt;100), </w:t>
      </w:r>
      <w:commentRangeEnd w:id="374"/>
      <w:r w:rsidR="00AF6D52" w:rsidRPr="002C1F67">
        <w:rPr>
          <w:rStyle w:val="CommentReference"/>
          <w:color w:val="auto"/>
          <w:sz w:val="24"/>
          <w:szCs w:val="20"/>
        </w:rPr>
        <w:commentReference w:id="374"/>
      </w:r>
      <w:commentRangeEnd w:id="375"/>
      <w:r w:rsidR="00C07030" w:rsidRPr="002C1F67">
        <w:rPr>
          <w:rStyle w:val="CommentReference"/>
          <w:color w:val="auto"/>
          <w:sz w:val="24"/>
          <w:szCs w:val="20"/>
        </w:rPr>
        <w:commentReference w:id="375"/>
      </w:r>
      <w:r w:rsidRPr="002C1F67">
        <w:rPr>
          <w:color w:val="auto"/>
        </w:rPr>
        <w:t>habitat, behavior (moving through, resting/perching, foraging, other), and prey identification if foraging. Binoculars can be used as needed for individual species identifications and behavior patterns, especially when foraging is observed.</w:t>
      </w:r>
    </w:p>
    <w:p w14:paraId="7E16D7A3" w14:textId="23DAF4E4" w:rsidR="001E5AB8" w:rsidRDefault="001E5AB8" w:rsidP="00FA712F">
      <w:pPr>
        <w:pStyle w:val="instructiontext"/>
        <w:rPr>
          <w:color w:val="auto"/>
        </w:rPr>
      </w:pPr>
      <w:r>
        <w:rPr>
          <w:color w:val="auto"/>
        </w:rPr>
        <w:t xml:space="preserve">Data to record in the field includes: </w:t>
      </w:r>
      <w:r w:rsidRPr="001E5AB8">
        <w:rPr>
          <w:color w:val="auto"/>
        </w:rPr>
        <w:t>Site, date, strata, time, time observed, weather, tide height, human activity, predator data on abundance, distance, habitat, behavior, and prey ID.</w:t>
      </w:r>
    </w:p>
    <w:p w14:paraId="4C1A79BC" w14:textId="1C7917DA" w:rsidR="001E5AB8" w:rsidRPr="00826ABA" w:rsidRDefault="001E5AB8" w:rsidP="00FA712F">
      <w:pPr>
        <w:pStyle w:val="instructiontext"/>
        <w:rPr>
          <w:i/>
          <w:iCs/>
          <w:color w:val="auto"/>
        </w:rPr>
      </w:pPr>
      <w:r w:rsidRPr="00826ABA">
        <w:rPr>
          <w:i/>
          <w:iCs/>
          <w:color w:val="auto"/>
        </w:rPr>
        <w:t>eDNA Surveys</w:t>
      </w:r>
    </w:p>
    <w:p w14:paraId="50EF06B6" w14:textId="63837845" w:rsidR="00FA712F" w:rsidRDefault="00C83A90" w:rsidP="00FA712F">
      <w:pPr>
        <w:pStyle w:val="BodyText"/>
      </w:pPr>
      <w:r w:rsidRPr="00826ABA">
        <w:t xml:space="preserve">eDNA samples will be collected </w:t>
      </w:r>
      <w:r w:rsidR="00BB56DF" w:rsidRPr="00826ABA">
        <w:t xml:space="preserve">directly from </w:t>
      </w:r>
      <w:r w:rsidR="00504452" w:rsidRPr="00826ABA">
        <w:t>marine waters at 10 m or 50% depth of the water column at each site (using whichever calculation is shallower)</w:t>
      </w:r>
      <w:r w:rsidR="00BB56DF" w:rsidRPr="00826ABA">
        <w:t xml:space="preserve"> using a Smith-Root diaphragm pump</w:t>
      </w:r>
      <w:r w:rsidR="00527B0B" w:rsidRPr="00826ABA">
        <w:t xml:space="preserve"> or equivalent</w:t>
      </w:r>
      <w:r w:rsidR="00BB56DF" w:rsidRPr="00826ABA">
        <w:t xml:space="preserve">, </w:t>
      </w:r>
      <w:ins w:id="377" w:author="Khadijah Homolka" w:date="2026-06-29T20:26:00Z" w16du:dateUtc="2026-06-30T03:26:00Z">
        <w:r w:rsidR="003D10D9">
          <w:t xml:space="preserve">5um </w:t>
        </w:r>
      </w:ins>
      <w:commentRangeStart w:id="378"/>
      <w:r w:rsidR="00BB56DF" w:rsidRPr="00826ABA">
        <w:t xml:space="preserve">self-preserving </w:t>
      </w:r>
      <w:del w:id="379" w:author="Khadijah Homolka" w:date="2026-06-29T20:25:00Z" w16du:dateUtc="2026-06-30T03:25:00Z">
        <w:r w:rsidR="00BB56DF" w:rsidRPr="00826ABA" w:rsidDel="003D10D9">
          <w:delText xml:space="preserve">nylon </w:delText>
        </w:r>
      </w:del>
      <w:r w:rsidR="00BB56DF" w:rsidRPr="00826ABA">
        <w:t>filter packs</w:t>
      </w:r>
      <w:commentRangeEnd w:id="378"/>
      <w:r w:rsidR="00B72FEE" w:rsidRPr="00826ABA">
        <w:rPr>
          <w:rStyle w:val="CommentReference"/>
          <w:sz w:val="24"/>
          <w:szCs w:val="20"/>
        </w:rPr>
        <w:commentReference w:id="378"/>
      </w:r>
      <w:r w:rsidR="00BB56DF" w:rsidRPr="00826ABA">
        <w:t xml:space="preserve">, snorkel attachment and </w:t>
      </w:r>
      <w:del w:id="380" w:author="Khadijah Homolka" w:date="2026-06-29T20:25:00Z" w16du:dateUtc="2026-06-30T03:25:00Z">
        <w:r w:rsidR="00BB56DF" w:rsidRPr="00826ABA" w:rsidDel="003D10D9">
          <w:delText xml:space="preserve">sterile </w:delText>
        </w:r>
      </w:del>
      <w:ins w:id="381" w:author="Khadijah Homolka" w:date="2026-06-29T20:25:00Z" w16du:dateUtc="2026-06-30T03:25:00Z">
        <w:r w:rsidR="003D10D9">
          <w:t>silicone</w:t>
        </w:r>
        <w:r w:rsidR="003D10D9" w:rsidRPr="00826ABA">
          <w:t xml:space="preserve"> </w:t>
        </w:r>
      </w:ins>
      <w:r w:rsidR="00BB56DF" w:rsidRPr="00826ABA">
        <w:t xml:space="preserve">tubing. </w:t>
      </w:r>
      <w:ins w:id="382" w:author="Khadijah Homolka" w:date="2026-06-29T20:30:00Z" w16du:dateUtc="2026-06-30T03:30:00Z">
        <w:r w:rsidR="003D10D9">
          <w:t xml:space="preserve">The non-kelp site will be sampled at the same depth as the corresponding kelp bed. </w:t>
        </w:r>
      </w:ins>
      <w:r w:rsidR="001B01F4" w:rsidRPr="00584DC8">
        <w:t>One</w:t>
      </w:r>
      <w:r w:rsidR="00504452" w:rsidRPr="00584DC8">
        <w:t xml:space="preserve"> blank will be collected </w:t>
      </w:r>
      <w:ins w:id="383" w:author="Khadijah Homolka" w:date="2026-06-29T20:26:00Z" w16du:dateUtc="2026-06-30T03:26:00Z">
        <w:r w:rsidR="003D10D9">
          <w:t>for each filter lot</w:t>
        </w:r>
      </w:ins>
      <w:del w:id="384" w:author="Khadijah Homolka" w:date="2026-06-29T20:26:00Z" w16du:dateUtc="2026-06-30T03:26:00Z">
        <w:r w:rsidR="00504452" w:rsidRPr="00584DC8" w:rsidDel="003D10D9">
          <w:delText>at each sampling site post-</w:delText>
        </w:r>
        <w:r w:rsidR="001B01F4" w:rsidRPr="00584DC8" w:rsidDel="003D10D9">
          <w:delText>sampling</w:delText>
        </w:r>
      </w:del>
      <w:r w:rsidR="00504452" w:rsidRPr="00584DC8">
        <w:t xml:space="preserve"> </w:t>
      </w:r>
      <w:r w:rsidR="00901BFF" w:rsidRPr="00584DC8">
        <w:t xml:space="preserve">using DI water </w:t>
      </w:r>
      <w:r w:rsidR="00504452" w:rsidRPr="00584DC8">
        <w:t xml:space="preserve">to monitor for </w:t>
      </w:r>
      <w:del w:id="385" w:author="Khadijah Homolka" w:date="2026-06-29T20:26:00Z" w16du:dateUtc="2026-06-30T03:26:00Z">
        <w:r w:rsidR="00504452" w:rsidRPr="00584DC8" w:rsidDel="003D10D9">
          <w:delText xml:space="preserve">potential </w:delText>
        </w:r>
      </w:del>
      <w:r w:rsidR="00504452" w:rsidRPr="00584DC8">
        <w:t>contamination</w:t>
      </w:r>
      <w:ins w:id="386" w:author="Khadijah Homolka" w:date="2026-06-29T20:26:00Z" w16du:dateUtc="2026-06-30T03:26:00Z">
        <w:r w:rsidR="003D10D9">
          <w:t xml:space="preserve"> introduced from the manufacturing process</w:t>
        </w:r>
      </w:ins>
      <w:r w:rsidR="00504452" w:rsidRPr="00584DC8">
        <w:t xml:space="preserve">. </w:t>
      </w:r>
      <w:r w:rsidR="004446CE" w:rsidRPr="00584DC8">
        <w:t>Completed</w:t>
      </w:r>
      <w:r w:rsidR="004446CE" w:rsidRPr="00826ABA">
        <w:t xml:space="preserve"> filter packs will be labeled in accordance to the naming convention outlined in Section 8.5, and immediately stored in UV protected bags and out of direct sunlight (e.g. cooler). </w:t>
      </w:r>
      <w:r w:rsidR="001E5AB8" w:rsidRPr="00826ABA">
        <w:t xml:space="preserve">This approach minimizes contamination risk and maintains sample integrity prior to shipment to a third‐party laboratory for DNA extraction, metabarcoding, and ddPCR analysis. Key water quality parameters (temperature, salinity, </w:t>
      </w:r>
      <w:del w:id="387" w:author="Khadijah Homolka" w:date="2026-06-29T20:27:00Z" w16du:dateUtc="2026-06-30T03:27:00Z">
        <w:r w:rsidR="001E5AB8" w:rsidRPr="00826ABA" w:rsidDel="003D10D9">
          <w:delText>clarity</w:delText>
        </w:r>
      </w:del>
      <w:ins w:id="388" w:author="Khadijah Homolka" w:date="2026-06-29T20:27:00Z" w16du:dateUtc="2026-06-30T03:27:00Z">
        <w:r w:rsidR="003D10D9">
          <w:t>dissolved oxygen</w:t>
        </w:r>
      </w:ins>
      <w:r w:rsidR="001E5AB8" w:rsidRPr="00826ABA">
        <w:t>, and depth) will be measured with a YSI EXO sonde (or an equivalent multiparameter instrument) at each site.</w:t>
      </w:r>
    </w:p>
    <w:p w14:paraId="4C3715CB" w14:textId="16657D22" w:rsidR="00FE7EB7" w:rsidRPr="00FA712F" w:rsidRDefault="00FE7EB7" w:rsidP="00FA712F">
      <w:pPr>
        <w:pStyle w:val="BodyText"/>
      </w:pPr>
      <w:r>
        <w:t>Data to record in the field includes: Site name, date, time, weather, tidal stage, Secchi depth, coordinates of sampling event, sample ID, and volume filtered.</w:t>
      </w:r>
    </w:p>
    <w:p w14:paraId="757071F2" w14:textId="77777777" w:rsidR="00FA712F" w:rsidRPr="00FA712F" w:rsidRDefault="00FA712F" w:rsidP="00FA712F">
      <w:pPr>
        <w:pStyle w:val="BodyText"/>
      </w:pPr>
    </w:p>
    <w:p w14:paraId="3A6FC0E3" w14:textId="4C1F0D34" w:rsidR="002C4E1F" w:rsidRPr="00F76AAD" w:rsidRDefault="002C4E1F" w:rsidP="008317B6">
      <w:pPr>
        <w:pStyle w:val="Heading3"/>
      </w:pPr>
      <w:bookmarkStart w:id="389" w:name="_Toc30162560"/>
      <w:bookmarkStart w:id="390" w:name="_Toc226028815"/>
      <w:r w:rsidRPr="00826ABA">
        <w:t>8.</w:t>
      </w:r>
      <w:r w:rsidR="00651B1F" w:rsidRPr="00826ABA">
        <w:t>3</w:t>
      </w:r>
      <w:r w:rsidRPr="00826ABA">
        <w:tab/>
        <w:t>Containers, preservation methods, holding times</w:t>
      </w:r>
      <w:bookmarkEnd w:id="389"/>
      <w:bookmarkEnd w:id="390"/>
    </w:p>
    <w:p w14:paraId="08B5813D" w14:textId="1A8D7878" w:rsidR="00AC49B3" w:rsidRPr="00F76AAD" w:rsidRDefault="00812986" w:rsidP="00AC49B3">
      <w:pPr>
        <w:pStyle w:val="BodyText1"/>
      </w:pPr>
      <w:r>
        <w:t xml:space="preserve">Table </w:t>
      </w:r>
      <w:del w:id="391" w:author="Khadijah Homolka" w:date="2026-06-29T20:29:00Z" w16du:dateUtc="2026-06-30T03:29:00Z">
        <w:r w:rsidDel="003D10D9">
          <w:delText xml:space="preserve">8 </w:delText>
        </w:r>
      </w:del>
      <w:ins w:id="392" w:author="Khadijah Homolka" w:date="2026-06-29T20:29:00Z" w16du:dateUtc="2026-06-30T03:29:00Z">
        <w:r w:rsidR="003D10D9">
          <w:t>9</w:t>
        </w:r>
        <w:r w:rsidR="003D10D9">
          <w:t xml:space="preserve"> </w:t>
        </w:r>
      </w:ins>
      <w:r>
        <w:t>presents</w:t>
      </w:r>
      <w:r w:rsidR="00826ABA">
        <w:t xml:space="preserve"> </w:t>
      </w:r>
      <w:r w:rsidR="00641B84">
        <w:t>methods for water sample collection for eDNA analysis.</w:t>
      </w:r>
    </w:p>
    <w:p w14:paraId="5636A819" w14:textId="3A9C2FBB" w:rsidR="000674D0" w:rsidRDefault="00812986" w:rsidP="005A627F">
      <w:pPr>
        <w:pStyle w:val="CapTable"/>
      </w:pPr>
      <w:bookmarkStart w:id="393" w:name="_Toc212472060"/>
      <w:r>
        <w:lastRenderedPageBreak/>
        <w:t xml:space="preserve">Table </w:t>
      </w:r>
      <w:r w:rsidR="00D35132">
        <w:rPr>
          <w:noProof/>
        </w:rPr>
        <w:fldChar w:fldCharType="begin"/>
      </w:r>
      <w:r w:rsidR="00D35132">
        <w:rPr>
          <w:noProof/>
        </w:rPr>
        <w:instrText xml:space="preserve"> SEQ Table \* ARABIC </w:instrText>
      </w:r>
      <w:r w:rsidR="00D35132">
        <w:rPr>
          <w:noProof/>
        </w:rPr>
        <w:fldChar w:fldCharType="separate"/>
      </w:r>
      <w:r w:rsidR="00A66E42">
        <w:rPr>
          <w:noProof/>
        </w:rPr>
        <w:t>8</w:t>
      </w:r>
      <w:r w:rsidR="00D35132">
        <w:rPr>
          <w:noProof/>
        </w:rPr>
        <w:fldChar w:fldCharType="end"/>
      </w:r>
      <w:r w:rsidR="00591E68">
        <w:t>.</w:t>
      </w:r>
      <w:r w:rsidR="00205DE1">
        <w:t xml:space="preserve"> </w:t>
      </w:r>
      <w:r w:rsidR="000674D0" w:rsidRPr="00F76AAD">
        <w:t>Sample containers, preservation</w:t>
      </w:r>
      <w:r w:rsidR="000674D0">
        <w:t>,</w:t>
      </w:r>
      <w:r w:rsidR="000674D0" w:rsidRPr="00F76AAD">
        <w:t xml:space="preserve"> and holding times.</w:t>
      </w:r>
      <w:bookmarkEnd w:id="393"/>
    </w:p>
    <w:tbl>
      <w:tblPr>
        <w:tblW w:w="89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Description w:val="For each parameter, this table identifies requirements for matrix, minimum quantity, container type, preservative, and holding time."/>
      </w:tblPr>
      <w:tblGrid>
        <w:gridCol w:w="1800"/>
        <w:gridCol w:w="1258"/>
        <w:gridCol w:w="1533"/>
        <w:gridCol w:w="1349"/>
        <w:gridCol w:w="1370"/>
        <w:gridCol w:w="1600"/>
      </w:tblGrid>
      <w:tr w:rsidR="000674D0" w:rsidRPr="0025594F" w14:paraId="1E83A38B" w14:textId="77777777" w:rsidTr="009A5B46">
        <w:trPr>
          <w:cantSplit/>
          <w:trHeight w:hRule="exact" w:val="973"/>
          <w:tblHeader/>
        </w:trPr>
        <w:tc>
          <w:tcPr>
            <w:tcW w:w="1010" w:type="pct"/>
            <w:shd w:val="clear" w:color="auto" w:fill="D9D9D9" w:themeFill="background1" w:themeFillShade="D9"/>
            <w:vAlign w:val="center"/>
          </w:tcPr>
          <w:p w14:paraId="4CD2ABB6" w14:textId="77777777" w:rsidR="000674D0" w:rsidRPr="0025594F" w:rsidRDefault="000674D0" w:rsidP="00FD0F1D">
            <w:pPr>
              <w:pStyle w:val="TableHeader"/>
            </w:pPr>
            <w:r w:rsidRPr="0025594F">
              <w:t>Parameter</w:t>
            </w:r>
          </w:p>
        </w:tc>
        <w:tc>
          <w:tcPr>
            <w:tcW w:w="706" w:type="pct"/>
            <w:shd w:val="clear" w:color="auto" w:fill="D9D9D9" w:themeFill="background1" w:themeFillShade="D9"/>
            <w:vAlign w:val="center"/>
          </w:tcPr>
          <w:p w14:paraId="49124BFE" w14:textId="77777777" w:rsidR="000674D0" w:rsidRPr="0025594F" w:rsidRDefault="000674D0" w:rsidP="00FD0F1D">
            <w:pPr>
              <w:pStyle w:val="TableHeader"/>
            </w:pPr>
            <w:r w:rsidRPr="0025594F">
              <w:t>Matrix</w:t>
            </w:r>
          </w:p>
        </w:tc>
        <w:tc>
          <w:tcPr>
            <w:tcW w:w="860" w:type="pct"/>
            <w:shd w:val="clear" w:color="auto" w:fill="D9D9D9" w:themeFill="background1" w:themeFillShade="D9"/>
            <w:vAlign w:val="center"/>
          </w:tcPr>
          <w:p w14:paraId="5DFA382C" w14:textId="01D1615D" w:rsidR="000674D0" w:rsidRPr="0025594F" w:rsidRDefault="000674D0" w:rsidP="00FD0F1D">
            <w:pPr>
              <w:pStyle w:val="TableHeader"/>
            </w:pPr>
            <w:r w:rsidRPr="0025594F">
              <w:t xml:space="preserve">Minimum </w:t>
            </w:r>
            <w:r w:rsidR="00812986">
              <w:br/>
            </w:r>
            <w:r w:rsidRPr="0025594F">
              <w:t xml:space="preserve">Quantity </w:t>
            </w:r>
            <w:r w:rsidR="00812986">
              <w:br/>
            </w:r>
            <w:r w:rsidRPr="0025594F">
              <w:t>Required</w:t>
            </w:r>
          </w:p>
        </w:tc>
        <w:tc>
          <w:tcPr>
            <w:tcW w:w="757" w:type="pct"/>
            <w:shd w:val="clear" w:color="auto" w:fill="D9D9D9" w:themeFill="background1" w:themeFillShade="D9"/>
            <w:vAlign w:val="center"/>
          </w:tcPr>
          <w:p w14:paraId="6349D536" w14:textId="77777777" w:rsidR="000674D0" w:rsidRPr="0025594F" w:rsidRDefault="000674D0" w:rsidP="00FD0F1D">
            <w:pPr>
              <w:pStyle w:val="TableHeader"/>
            </w:pPr>
            <w:r w:rsidRPr="0025594F">
              <w:t>Container</w:t>
            </w:r>
          </w:p>
        </w:tc>
        <w:tc>
          <w:tcPr>
            <w:tcW w:w="769" w:type="pct"/>
            <w:shd w:val="clear" w:color="auto" w:fill="D9D9D9" w:themeFill="background1" w:themeFillShade="D9"/>
            <w:vAlign w:val="center"/>
          </w:tcPr>
          <w:p w14:paraId="228561AB" w14:textId="77777777" w:rsidR="000674D0" w:rsidRPr="0025594F" w:rsidRDefault="000674D0" w:rsidP="00FD0F1D">
            <w:pPr>
              <w:pStyle w:val="TableHeader"/>
            </w:pPr>
            <w:r w:rsidRPr="0025594F">
              <w:t>Preservative</w:t>
            </w:r>
          </w:p>
        </w:tc>
        <w:tc>
          <w:tcPr>
            <w:tcW w:w="898" w:type="pct"/>
            <w:shd w:val="clear" w:color="auto" w:fill="D9D9D9" w:themeFill="background1" w:themeFillShade="D9"/>
            <w:vAlign w:val="center"/>
          </w:tcPr>
          <w:p w14:paraId="7200A9EB" w14:textId="77777777" w:rsidR="000674D0" w:rsidRPr="0025594F" w:rsidRDefault="000674D0" w:rsidP="00FD0F1D">
            <w:pPr>
              <w:pStyle w:val="TableHeader"/>
            </w:pPr>
            <w:r w:rsidRPr="0025594F">
              <w:t>Holding Time</w:t>
            </w:r>
          </w:p>
        </w:tc>
      </w:tr>
      <w:tr w:rsidR="000674D0" w:rsidRPr="0001599E" w14:paraId="113F3451" w14:textId="77777777" w:rsidTr="009A5B46">
        <w:trPr>
          <w:trHeight w:val="288"/>
        </w:trPr>
        <w:tc>
          <w:tcPr>
            <w:tcW w:w="1010" w:type="pct"/>
          </w:tcPr>
          <w:p w14:paraId="3B25D90C" w14:textId="55F7F879" w:rsidR="000674D0" w:rsidRPr="0001599E" w:rsidRDefault="008E0E05" w:rsidP="00FD0F1D">
            <w:pPr>
              <w:pStyle w:val="TableText"/>
              <w:spacing w:before="120" w:after="120"/>
            </w:pPr>
            <w:r>
              <w:t>eDNA (</w:t>
            </w:r>
            <w:r w:rsidR="004446CE">
              <w:t>Smith-Root self-desiccating filter</w:t>
            </w:r>
            <w:ins w:id="394" w:author="Khadijah Homolka" w:date="2026-06-29T20:31:00Z" w16du:dateUtc="2026-06-30T03:31:00Z">
              <w:r w:rsidR="003D10D9">
                <w:t>)</w:t>
              </w:r>
            </w:ins>
          </w:p>
        </w:tc>
        <w:tc>
          <w:tcPr>
            <w:tcW w:w="706" w:type="pct"/>
          </w:tcPr>
          <w:p w14:paraId="36047B20" w14:textId="70C8851E" w:rsidR="000674D0" w:rsidRPr="0001599E" w:rsidRDefault="004446CE" w:rsidP="00FD0F1D">
            <w:pPr>
              <w:pStyle w:val="TableText"/>
              <w:spacing w:before="120" w:after="120"/>
            </w:pPr>
            <w:commentRangeStart w:id="395"/>
            <w:del w:id="396" w:author="Guo, Jiujia (ECY)" w:date="2026-05-29T16:02:00Z">
              <w:r w:rsidDel="00004177">
                <w:delText>PES</w:delText>
              </w:r>
              <w:commentRangeEnd w:id="395"/>
              <w:r w:rsidR="00F6314B" w:rsidDel="00004177">
                <w:rPr>
                  <w:rStyle w:val="CommentReference"/>
                  <w:sz w:val="22"/>
                  <w:szCs w:val="20"/>
                </w:rPr>
                <w:commentReference w:id="395"/>
              </w:r>
            </w:del>
            <w:r w:rsidR="00004177">
              <w:t>Water</w:t>
            </w:r>
            <w:del w:id="397" w:author="Guo, Jiujia (ECY)" w:date="2026-05-26T17:21:00Z">
              <w:r w:rsidDel="008E0E05">
                <w:delText xml:space="preserve"> </w:delText>
              </w:r>
            </w:del>
          </w:p>
        </w:tc>
        <w:tc>
          <w:tcPr>
            <w:tcW w:w="860" w:type="pct"/>
          </w:tcPr>
          <w:p w14:paraId="64F44554" w14:textId="4C324886" w:rsidR="000674D0" w:rsidRPr="0001599E" w:rsidRDefault="002C4630" w:rsidP="00FD0F1D">
            <w:pPr>
              <w:pStyle w:val="TableText"/>
              <w:spacing w:before="120" w:after="120"/>
            </w:pPr>
            <w:commentRangeStart w:id="398"/>
            <w:commentRangeStart w:id="399"/>
            <w:r>
              <w:t>63</w:t>
            </w:r>
            <w:commentRangeEnd w:id="398"/>
            <w:r w:rsidR="00E25BA9">
              <w:rPr>
                <w:rStyle w:val="CommentReference"/>
                <w:sz w:val="22"/>
                <w:szCs w:val="20"/>
              </w:rPr>
              <w:commentReference w:id="398"/>
            </w:r>
            <w:commentRangeEnd w:id="399"/>
            <w:r w:rsidR="003D10D9">
              <w:rPr>
                <w:rStyle w:val="CommentReference"/>
                <w:sz w:val="22"/>
                <w:szCs w:val="20"/>
              </w:rPr>
              <w:commentReference w:id="399"/>
            </w:r>
            <w:ins w:id="400" w:author="Khadijah Homolka" w:date="2026-06-29T20:33:00Z" w16du:dateUtc="2026-06-30T03:33:00Z">
              <w:r w:rsidR="003D10D9">
                <w:t xml:space="preserve"> filters</w:t>
              </w:r>
            </w:ins>
          </w:p>
        </w:tc>
        <w:tc>
          <w:tcPr>
            <w:tcW w:w="757" w:type="pct"/>
          </w:tcPr>
          <w:p w14:paraId="0A148508" w14:textId="7D610EA8" w:rsidR="000674D0" w:rsidRPr="0001599E" w:rsidRDefault="004446CE" w:rsidP="00FD0F1D">
            <w:pPr>
              <w:pStyle w:val="TableText"/>
              <w:spacing w:before="120" w:after="120"/>
            </w:pPr>
            <w:r>
              <w:t>Smith-Root Filter Housing + Foil pouch</w:t>
            </w:r>
          </w:p>
        </w:tc>
        <w:tc>
          <w:tcPr>
            <w:tcW w:w="769" w:type="pct"/>
          </w:tcPr>
          <w:p w14:paraId="50402B65" w14:textId="72A0F9E4" w:rsidR="000674D0" w:rsidRPr="0001599E" w:rsidRDefault="004446CE" w:rsidP="00FD0F1D">
            <w:pPr>
              <w:pStyle w:val="TableText"/>
              <w:spacing w:before="120" w:after="120"/>
            </w:pPr>
            <w:r>
              <w:t>Silica gel desiccant</w:t>
            </w:r>
          </w:p>
        </w:tc>
        <w:tc>
          <w:tcPr>
            <w:tcW w:w="898" w:type="pct"/>
          </w:tcPr>
          <w:p w14:paraId="48CD90F7" w14:textId="71616907" w:rsidR="000674D0" w:rsidRPr="0001599E" w:rsidRDefault="004446CE" w:rsidP="00FD0F1D">
            <w:pPr>
              <w:pStyle w:val="TableText"/>
              <w:spacing w:before="120" w:after="120"/>
            </w:pPr>
            <w:commentRangeStart w:id="401"/>
            <w:r>
              <w:t>6 months at room temperature</w:t>
            </w:r>
            <w:r w:rsidR="00D35BC7">
              <w:t>*</w:t>
            </w:r>
            <w:commentRangeEnd w:id="401"/>
            <w:r w:rsidR="00CF48C1" w:rsidRPr="0001599E">
              <w:rPr>
                <w:rStyle w:val="CommentReference"/>
                <w:sz w:val="22"/>
                <w:szCs w:val="20"/>
              </w:rPr>
              <w:commentReference w:id="401"/>
            </w:r>
          </w:p>
        </w:tc>
      </w:tr>
    </w:tbl>
    <w:p w14:paraId="50B777A4" w14:textId="3FEA5454" w:rsidR="00A66E77" w:rsidRDefault="008B347F" w:rsidP="00B80D38">
      <w:pPr>
        <w:pStyle w:val="BodyText1"/>
        <w:spacing w:before="240"/>
        <w:rPr>
          <w:highlight w:val="yellow"/>
        </w:rPr>
      </w:pPr>
      <w:r w:rsidRPr="00814469">
        <w:t>*</w:t>
      </w:r>
      <w:r w:rsidR="00361038" w:rsidRPr="00814469">
        <w:t>Holding time for eDNA analyses</w:t>
      </w:r>
      <w:r w:rsidR="00824B40" w:rsidRPr="00814469">
        <w:t xml:space="preserve"> using </w:t>
      </w:r>
      <w:r w:rsidR="00824B40" w:rsidRPr="00824B40">
        <w:t>Smith-Root self-</w:t>
      </w:r>
      <w:r w:rsidR="00824B40">
        <w:t>preserving</w:t>
      </w:r>
      <w:r w:rsidR="00824B40" w:rsidRPr="00824B40">
        <w:t xml:space="preserve"> filter</w:t>
      </w:r>
      <w:r w:rsidR="0015519B">
        <w:t xml:space="preserve"> is detailed </w:t>
      </w:r>
      <w:r w:rsidR="0092571F">
        <w:t xml:space="preserve">in </w:t>
      </w:r>
      <w:r w:rsidR="0092571F" w:rsidRPr="00814469">
        <w:rPr>
          <w:highlight w:val="yellow"/>
        </w:rPr>
        <w:t>Thomas et al (2019)</w:t>
      </w:r>
      <w:r w:rsidR="0092571F">
        <w:t xml:space="preserve">. </w:t>
      </w:r>
    </w:p>
    <w:p w14:paraId="2975BF59" w14:textId="37BC9B57" w:rsidR="002C4E1F" w:rsidRPr="00F76AAD" w:rsidRDefault="002C4E1F" w:rsidP="008317B6">
      <w:pPr>
        <w:pStyle w:val="Heading3"/>
      </w:pPr>
      <w:bookmarkStart w:id="402" w:name="_Toc30162561"/>
      <w:bookmarkStart w:id="403" w:name="_Toc226028816"/>
      <w:r w:rsidRPr="0080291C">
        <w:t>8.4</w:t>
      </w:r>
      <w:r w:rsidRPr="0080291C">
        <w:tab/>
        <w:t>Equipment decontamination</w:t>
      </w:r>
      <w:bookmarkEnd w:id="402"/>
      <w:bookmarkEnd w:id="403"/>
    </w:p>
    <w:p w14:paraId="42BCF4DE" w14:textId="1F11984D" w:rsidR="003D10D9" w:rsidRPr="003D10D9" w:rsidRDefault="003D10D9" w:rsidP="003D10D9">
      <w:pPr>
        <w:pStyle w:val="font-claude-response-body"/>
        <w:rPr>
          <w:ins w:id="404" w:author="Khadijah Homolka" w:date="2026-06-29T20:38:00Z" w16du:dateUtc="2026-06-30T03:38:00Z"/>
          <w:rFonts w:asciiTheme="minorHAnsi" w:hAnsiTheme="minorHAnsi" w:cstheme="minorHAnsi"/>
          <w:color w:val="000000"/>
          <w:rPrChange w:id="405" w:author="Khadijah Homolka" w:date="2026-06-29T20:38:00Z" w16du:dateUtc="2026-06-30T03:38:00Z">
            <w:rPr>
              <w:ins w:id="406" w:author="Khadijah Homolka" w:date="2026-06-29T20:38:00Z" w16du:dateUtc="2026-06-30T03:38:00Z"/>
              <w:color w:val="000000"/>
            </w:rPr>
          </w:rPrChange>
        </w:rPr>
      </w:pPr>
      <w:ins w:id="407" w:author="Khadijah Homolka" w:date="2026-06-29T20:38:00Z" w16du:dateUtc="2026-06-30T03:38:00Z">
        <w:r w:rsidRPr="003D10D9">
          <w:rPr>
            <w:rFonts w:asciiTheme="minorHAnsi" w:hAnsiTheme="minorHAnsi" w:cstheme="minorHAnsi"/>
            <w:color w:val="000000"/>
            <w:rPrChange w:id="408" w:author="Khadijah Homolka" w:date="2026-06-29T20:38:00Z" w16du:dateUtc="2026-06-30T03:38:00Z">
              <w:rPr>
                <w:color w:val="000000"/>
              </w:rPr>
            </w:rPrChange>
          </w:rPr>
          <w:t xml:space="preserve">eDNA sampling equipment can be susceptible to cross-site contamination from biological material adhering to surfaces that contact sample water. Our sampling design substantially reduces this risk by using direct in-line filtration: sample water is pumped directly through a single-use enclosed filter cartridge (Smith-Root self-preserving filter) positioned upstream of all reusable components. Because the filter is the first stage of the flow path, the pump, tubing, and other reusable components contact only post-filter water and are not exposed to sample DNA. </w:t>
        </w:r>
      </w:ins>
    </w:p>
    <w:p w14:paraId="660AC914" w14:textId="169FFB25" w:rsidR="003D10D9" w:rsidRPr="003D10D9" w:rsidRDefault="003D10D9" w:rsidP="003D10D9">
      <w:pPr>
        <w:pStyle w:val="font-claude-response-body"/>
        <w:rPr>
          <w:ins w:id="409" w:author="Khadijah Homolka" w:date="2026-06-29T20:38:00Z" w16du:dateUtc="2026-06-30T03:38:00Z"/>
          <w:rFonts w:asciiTheme="minorHAnsi" w:hAnsiTheme="minorHAnsi" w:cstheme="minorHAnsi"/>
          <w:color w:val="000000"/>
          <w:rPrChange w:id="410" w:author="Khadijah Homolka" w:date="2026-06-29T20:38:00Z" w16du:dateUtc="2026-06-30T03:38:00Z">
            <w:rPr>
              <w:ins w:id="411" w:author="Khadijah Homolka" w:date="2026-06-29T20:38:00Z" w16du:dateUtc="2026-06-30T03:38:00Z"/>
              <w:color w:val="000000"/>
            </w:rPr>
          </w:rPrChange>
        </w:rPr>
      </w:pPr>
      <w:ins w:id="412" w:author="Khadijah Homolka" w:date="2026-06-29T20:38:00Z" w16du:dateUtc="2026-06-30T03:38:00Z">
        <w:r w:rsidRPr="003D10D9">
          <w:rPr>
            <w:rFonts w:asciiTheme="minorHAnsi" w:hAnsiTheme="minorHAnsi" w:cstheme="minorHAnsi"/>
            <w:color w:val="000000"/>
            <w:rPrChange w:id="413" w:author="Khadijah Homolka" w:date="2026-06-29T20:38:00Z" w16du:dateUtc="2026-06-30T03:38:00Z">
              <w:rPr>
                <w:color w:val="000000"/>
              </w:rPr>
            </w:rPrChange>
          </w:rPr>
          <w:t xml:space="preserve">Standard contamination-prevention practices are followed throughout: field blanks are collected to verify the integrity of sampling and handling procedures, clean nitrile gloves are worn and changed between samples, and single-use components are used wherever practical. </w:t>
        </w:r>
      </w:ins>
      <w:ins w:id="414" w:author="Khadijah Homolka" w:date="2026-06-29T20:39:00Z" w16du:dateUtc="2026-06-30T03:39:00Z">
        <w:r>
          <w:rPr>
            <w:rFonts w:asciiTheme="minorHAnsi" w:hAnsiTheme="minorHAnsi" w:cstheme="minorHAnsi"/>
            <w:color w:val="000000"/>
          </w:rPr>
          <w:t>The diaphragm pump is cleaned with DI water</w:t>
        </w:r>
      </w:ins>
      <w:ins w:id="415" w:author="Khadijah Homolka" w:date="2026-06-29T20:38:00Z" w16du:dateUtc="2026-06-30T03:38:00Z">
        <w:r w:rsidRPr="003D10D9">
          <w:rPr>
            <w:rFonts w:asciiTheme="minorHAnsi" w:hAnsiTheme="minorHAnsi" w:cstheme="minorHAnsi"/>
            <w:color w:val="000000"/>
            <w:rPrChange w:id="416" w:author="Khadijah Homolka" w:date="2026-06-29T20:38:00Z" w16du:dateUtc="2026-06-30T03:38:00Z">
              <w:rPr>
                <w:color w:val="000000"/>
              </w:rPr>
            </w:rPrChange>
          </w:rPr>
          <w:t xml:space="preserve"> at the end of each sampling day and stored in a clean, sealed container during transport and between deployments.</w:t>
        </w:r>
      </w:ins>
    </w:p>
    <w:p w14:paraId="35E036AE" w14:textId="6410262E" w:rsidR="005337F4" w:rsidRPr="00641B84" w:rsidDel="003D10D9" w:rsidRDefault="005337F4" w:rsidP="005337F4">
      <w:pPr>
        <w:pStyle w:val="font-claude-response-body"/>
        <w:rPr>
          <w:del w:id="417" w:author="Khadijah Homolka" w:date="2026-06-29T20:38:00Z" w16du:dateUtc="2026-06-30T03:38:00Z"/>
          <w:rFonts w:asciiTheme="minorHAnsi" w:hAnsiTheme="minorHAnsi" w:cstheme="minorHAnsi"/>
        </w:rPr>
      </w:pPr>
      <w:del w:id="418" w:author="Khadijah Homolka" w:date="2026-06-29T20:38:00Z" w16du:dateUtc="2026-06-30T03:38:00Z">
        <w:r w:rsidRPr="00641B84" w:rsidDel="003D10D9">
          <w:rPr>
            <w:rFonts w:asciiTheme="minorHAnsi" w:hAnsiTheme="minorHAnsi" w:cstheme="minorHAnsi"/>
          </w:rPr>
          <w:delText>eDNA sampling equipment is susceptible to cross-site contamination from biological material adhering to sampling equipment. All handling follows contamination-prevention best practices (field blanks, PPE, single-use components where applicable). To prevent carryover of genetic material between sites and across sampling days, all reusable eDNA sampling equipment, including the Smith-Root diaphragm pump, tubing, and any other equipment contacting sample water, will be decontaminated using the following procedure:</w:delText>
        </w:r>
      </w:del>
    </w:p>
    <w:p w14:paraId="759E8AE6" w14:textId="38F56F99" w:rsidR="005337F4" w:rsidRPr="00641B84" w:rsidDel="003D10D9" w:rsidRDefault="005337F4" w:rsidP="005337F4">
      <w:pPr>
        <w:pStyle w:val="font-claude-response-body"/>
        <w:rPr>
          <w:del w:id="419" w:author="Khadijah Homolka" w:date="2026-06-29T20:38:00Z" w16du:dateUtc="2026-06-30T03:38:00Z"/>
          <w:rFonts w:asciiTheme="minorHAnsi" w:hAnsiTheme="minorHAnsi" w:cstheme="minorHAnsi"/>
        </w:rPr>
      </w:pPr>
      <w:del w:id="420" w:author="Khadijah Homolka" w:date="2026-06-29T20:38:00Z" w16du:dateUtc="2026-06-30T03:38:00Z">
        <w:r w:rsidRPr="00641B84" w:rsidDel="003D10D9">
          <w:rPr>
            <w:rStyle w:val="Strong"/>
            <w:rFonts w:asciiTheme="minorHAnsi" w:hAnsiTheme="minorHAnsi" w:cstheme="minorHAnsi"/>
          </w:rPr>
          <w:delText>Between sites:</w:delText>
        </w:r>
      </w:del>
    </w:p>
    <w:p w14:paraId="5E4383A7" w14:textId="0341F36D" w:rsidR="005337F4" w:rsidRPr="00641B84" w:rsidDel="003D10D9" w:rsidRDefault="005337F4" w:rsidP="005337F4">
      <w:pPr>
        <w:pStyle w:val="whitespace-normal"/>
        <w:numPr>
          <w:ilvl w:val="0"/>
          <w:numId w:val="26"/>
        </w:numPr>
        <w:rPr>
          <w:del w:id="421" w:author="Khadijah Homolka" w:date="2026-06-29T20:38:00Z" w16du:dateUtc="2026-06-30T03:38:00Z"/>
          <w:rFonts w:asciiTheme="minorHAnsi" w:hAnsiTheme="minorHAnsi" w:cstheme="minorHAnsi"/>
        </w:rPr>
      </w:pPr>
      <w:del w:id="422" w:author="Khadijah Homolka" w:date="2026-06-29T20:38:00Z" w16du:dateUtc="2026-06-30T03:38:00Z">
        <w:r w:rsidRPr="00641B84" w:rsidDel="003D10D9">
          <w:rPr>
            <w:rFonts w:asciiTheme="minorHAnsi" w:hAnsiTheme="minorHAnsi" w:cstheme="minorHAnsi"/>
          </w:rPr>
          <w:delText>Rinse all equipment thoroughly with deionized (DI) water to remove visible debris and organic material.</w:delText>
        </w:r>
      </w:del>
    </w:p>
    <w:p w14:paraId="5F1E7F4C" w14:textId="5287DEE6" w:rsidR="005337F4" w:rsidRPr="00641B84" w:rsidDel="003D10D9" w:rsidRDefault="005337F4" w:rsidP="005337F4">
      <w:pPr>
        <w:pStyle w:val="whitespace-normal"/>
        <w:numPr>
          <w:ilvl w:val="0"/>
          <w:numId w:val="26"/>
        </w:numPr>
        <w:rPr>
          <w:del w:id="423" w:author="Khadijah Homolka" w:date="2026-06-29T20:38:00Z" w16du:dateUtc="2026-06-30T03:38:00Z"/>
          <w:rFonts w:asciiTheme="minorHAnsi" w:hAnsiTheme="minorHAnsi" w:cstheme="minorHAnsi"/>
        </w:rPr>
      </w:pPr>
      <w:del w:id="424" w:author="Khadijah Homolka" w:date="2026-06-29T20:38:00Z" w16du:dateUtc="2026-06-30T03:38:00Z">
        <w:r w:rsidRPr="00641B84" w:rsidDel="003D10D9">
          <w:rPr>
            <w:rFonts w:asciiTheme="minorHAnsi" w:hAnsiTheme="minorHAnsi" w:cstheme="minorHAnsi"/>
          </w:rPr>
          <w:delText>Apply a 10% diluted bleach solution to all contact surfaces and allow to soak for a minimum of 10 minutes.</w:delText>
        </w:r>
      </w:del>
    </w:p>
    <w:p w14:paraId="30067A73" w14:textId="425827A9" w:rsidR="005337F4" w:rsidRPr="00641B84" w:rsidDel="003D10D9" w:rsidRDefault="005337F4" w:rsidP="005337F4">
      <w:pPr>
        <w:pStyle w:val="whitespace-normal"/>
        <w:numPr>
          <w:ilvl w:val="0"/>
          <w:numId w:val="26"/>
        </w:numPr>
        <w:rPr>
          <w:del w:id="425" w:author="Khadijah Homolka" w:date="2026-06-29T20:38:00Z" w16du:dateUtc="2026-06-30T03:38:00Z"/>
          <w:rFonts w:asciiTheme="minorHAnsi" w:hAnsiTheme="minorHAnsi" w:cstheme="minorHAnsi"/>
        </w:rPr>
      </w:pPr>
      <w:del w:id="426" w:author="Khadijah Homolka" w:date="2026-06-29T20:38:00Z" w16du:dateUtc="2026-06-30T03:38:00Z">
        <w:r w:rsidRPr="00641B84" w:rsidDel="003D10D9">
          <w:rPr>
            <w:rFonts w:asciiTheme="minorHAnsi" w:hAnsiTheme="minorHAnsi" w:cstheme="minorHAnsi"/>
          </w:rPr>
          <w:delText>Rinse all equipment thoroughly with DI water a minimum of 3 times to remove bleach residue.</w:delText>
        </w:r>
      </w:del>
    </w:p>
    <w:p w14:paraId="03946094" w14:textId="67B226D2" w:rsidR="005337F4" w:rsidRPr="00641B84" w:rsidDel="003D10D9" w:rsidRDefault="005337F4" w:rsidP="005337F4">
      <w:pPr>
        <w:pStyle w:val="whitespace-normal"/>
        <w:numPr>
          <w:ilvl w:val="0"/>
          <w:numId w:val="26"/>
        </w:numPr>
        <w:rPr>
          <w:del w:id="427" w:author="Khadijah Homolka" w:date="2026-06-29T20:38:00Z" w16du:dateUtc="2026-06-30T03:38:00Z"/>
          <w:rFonts w:asciiTheme="minorHAnsi" w:hAnsiTheme="minorHAnsi" w:cstheme="minorHAnsi"/>
        </w:rPr>
      </w:pPr>
      <w:del w:id="428" w:author="Khadijah Homolka" w:date="2026-06-29T20:38:00Z" w16du:dateUtc="2026-06-30T03:38:00Z">
        <w:r w:rsidRPr="00641B84" w:rsidDel="003D10D9">
          <w:rPr>
            <w:rFonts w:asciiTheme="minorHAnsi" w:hAnsiTheme="minorHAnsi" w:cstheme="minorHAnsi"/>
          </w:rPr>
          <w:delText>Allow equipment to air dry or pat dry with clean, single-use paper towels before use at the next site.</w:delText>
        </w:r>
      </w:del>
    </w:p>
    <w:p w14:paraId="36F922EB" w14:textId="5796B087" w:rsidR="00AC49B3" w:rsidDel="003D10D9" w:rsidRDefault="005337F4" w:rsidP="00641B84">
      <w:pPr>
        <w:pStyle w:val="whitespace-normal"/>
        <w:rPr>
          <w:del w:id="429" w:author="Khadijah Homolka" w:date="2026-06-29T20:38:00Z" w16du:dateUtc="2026-06-30T03:38:00Z"/>
          <w:rFonts w:asciiTheme="minorHAnsi" w:hAnsiTheme="minorHAnsi" w:cstheme="minorHAnsi"/>
        </w:rPr>
      </w:pPr>
      <w:del w:id="430" w:author="Khadijah Homolka" w:date="2026-06-29T20:38:00Z" w16du:dateUtc="2026-06-30T03:38:00Z">
        <w:r w:rsidRPr="00641B84" w:rsidDel="003D10D9">
          <w:rPr>
            <w:rStyle w:val="Strong"/>
            <w:rFonts w:asciiTheme="minorHAnsi" w:hAnsiTheme="minorHAnsi" w:cstheme="minorHAnsi"/>
          </w:rPr>
          <w:delText>At the end of each sampling day:</w:delText>
        </w:r>
        <w:r w:rsidRPr="00641B84" w:rsidDel="003D10D9">
          <w:rPr>
            <w:rFonts w:asciiTheme="minorHAnsi" w:hAnsiTheme="minorHAnsi" w:cstheme="minorHAnsi"/>
          </w:rPr>
          <w:delText xml:space="preserve"> Repeat the between-site decontamination procedure above. Equipment will be stored in a clean, sealed container to prevent contamination during transport and storage.</w:delText>
        </w:r>
        <w:bookmarkStart w:id="431" w:name="_Toc30162562"/>
      </w:del>
    </w:p>
    <w:p w14:paraId="4406DA83" w14:textId="77777777" w:rsidR="00641B84" w:rsidRPr="00641B84" w:rsidRDefault="00641B84" w:rsidP="00641B84">
      <w:pPr>
        <w:pStyle w:val="whitespace-normal"/>
        <w:rPr>
          <w:rFonts w:asciiTheme="minorHAnsi" w:hAnsiTheme="minorHAnsi" w:cstheme="minorHAnsi"/>
        </w:rPr>
      </w:pPr>
    </w:p>
    <w:p w14:paraId="5675FBBC" w14:textId="124D6E4A" w:rsidR="002C4E1F" w:rsidRPr="00F76AAD" w:rsidRDefault="002C4E1F" w:rsidP="008317B6">
      <w:pPr>
        <w:pStyle w:val="Heading3"/>
      </w:pPr>
      <w:bookmarkStart w:id="432" w:name="_Toc226028817"/>
      <w:r w:rsidRPr="00F76AAD">
        <w:t>8.5</w:t>
      </w:r>
      <w:r w:rsidRPr="00F76AAD">
        <w:tab/>
      </w:r>
      <w:r w:rsidRPr="00641B84">
        <w:t>Sample ID</w:t>
      </w:r>
      <w:bookmarkEnd w:id="431"/>
      <w:bookmarkEnd w:id="432"/>
    </w:p>
    <w:p w14:paraId="74D43D6C" w14:textId="77777777" w:rsidR="00527B0B" w:rsidRPr="00641B84" w:rsidRDefault="00527B0B" w:rsidP="00527B0B">
      <w:pPr>
        <w:pStyle w:val="font-claude-response-body"/>
        <w:rPr>
          <w:rFonts w:asciiTheme="minorHAnsi" w:hAnsiTheme="minorHAnsi" w:cstheme="minorHAnsi"/>
        </w:rPr>
      </w:pPr>
      <w:r w:rsidRPr="00641B84">
        <w:rPr>
          <w:rFonts w:asciiTheme="minorHAnsi" w:hAnsiTheme="minorHAnsi" w:cstheme="minorHAnsi"/>
        </w:rPr>
        <w:t>Each eDNA sample will be assigned a unique sample ID at the time of collection using the following naming convention:</w:t>
      </w:r>
    </w:p>
    <w:p w14:paraId="0D454914" w14:textId="41B8EBB2" w:rsidR="00527B0B" w:rsidRPr="00641B84" w:rsidRDefault="00527B0B" w:rsidP="00527B0B">
      <w:pPr>
        <w:pStyle w:val="font-claude-response-body"/>
        <w:rPr>
          <w:rFonts w:asciiTheme="minorHAnsi" w:hAnsiTheme="minorHAnsi" w:cstheme="minorHAnsi"/>
        </w:rPr>
      </w:pPr>
      <w:del w:id="433" w:author="Khadijah Homolka" w:date="2026-06-29T20:45:00Z" w16du:dateUtc="2026-06-30T03:45:00Z">
        <w:r w:rsidRPr="00641B84" w:rsidDel="003D10D9">
          <w:rPr>
            <w:rStyle w:val="Strong"/>
            <w:rFonts w:asciiTheme="minorHAnsi" w:hAnsiTheme="minorHAnsi" w:cstheme="minorHAnsi"/>
          </w:rPr>
          <w:delText>SiteName_Depth(m)_Replicate_Date</w:delText>
        </w:r>
      </w:del>
      <w:ins w:id="434" w:author="Khadijah Homolka" w:date="2026-06-29T20:45:00Z" w16du:dateUtc="2026-06-30T03:45:00Z">
        <w:r w:rsidR="003D10D9">
          <w:rPr>
            <w:rStyle w:val="Strong"/>
            <w:rFonts w:asciiTheme="minorHAnsi" w:hAnsiTheme="minorHAnsi" w:cstheme="minorHAnsi"/>
          </w:rPr>
          <w:t>PSP26_Region_Site_Depth(m)_PoreSize(um)_MMDDYY</w:t>
        </w:r>
      </w:ins>
    </w:p>
    <w:p w14:paraId="36114CDF" w14:textId="3407CA03" w:rsidR="00527B0B" w:rsidRPr="00641B84" w:rsidRDefault="00527B0B" w:rsidP="00527B0B">
      <w:pPr>
        <w:pStyle w:val="font-claude-response-body"/>
        <w:rPr>
          <w:rFonts w:asciiTheme="minorHAnsi" w:hAnsiTheme="minorHAnsi" w:cstheme="minorHAnsi"/>
        </w:rPr>
      </w:pPr>
      <w:r w:rsidRPr="00641B84">
        <w:rPr>
          <w:rFonts w:asciiTheme="minorHAnsi" w:hAnsiTheme="minorHAnsi" w:cstheme="minorHAnsi"/>
        </w:rPr>
        <w:t xml:space="preserve">For example, a sample collected at </w:t>
      </w:r>
      <w:del w:id="435" w:author="Khadijah Homolka" w:date="2026-06-29T20:45:00Z" w16du:dateUtc="2026-06-30T03:45:00Z">
        <w:r w:rsidRPr="00641B84" w:rsidDel="003D10D9">
          <w:rPr>
            <w:rFonts w:asciiTheme="minorHAnsi" w:hAnsiTheme="minorHAnsi" w:cstheme="minorHAnsi"/>
          </w:rPr>
          <w:delText>Partridge Bank</w:delText>
        </w:r>
      </w:del>
      <w:ins w:id="436" w:author="Khadijah Homolka" w:date="2026-06-29T20:45:00Z" w16du:dateUtc="2026-06-30T03:45:00Z">
        <w:r w:rsidR="003D10D9">
          <w:rPr>
            <w:rFonts w:asciiTheme="minorHAnsi" w:hAnsiTheme="minorHAnsi" w:cstheme="minorHAnsi"/>
          </w:rPr>
          <w:t>North Beac</w:t>
        </w:r>
      </w:ins>
      <w:ins w:id="437" w:author="Khadijah Homolka" w:date="2026-06-29T20:46:00Z" w16du:dateUtc="2026-06-30T03:46:00Z">
        <w:r w:rsidR="003D10D9">
          <w:rPr>
            <w:rFonts w:asciiTheme="minorHAnsi" w:hAnsiTheme="minorHAnsi" w:cstheme="minorHAnsi"/>
          </w:rPr>
          <w:t>h</w:t>
        </w:r>
      </w:ins>
      <w:r w:rsidRPr="00641B84">
        <w:rPr>
          <w:rFonts w:asciiTheme="minorHAnsi" w:hAnsiTheme="minorHAnsi" w:cstheme="minorHAnsi"/>
        </w:rPr>
        <w:t xml:space="preserve"> on June 15, 2026 would be labeled:</w:t>
      </w:r>
    </w:p>
    <w:p w14:paraId="50BEE13A" w14:textId="43CFEDA2" w:rsidR="00527B0B" w:rsidRPr="00641B84" w:rsidRDefault="00527B0B" w:rsidP="00527B0B">
      <w:pPr>
        <w:pStyle w:val="font-claude-response-body"/>
        <w:rPr>
          <w:rStyle w:val="Strong"/>
          <w:rFonts w:asciiTheme="minorHAnsi" w:hAnsiTheme="minorHAnsi" w:cstheme="minorHAnsi"/>
        </w:rPr>
      </w:pPr>
      <w:del w:id="438" w:author="Khadijah Homolka" w:date="2026-06-29T20:46:00Z" w16du:dateUtc="2026-06-30T03:46:00Z">
        <w:r w:rsidRPr="00641B84" w:rsidDel="003D10D9">
          <w:rPr>
            <w:rStyle w:val="Strong"/>
            <w:rFonts w:asciiTheme="minorHAnsi" w:hAnsiTheme="minorHAnsi" w:cstheme="minorHAnsi"/>
          </w:rPr>
          <w:delText>PB</w:delText>
        </w:r>
        <w:r w:rsidR="00AB0B63" w:rsidRPr="00641B84" w:rsidDel="003D10D9">
          <w:rPr>
            <w:rStyle w:val="Strong"/>
            <w:rFonts w:asciiTheme="minorHAnsi" w:hAnsiTheme="minorHAnsi" w:cstheme="minorHAnsi"/>
          </w:rPr>
          <w:delText>ank</w:delText>
        </w:r>
        <w:r w:rsidRPr="00641B84" w:rsidDel="003D10D9">
          <w:rPr>
            <w:rStyle w:val="Strong"/>
            <w:rFonts w:asciiTheme="minorHAnsi" w:hAnsiTheme="minorHAnsi" w:cstheme="minorHAnsi"/>
          </w:rPr>
          <w:delText>_10m_1_20260615</w:delText>
        </w:r>
      </w:del>
      <w:ins w:id="439" w:author="Khadijah Homolka" w:date="2026-06-29T20:46:00Z" w16du:dateUtc="2026-06-30T03:46:00Z">
        <w:r w:rsidR="003D10D9">
          <w:rPr>
            <w:rStyle w:val="Strong"/>
            <w:rFonts w:asciiTheme="minorHAnsi" w:hAnsiTheme="minorHAnsi" w:cstheme="minorHAnsi"/>
          </w:rPr>
          <w:t>PSP26_NB_KLP_2.5m_5um_</w:t>
        </w:r>
      </w:ins>
      <w:ins w:id="440" w:author="Khadijah Homolka" w:date="2026-06-29T20:47:00Z" w16du:dateUtc="2026-06-30T03:47:00Z">
        <w:r w:rsidR="003D10D9">
          <w:rPr>
            <w:rStyle w:val="Strong"/>
            <w:rFonts w:asciiTheme="minorHAnsi" w:hAnsiTheme="minorHAnsi" w:cstheme="minorHAnsi"/>
          </w:rPr>
          <w:t>061526</w:t>
        </w:r>
      </w:ins>
    </w:p>
    <w:p w14:paraId="1F26EB4D" w14:textId="088B8AE4" w:rsidR="00AB0B63" w:rsidRPr="00641B84" w:rsidRDefault="00AB0B63" w:rsidP="00527B0B">
      <w:pPr>
        <w:pStyle w:val="font-claude-response-body"/>
        <w:rPr>
          <w:rStyle w:val="Strong"/>
          <w:rFonts w:asciiTheme="minorHAnsi" w:hAnsiTheme="minorHAnsi" w:cstheme="minorHAnsi"/>
          <w:b w:val="0"/>
          <w:bCs w:val="0"/>
        </w:rPr>
      </w:pPr>
      <w:r w:rsidRPr="00641B84">
        <w:rPr>
          <w:rStyle w:val="Strong"/>
          <w:rFonts w:asciiTheme="minorHAnsi" w:hAnsiTheme="minorHAnsi" w:cstheme="minorHAnsi"/>
          <w:b w:val="0"/>
          <w:bCs w:val="0"/>
        </w:rPr>
        <w:t>A sample collected at an adjacent non-kelp comparison site on June 15, 2026 would be labeled:</w:t>
      </w:r>
    </w:p>
    <w:p w14:paraId="1CFE77B9" w14:textId="497E023B" w:rsidR="00AB0B63" w:rsidRPr="00641B84" w:rsidRDefault="00AB0B63" w:rsidP="00527B0B">
      <w:pPr>
        <w:pStyle w:val="font-claude-response-body"/>
        <w:rPr>
          <w:rFonts w:asciiTheme="minorHAnsi" w:hAnsiTheme="minorHAnsi" w:cstheme="minorHAnsi"/>
          <w:bCs/>
        </w:rPr>
      </w:pPr>
      <w:del w:id="441" w:author="Khadijah Homolka" w:date="2026-06-29T20:47:00Z" w16du:dateUtc="2026-06-30T03:47:00Z">
        <w:r w:rsidRPr="00641B84" w:rsidDel="003D10D9">
          <w:rPr>
            <w:rStyle w:val="Strong"/>
            <w:rFonts w:asciiTheme="minorHAnsi" w:hAnsiTheme="minorHAnsi" w:cstheme="minorHAnsi"/>
          </w:rPr>
          <w:lastRenderedPageBreak/>
          <w:delText>PBank_Ctrl_10m_1_20260615</w:delText>
        </w:r>
      </w:del>
      <w:ins w:id="442" w:author="Khadijah Homolka" w:date="2026-06-29T20:47:00Z" w16du:dateUtc="2026-06-30T03:47:00Z">
        <w:r w:rsidR="003D10D9">
          <w:rPr>
            <w:rStyle w:val="Strong"/>
            <w:rFonts w:asciiTheme="minorHAnsi" w:hAnsiTheme="minorHAnsi" w:cstheme="minorHAnsi"/>
          </w:rPr>
          <w:t>PSP26_NB_NSH_2.5m_5um_061526</w:t>
        </w:r>
      </w:ins>
    </w:p>
    <w:p w14:paraId="45D33C38" w14:textId="77777777" w:rsidR="00527B0B" w:rsidRPr="00641B84" w:rsidRDefault="00527B0B" w:rsidP="00527B0B">
      <w:pPr>
        <w:pStyle w:val="font-claude-response-body"/>
        <w:rPr>
          <w:rFonts w:asciiTheme="minorHAnsi" w:hAnsiTheme="minorHAnsi" w:cstheme="minorHAnsi"/>
        </w:rPr>
      </w:pPr>
      <w:r w:rsidRPr="00641B84">
        <w:rPr>
          <w:rFonts w:asciiTheme="minorHAnsi" w:hAnsiTheme="minorHAnsi" w:cstheme="minorHAnsi"/>
        </w:rPr>
        <w:t>The components of the sample ID are as follows:</w:t>
      </w:r>
    </w:p>
    <w:p w14:paraId="2F70AB07" w14:textId="7A412120" w:rsidR="003D10D9" w:rsidRPr="003D10D9" w:rsidRDefault="003D10D9" w:rsidP="003D10D9">
      <w:pPr>
        <w:pStyle w:val="whitespace-normal"/>
        <w:numPr>
          <w:ilvl w:val="0"/>
          <w:numId w:val="27"/>
        </w:numPr>
        <w:rPr>
          <w:ins w:id="443" w:author="Khadijah Homolka" w:date="2026-06-29T20:54:00Z" w16du:dateUtc="2026-06-30T03:54:00Z"/>
          <w:rStyle w:val="Strong"/>
          <w:rFonts w:asciiTheme="minorHAnsi" w:hAnsiTheme="minorHAnsi" w:cstheme="minorHAnsi"/>
          <w:b w:val="0"/>
          <w:bCs w:val="0"/>
          <w:rPrChange w:id="444" w:author="Khadijah Homolka" w:date="2026-06-29T20:54:00Z" w16du:dateUtc="2026-06-30T03:54:00Z">
            <w:rPr>
              <w:ins w:id="445" w:author="Khadijah Homolka" w:date="2026-06-29T20:54:00Z" w16du:dateUtc="2026-06-30T03:54:00Z"/>
              <w:rStyle w:val="Strong"/>
              <w:rFonts w:asciiTheme="minorHAnsi" w:hAnsiTheme="minorHAnsi" w:cstheme="minorHAnsi"/>
            </w:rPr>
          </w:rPrChange>
        </w:rPr>
      </w:pPr>
      <w:ins w:id="446" w:author="Khadijah Homolka" w:date="2026-06-29T20:54:00Z" w16du:dateUtc="2026-06-30T03:54:00Z">
        <w:r w:rsidRPr="003D10D9">
          <w:rPr>
            <w:rStyle w:val="Strong"/>
            <w:rFonts w:asciiTheme="minorHAnsi" w:hAnsiTheme="minorHAnsi" w:cstheme="minorHAnsi"/>
            <w:rPrChange w:id="447" w:author="Khadijah Homolka" w:date="2026-06-29T20:55:00Z" w16du:dateUtc="2026-06-30T03:55:00Z">
              <w:rPr>
                <w:rStyle w:val="Strong"/>
                <w:rFonts w:asciiTheme="minorHAnsi" w:hAnsiTheme="minorHAnsi" w:cstheme="minorHAnsi"/>
                <w:b w:val="0"/>
                <w:bCs w:val="0"/>
              </w:rPr>
            </w:rPrChange>
          </w:rPr>
          <w:t>Project Name:</w:t>
        </w:r>
        <w:r>
          <w:rPr>
            <w:rStyle w:val="Strong"/>
            <w:rFonts w:asciiTheme="minorHAnsi" w:hAnsiTheme="minorHAnsi" w:cstheme="minorHAnsi"/>
            <w:b w:val="0"/>
            <w:bCs w:val="0"/>
          </w:rPr>
          <w:t xml:space="preserve"> </w:t>
        </w:r>
      </w:ins>
      <w:ins w:id="448" w:author="Khadijah Homolka" w:date="2026-06-29T20:55:00Z" w16du:dateUtc="2026-06-30T03:55:00Z">
        <w:r>
          <w:rPr>
            <w:rStyle w:val="Strong"/>
            <w:rFonts w:asciiTheme="minorHAnsi" w:hAnsiTheme="minorHAnsi" w:cstheme="minorHAnsi"/>
            <w:b w:val="0"/>
            <w:bCs w:val="0"/>
          </w:rPr>
          <w:t>Designated as “</w:t>
        </w:r>
      </w:ins>
      <w:ins w:id="449" w:author="Khadijah Homolka" w:date="2026-06-29T20:54:00Z" w16du:dateUtc="2026-06-30T03:54:00Z">
        <w:r>
          <w:rPr>
            <w:rStyle w:val="Strong"/>
            <w:rFonts w:asciiTheme="minorHAnsi" w:hAnsiTheme="minorHAnsi" w:cstheme="minorHAnsi"/>
            <w:b w:val="0"/>
            <w:bCs w:val="0"/>
          </w:rPr>
          <w:t>PSP26</w:t>
        </w:r>
      </w:ins>
      <w:ins w:id="450" w:author="Khadijah Homolka" w:date="2026-06-29T20:55:00Z" w16du:dateUtc="2026-06-30T03:55:00Z">
        <w:r>
          <w:rPr>
            <w:rStyle w:val="Strong"/>
            <w:rFonts w:asciiTheme="minorHAnsi" w:hAnsiTheme="minorHAnsi" w:cstheme="minorHAnsi"/>
            <w:b w:val="0"/>
            <w:bCs w:val="0"/>
          </w:rPr>
          <w:t xml:space="preserve">” </w:t>
        </w:r>
      </w:ins>
    </w:p>
    <w:p w14:paraId="3287EC35" w14:textId="4E5F0C88" w:rsidR="003D10D9" w:rsidRPr="003D10D9" w:rsidRDefault="00527B0B" w:rsidP="003D10D9">
      <w:pPr>
        <w:pStyle w:val="whitespace-normal"/>
        <w:numPr>
          <w:ilvl w:val="0"/>
          <w:numId w:val="27"/>
        </w:numPr>
        <w:rPr>
          <w:rFonts w:asciiTheme="minorHAnsi" w:hAnsiTheme="minorHAnsi" w:cstheme="minorHAnsi"/>
        </w:rPr>
      </w:pPr>
      <w:del w:id="451" w:author="Khadijah Homolka" w:date="2026-06-29T20:49:00Z" w16du:dateUtc="2026-06-30T03:49:00Z">
        <w:r w:rsidRPr="00641B84" w:rsidDel="003D10D9">
          <w:rPr>
            <w:rStyle w:val="Strong"/>
            <w:rFonts w:asciiTheme="minorHAnsi" w:hAnsiTheme="minorHAnsi" w:cstheme="minorHAnsi"/>
          </w:rPr>
          <w:delText xml:space="preserve">Site </w:delText>
        </w:r>
      </w:del>
      <w:ins w:id="452" w:author="Khadijah Homolka" w:date="2026-06-29T20:49:00Z" w16du:dateUtc="2026-06-30T03:49:00Z">
        <w:r w:rsidR="003D10D9">
          <w:rPr>
            <w:rStyle w:val="Strong"/>
            <w:rFonts w:asciiTheme="minorHAnsi" w:hAnsiTheme="minorHAnsi" w:cstheme="minorHAnsi"/>
          </w:rPr>
          <w:t>Region</w:t>
        </w:r>
        <w:r w:rsidR="003D10D9" w:rsidRPr="00641B84">
          <w:rPr>
            <w:rStyle w:val="Strong"/>
            <w:rFonts w:asciiTheme="minorHAnsi" w:hAnsiTheme="minorHAnsi" w:cstheme="minorHAnsi"/>
          </w:rPr>
          <w:t xml:space="preserve"> </w:t>
        </w:r>
      </w:ins>
      <w:r w:rsidRPr="00641B84">
        <w:rPr>
          <w:rStyle w:val="Strong"/>
          <w:rFonts w:asciiTheme="minorHAnsi" w:hAnsiTheme="minorHAnsi" w:cstheme="minorHAnsi"/>
        </w:rPr>
        <w:t>Name:</w:t>
      </w:r>
      <w:r w:rsidRPr="00641B84">
        <w:rPr>
          <w:rFonts w:asciiTheme="minorHAnsi" w:hAnsiTheme="minorHAnsi" w:cstheme="minorHAnsi"/>
        </w:rPr>
        <w:t xml:space="preserve"> A standardized abbreviated site name (e.g., </w:t>
      </w:r>
      <w:del w:id="453" w:author="Khadijah Homolka" w:date="2026-06-29T20:49:00Z" w16du:dateUtc="2026-06-30T03:49:00Z">
        <w:r w:rsidR="00AB0B63" w:rsidRPr="00641B84" w:rsidDel="003D10D9">
          <w:rPr>
            <w:rFonts w:asciiTheme="minorHAnsi" w:hAnsiTheme="minorHAnsi" w:cstheme="minorHAnsi"/>
          </w:rPr>
          <w:delText>PPoint</w:delText>
        </w:r>
      </w:del>
      <w:ins w:id="454" w:author="Khadijah Homolka" w:date="2026-06-29T20:49:00Z" w16du:dateUtc="2026-06-30T03:49:00Z">
        <w:r w:rsidR="003D10D9">
          <w:rPr>
            <w:rFonts w:asciiTheme="minorHAnsi" w:hAnsiTheme="minorHAnsi" w:cstheme="minorHAnsi"/>
          </w:rPr>
          <w:t>NB</w:t>
        </w:r>
      </w:ins>
      <w:r w:rsidR="00AB0B63" w:rsidRPr="00641B84">
        <w:rPr>
          <w:rFonts w:asciiTheme="minorHAnsi" w:hAnsiTheme="minorHAnsi" w:cstheme="minorHAnsi"/>
        </w:rPr>
        <w:t xml:space="preserve">, </w:t>
      </w:r>
      <w:del w:id="455" w:author="Khadijah Homolka" w:date="2026-06-29T20:49:00Z" w16du:dateUtc="2026-06-30T03:49:00Z">
        <w:r w:rsidR="00AB0B63" w:rsidRPr="00641B84" w:rsidDel="003D10D9">
          <w:rPr>
            <w:rFonts w:asciiTheme="minorHAnsi" w:hAnsiTheme="minorHAnsi" w:cstheme="minorHAnsi"/>
          </w:rPr>
          <w:delText>SJCP</w:delText>
        </w:r>
      </w:del>
      <w:ins w:id="456" w:author="Khadijah Homolka" w:date="2026-06-29T20:49:00Z" w16du:dateUtc="2026-06-30T03:49:00Z">
        <w:r w:rsidR="003D10D9">
          <w:rPr>
            <w:rFonts w:asciiTheme="minorHAnsi" w:hAnsiTheme="minorHAnsi" w:cstheme="minorHAnsi"/>
          </w:rPr>
          <w:t>SAL, etc.</w:t>
        </w:r>
      </w:ins>
      <w:r w:rsidRPr="00641B84">
        <w:rPr>
          <w:rFonts w:asciiTheme="minorHAnsi" w:hAnsiTheme="minorHAnsi" w:cstheme="minorHAnsi"/>
        </w:rPr>
        <w:t>) established prior to the first sampling event and recorded in the field protocols.</w:t>
      </w:r>
    </w:p>
    <w:p w14:paraId="7EF1F32F" w14:textId="588F406F" w:rsidR="00AB0B63" w:rsidRPr="00641B84" w:rsidRDefault="00AB0B63" w:rsidP="00527B0B">
      <w:pPr>
        <w:pStyle w:val="whitespace-normal"/>
        <w:numPr>
          <w:ilvl w:val="0"/>
          <w:numId w:val="27"/>
        </w:numPr>
        <w:rPr>
          <w:rFonts w:asciiTheme="minorHAnsi" w:hAnsiTheme="minorHAnsi" w:cstheme="minorHAnsi"/>
        </w:rPr>
      </w:pPr>
      <w:del w:id="457" w:author="Khadijah Homolka" w:date="2026-06-29T20:51:00Z" w16du:dateUtc="2026-06-30T03:51:00Z">
        <w:r w:rsidRPr="00641B84" w:rsidDel="003D10D9">
          <w:rPr>
            <w:rStyle w:val="Strong"/>
            <w:rFonts w:asciiTheme="minorHAnsi" w:hAnsiTheme="minorHAnsi" w:cstheme="minorHAnsi"/>
          </w:rPr>
          <w:delText>Non-</w:delText>
        </w:r>
        <w:r w:rsidRPr="00641B84" w:rsidDel="003D10D9">
          <w:rPr>
            <w:rFonts w:asciiTheme="minorHAnsi" w:hAnsiTheme="minorHAnsi" w:cstheme="minorHAnsi"/>
            <w:b/>
            <w:bCs/>
          </w:rPr>
          <w:delText xml:space="preserve">Kelp Comparison </w:delText>
        </w:r>
      </w:del>
      <w:r w:rsidRPr="00641B84">
        <w:rPr>
          <w:rFonts w:asciiTheme="minorHAnsi" w:hAnsiTheme="minorHAnsi" w:cstheme="minorHAnsi"/>
          <w:b/>
          <w:bCs/>
        </w:rPr>
        <w:t>Site</w:t>
      </w:r>
      <w:ins w:id="458" w:author="Khadijah Homolka" w:date="2026-06-29T20:51:00Z" w16du:dateUtc="2026-06-30T03:51:00Z">
        <w:r w:rsidR="003D10D9">
          <w:rPr>
            <w:rFonts w:asciiTheme="minorHAnsi" w:hAnsiTheme="minorHAnsi" w:cstheme="minorHAnsi"/>
            <w:b/>
            <w:bCs/>
          </w:rPr>
          <w:t xml:space="preserve"> Name</w:t>
        </w:r>
      </w:ins>
      <w:r w:rsidRPr="00641B84">
        <w:rPr>
          <w:rFonts w:asciiTheme="minorHAnsi" w:hAnsiTheme="minorHAnsi" w:cstheme="minorHAnsi"/>
          <w:b/>
          <w:bCs/>
        </w:rPr>
        <w:t>:</w:t>
      </w:r>
      <w:r w:rsidRPr="00641B84">
        <w:rPr>
          <w:rFonts w:asciiTheme="minorHAnsi" w:hAnsiTheme="minorHAnsi" w:cstheme="minorHAnsi"/>
        </w:rPr>
        <w:t xml:space="preserve"> </w:t>
      </w:r>
      <w:ins w:id="459" w:author="Khadijah Homolka" w:date="2026-06-29T20:51:00Z" w16du:dateUtc="2026-06-30T03:51:00Z">
        <w:r w:rsidR="003D10D9">
          <w:rPr>
            <w:rFonts w:asciiTheme="minorHAnsi" w:hAnsiTheme="minorHAnsi" w:cstheme="minorHAnsi"/>
          </w:rPr>
          <w:t xml:space="preserve">Bull kelp sites will be </w:t>
        </w:r>
      </w:ins>
      <w:ins w:id="460" w:author="Khadijah Homolka" w:date="2026-06-29T20:52:00Z" w16du:dateUtc="2026-06-30T03:52:00Z">
        <w:r w:rsidR="003D10D9">
          <w:rPr>
            <w:rFonts w:asciiTheme="minorHAnsi" w:hAnsiTheme="minorHAnsi" w:cstheme="minorHAnsi"/>
          </w:rPr>
          <w:t>assigned</w:t>
        </w:r>
      </w:ins>
      <w:ins w:id="461" w:author="Khadijah Homolka" w:date="2026-06-29T20:51:00Z" w16du:dateUtc="2026-06-30T03:51:00Z">
        <w:r w:rsidR="003D10D9">
          <w:rPr>
            <w:rFonts w:asciiTheme="minorHAnsi" w:hAnsiTheme="minorHAnsi" w:cstheme="minorHAnsi"/>
          </w:rPr>
          <w:t xml:space="preserve"> a “KLP” abbre</w:t>
        </w:r>
      </w:ins>
      <w:ins w:id="462" w:author="Khadijah Homolka" w:date="2026-06-29T20:52:00Z" w16du:dateUtc="2026-06-30T03:52:00Z">
        <w:r w:rsidR="003D10D9">
          <w:rPr>
            <w:rFonts w:asciiTheme="minorHAnsi" w:hAnsiTheme="minorHAnsi" w:cstheme="minorHAnsi"/>
          </w:rPr>
          <w:t>viatioin, while n</w:t>
        </w:r>
      </w:ins>
      <w:del w:id="463" w:author="Khadijah Homolka" w:date="2026-06-29T20:52:00Z" w16du:dateUtc="2026-06-30T03:52:00Z">
        <w:r w:rsidRPr="00641B84" w:rsidDel="003D10D9">
          <w:rPr>
            <w:rFonts w:asciiTheme="minorHAnsi" w:hAnsiTheme="minorHAnsi" w:cstheme="minorHAnsi"/>
          </w:rPr>
          <w:delText>N</w:delText>
        </w:r>
      </w:del>
      <w:r w:rsidRPr="00641B84">
        <w:rPr>
          <w:rFonts w:asciiTheme="minorHAnsi" w:hAnsiTheme="minorHAnsi" w:cstheme="minorHAnsi"/>
        </w:rPr>
        <w:t xml:space="preserve">on-kelp sites will be designated as </w:t>
      </w:r>
      <w:del w:id="464" w:author="Khadijah Homolka" w:date="2026-06-29T20:48:00Z" w16du:dateUtc="2026-06-30T03:48:00Z">
        <w:r w:rsidR="0077439E" w:rsidRPr="00641B84" w:rsidDel="003D10D9">
          <w:rPr>
            <w:rFonts w:asciiTheme="minorHAnsi" w:hAnsiTheme="minorHAnsi" w:cstheme="minorHAnsi"/>
          </w:rPr>
          <w:delText xml:space="preserve">control </w:delText>
        </w:r>
      </w:del>
      <w:ins w:id="465" w:author="Khadijah Homolka" w:date="2026-06-29T20:48:00Z" w16du:dateUtc="2026-06-30T03:48:00Z">
        <w:r w:rsidR="003D10D9">
          <w:rPr>
            <w:rFonts w:asciiTheme="minorHAnsi" w:hAnsiTheme="minorHAnsi" w:cstheme="minorHAnsi"/>
          </w:rPr>
          <w:t>nearshore</w:t>
        </w:r>
        <w:r w:rsidR="003D10D9" w:rsidRPr="00641B84">
          <w:rPr>
            <w:rFonts w:asciiTheme="minorHAnsi" w:hAnsiTheme="minorHAnsi" w:cstheme="minorHAnsi"/>
          </w:rPr>
          <w:t xml:space="preserve"> </w:t>
        </w:r>
      </w:ins>
      <w:r w:rsidR="0077439E" w:rsidRPr="00641B84">
        <w:rPr>
          <w:rFonts w:asciiTheme="minorHAnsi" w:hAnsiTheme="minorHAnsi" w:cstheme="minorHAnsi"/>
        </w:rPr>
        <w:t>samples using the “</w:t>
      </w:r>
      <w:del w:id="466" w:author="Khadijah Homolka" w:date="2026-06-29T20:48:00Z" w16du:dateUtc="2026-06-30T03:48:00Z">
        <w:r w:rsidR="0077439E" w:rsidRPr="00641B84" w:rsidDel="003D10D9">
          <w:rPr>
            <w:rFonts w:asciiTheme="minorHAnsi" w:hAnsiTheme="minorHAnsi" w:cstheme="minorHAnsi"/>
          </w:rPr>
          <w:delText>ctrl</w:delText>
        </w:r>
      </w:del>
      <w:ins w:id="467" w:author="Khadijah Homolka" w:date="2026-06-29T20:48:00Z" w16du:dateUtc="2026-06-30T03:48:00Z">
        <w:r w:rsidR="003D10D9">
          <w:rPr>
            <w:rFonts w:asciiTheme="minorHAnsi" w:hAnsiTheme="minorHAnsi" w:cstheme="minorHAnsi"/>
          </w:rPr>
          <w:t>NSH</w:t>
        </w:r>
      </w:ins>
      <w:r w:rsidR="0077439E" w:rsidRPr="00641B84">
        <w:rPr>
          <w:rFonts w:asciiTheme="minorHAnsi" w:hAnsiTheme="minorHAnsi" w:cstheme="minorHAnsi"/>
        </w:rPr>
        <w:t>” abbreviation</w:t>
      </w:r>
      <w:ins w:id="468" w:author="Khadijah Homolka" w:date="2026-06-29T20:48:00Z" w16du:dateUtc="2026-06-30T03:48:00Z">
        <w:r w:rsidR="003D10D9">
          <w:rPr>
            <w:rFonts w:asciiTheme="minorHAnsi" w:hAnsiTheme="minorHAnsi" w:cstheme="minorHAnsi"/>
          </w:rPr>
          <w:t xml:space="preserve"> because that is representative of the </w:t>
        </w:r>
      </w:ins>
      <w:ins w:id="469" w:author="Khadijah Homolka" w:date="2026-06-29T20:49:00Z" w16du:dateUtc="2026-06-30T03:49:00Z">
        <w:r w:rsidR="003D10D9">
          <w:rPr>
            <w:rFonts w:asciiTheme="minorHAnsi" w:hAnsiTheme="minorHAnsi" w:cstheme="minorHAnsi"/>
          </w:rPr>
          <w:t xml:space="preserve">non-kelp </w:t>
        </w:r>
      </w:ins>
      <w:ins w:id="470" w:author="Khadijah Homolka" w:date="2026-06-29T20:48:00Z" w16du:dateUtc="2026-06-30T03:48:00Z">
        <w:r w:rsidR="003D10D9">
          <w:rPr>
            <w:rFonts w:asciiTheme="minorHAnsi" w:hAnsiTheme="minorHAnsi" w:cstheme="minorHAnsi"/>
          </w:rPr>
          <w:t>habitat type</w:t>
        </w:r>
      </w:ins>
      <w:ins w:id="471" w:author="Khadijah Homolka" w:date="2026-06-29T20:49:00Z" w16du:dateUtc="2026-06-30T03:49:00Z">
        <w:r w:rsidR="003D10D9">
          <w:rPr>
            <w:rFonts w:asciiTheme="minorHAnsi" w:hAnsiTheme="minorHAnsi" w:cstheme="minorHAnsi"/>
          </w:rPr>
          <w:t>.</w:t>
        </w:r>
      </w:ins>
    </w:p>
    <w:p w14:paraId="1C5B9406" w14:textId="584BCE07" w:rsidR="00527B0B" w:rsidRDefault="00527B0B" w:rsidP="00527B0B">
      <w:pPr>
        <w:pStyle w:val="whitespace-normal"/>
        <w:numPr>
          <w:ilvl w:val="0"/>
          <w:numId w:val="27"/>
        </w:numPr>
        <w:rPr>
          <w:ins w:id="472" w:author="Khadijah Homolka" w:date="2026-06-29T20:52:00Z" w16du:dateUtc="2026-06-30T03:52:00Z"/>
          <w:rFonts w:asciiTheme="minorHAnsi" w:hAnsiTheme="minorHAnsi" w:cstheme="minorHAnsi"/>
        </w:rPr>
      </w:pPr>
      <w:r w:rsidRPr="00641B84">
        <w:rPr>
          <w:rStyle w:val="Strong"/>
          <w:rFonts w:asciiTheme="minorHAnsi" w:hAnsiTheme="minorHAnsi" w:cstheme="minorHAnsi"/>
        </w:rPr>
        <w:t>Depth:</w:t>
      </w:r>
      <w:r w:rsidRPr="00641B84">
        <w:rPr>
          <w:rFonts w:asciiTheme="minorHAnsi" w:hAnsiTheme="minorHAnsi" w:cstheme="minorHAnsi"/>
        </w:rPr>
        <w:t xml:space="preserve"> </w:t>
      </w:r>
      <w:r w:rsidR="00AB0B63" w:rsidRPr="00641B84">
        <w:rPr>
          <w:rFonts w:asciiTheme="minorHAnsi" w:hAnsiTheme="minorHAnsi" w:cstheme="minorHAnsi"/>
        </w:rPr>
        <w:t>Collection depth including unit (e.g. meters)</w:t>
      </w:r>
    </w:p>
    <w:p w14:paraId="4578D84F" w14:textId="24FAD47C" w:rsidR="003D10D9" w:rsidRPr="00641B84" w:rsidRDefault="003D10D9" w:rsidP="00527B0B">
      <w:pPr>
        <w:pStyle w:val="whitespace-normal"/>
        <w:numPr>
          <w:ilvl w:val="0"/>
          <w:numId w:val="27"/>
        </w:numPr>
        <w:rPr>
          <w:rFonts w:asciiTheme="minorHAnsi" w:hAnsiTheme="minorHAnsi" w:cstheme="minorHAnsi"/>
        </w:rPr>
      </w:pPr>
      <w:ins w:id="473" w:author="Khadijah Homolka" w:date="2026-06-29T20:52:00Z" w16du:dateUtc="2026-06-30T03:52:00Z">
        <w:r>
          <w:rPr>
            <w:rStyle w:val="Strong"/>
            <w:rFonts w:asciiTheme="minorHAnsi" w:hAnsiTheme="minorHAnsi" w:cstheme="minorHAnsi"/>
          </w:rPr>
          <w:t>P</w:t>
        </w:r>
      </w:ins>
      <w:ins w:id="474" w:author="Khadijah Homolka" w:date="2026-06-29T20:53:00Z" w16du:dateUtc="2026-06-30T03:53:00Z">
        <w:r>
          <w:rPr>
            <w:rStyle w:val="Strong"/>
            <w:rFonts w:asciiTheme="minorHAnsi" w:hAnsiTheme="minorHAnsi" w:cstheme="minorHAnsi"/>
          </w:rPr>
          <w:t>ore Size:</w:t>
        </w:r>
        <w:r>
          <w:rPr>
            <w:rFonts w:asciiTheme="minorHAnsi" w:hAnsiTheme="minorHAnsi" w:cstheme="minorHAnsi"/>
          </w:rPr>
          <w:t xml:space="preserve"> Filter pore size (e.g. 5um)</w:t>
        </w:r>
      </w:ins>
    </w:p>
    <w:p w14:paraId="039E41AB" w14:textId="77777777" w:rsidR="003D10D9" w:rsidRPr="00641B84" w:rsidRDefault="003D10D9" w:rsidP="003D10D9">
      <w:pPr>
        <w:pStyle w:val="whitespace-normal"/>
        <w:numPr>
          <w:ilvl w:val="0"/>
          <w:numId w:val="27"/>
        </w:numPr>
        <w:rPr>
          <w:ins w:id="475" w:author="Khadijah Homolka" w:date="2026-06-29T20:52:00Z" w16du:dateUtc="2026-06-30T03:52:00Z"/>
          <w:rFonts w:asciiTheme="minorHAnsi" w:hAnsiTheme="minorHAnsi" w:cstheme="minorHAnsi"/>
        </w:rPr>
      </w:pPr>
      <w:ins w:id="476" w:author="Khadijah Homolka" w:date="2026-06-29T20:52:00Z" w16du:dateUtc="2026-06-30T03:52:00Z">
        <w:r w:rsidRPr="00641B84">
          <w:rPr>
            <w:rStyle w:val="Strong"/>
            <w:rFonts w:asciiTheme="minorHAnsi" w:hAnsiTheme="minorHAnsi" w:cstheme="minorHAnsi"/>
          </w:rPr>
          <w:t>Date:</w:t>
        </w:r>
        <w:r w:rsidRPr="00641B84">
          <w:rPr>
            <w:rFonts w:asciiTheme="minorHAnsi" w:hAnsiTheme="minorHAnsi" w:cstheme="minorHAnsi"/>
          </w:rPr>
          <w:t xml:space="preserve"> Collection date in </w:t>
        </w:r>
        <w:r>
          <w:rPr>
            <w:rFonts w:asciiTheme="minorHAnsi" w:hAnsiTheme="minorHAnsi" w:cstheme="minorHAnsi"/>
          </w:rPr>
          <w:t>MMDDYY</w:t>
        </w:r>
        <w:r w:rsidRPr="00641B84">
          <w:rPr>
            <w:rFonts w:asciiTheme="minorHAnsi" w:hAnsiTheme="minorHAnsi" w:cstheme="minorHAnsi"/>
          </w:rPr>
          <w:t xml:space="preserve"> </w:t>
        </w:r>
        <w:r w:rsidRPr="00641B84">
          <w:rPr>
            <w:rFonts w:asciiTheme="minorHAnsi" w:hAnsiTheme="minorHAnsi" w:cstheme="minorHAnsi"/>
          </w:rPr>
          <w:t>format.</w:t>
        </w:r>
      </w:ins>
    </w:p>
    <w:p w14:paraId="25BD80E0" w14:textId="2BA1AD68" w:rsidR="00527B0B" w:rsidRPr="00641B84" w:rsidRDefault="00527B0B" w:rsidP="00527B0B">
      <w:pPr>
        <w:pStyle w:val="whitespace-normal"/>
        <w:numPr>
          <w:ilvl w:val="0"/>
          <w:numId w:val="27"/>
        </w:numPr>
        <w:rPr>
          <w:rFonts w:asciiTheme="minorHAnsi" w:hAnsiTheme="minorHAnsi" w:cstheme="minorHAnsi"/>
        </w:rPr>
      </w:pPr>
      <w:r w:rsidRPr="00641B84">
        <w:rPr>
          <w:rStyle w:val="Strong"/>
          <w:rFonts w:asciiTheme="minorHAnsi" w:hAnsiTheme="minorHAnsi" w:cstheme="minorHAnsi"/>
        </w:rPr>
        <w:t>Replicate:</w:t>
      </w:r>
      <w:r w:rsidRPr="00641B84">
        <w:rPr>
          <w:rFonts w:asciiTheme="minorHAnsi" w:hAnsiTheme="minorHAnsi" w:cstheme="minorHAnsi"/>
        </w:rPr>
        <w:t xml:space="preserve"> </w:t>
      </w:r>
      <w:del w:id="477" w:author="Khadijah Homolka" w:date="2026-06-29T20:49:00Z" w16du:dateUtc="2026-06-30T03:49:00Z">
        <w:r w:rsidRPr="00641B84" w:rsidDel="003D10D9">
          <w:rPr>
            <w:rFonts w:asciiTheme="minorHAnsi" w:hAnsiTheme="minorHAnsi" w:cstheme="minorHAnsi"/>
          </w:rPr>
          <w:delText>A single digit (1, 2, 3) indicating the replicate number collected at that site during that sampling event.</w:delText>
        </w:r>
      </w:del>
      <w:ins w:id="478" w:author="Khadijah Homolka" w:date="2026-06-29T20:49:00Z" w16du:dateUtc="2026-06-30T03:49:00Z">
        <w:r w:rsidR="003D10D9">
          <w:rPr>
            <w:rFonts w:asciiTheme="minorHAnsi" w:hAnsiTheme="minorHAnsi" w:cstheme="minorHAnsi"/>
          </w:rPr>
          <w:t xml:space="preserve">Denoted </w:t>
        </w:r>
      </w:ins>
      <w:ins w:id="479" w:author="Khadijah Homolka" w:date="2026-06-29T20:50:00Z" w16du:dateUtc="2026-06-30T03:50:00Z">
        <w:r w:rsidR="003D10D9">
          <w:rPr>
            <w:rFonts w:asciiTheme="minorHAnsi" w:hAnsiTheme="minorHAnsi" w:cstheme="minorHAnsi"/>
          </w:rPr>
          <w:t>by “rep” following the sample ID (e.g. PSP26_NB_KLP_2.5m_5um_061526_rep)</w:t>
        </w:r>
      </w:ins>
    </w:p>
    <w:p w14:paraId="7205CB84" w14:textId="59BEB122" w:rsidR="00527B0B" w:rsidRPr="00641B84" w:rsidDel="003D10D9" w:rsidRDefault="00527B0B" w:rsidP="00527B0B">
      <w:pPr>
        <w:pStyle w:val="whitespace-normal"/>
        <w:numPr>
          <w:ilvl w:val="0"/>
          <w:numId w:val="27"/>
        </w:numPr>
        <w:rPr>
          <w:del w:id="480" w:author="Khadijah Homolka" w:date="2026-06-29T20:52:00Z" w16du:dateUtc="2026-06-30T03:52:00Z"/>
          <w:rFonts w:asciiTheme="minorHAnsi" w:hAnsiTheme="minorHAnsi" w:cstheme="minorHAnsi"/>
        </w:rPr>
      </w:pPr>
      <w:del w:id="481" w:author="Khadijah Homolka" w:date="2026-06-29T20:52:00Z" w16du:dateUtc="2026-06-30T03:52:00Z">
        <w:r w:rsidRPr="00641B84" w:rsidDel="003D10D9">
          <w:rPr>
            <w:rStyle w:val="Strong"/>
            <w:rFonts w:asciiTheme="minorHAnsi" w:hAnsiTheme="minorHAnsi" w:cstheme="minorHAnsi"/>
          </w:rPr>
          <w:delText>Date:</w:delText>
        </w:r>
        <w:r w:rsidRPr="00641B84" w:rsidDel="003D10D9">
          <w:rPr>
            <w:rFonts w:asciiTheme="minorHAnsi" w:hAnsiTheme="minorHAnsi" w:cstheme="minorHAnsi"/>
          </w:rPr>
          <w:delText xml:space="preserve"> Collection date in </w:delText>
        </w:r>
      </w:del>
      <w:del w:id="482" w:author="Khadijah Homolka" w:date="2026-06-29T20:51:00Z" w16du:dateUtc="2026-06-30T03:51:00Z">
        <w:r w:rsidRPr="00641B84" w:rsidDel="003D10D9">
          <w:rPr>
            <w:rFonts w:asciiTheme="minorHAnsi" w:hAnsiTheme="minorHAnsi" w:cstheme="minorHAnsi"/>
          </w:rPr>
          <w:delText xml:space="preserve">YYYYMMDD </w:delText>
        </w:r>
      </w:del>
      <w:del w:id="483" w:author="Khadijah Homolka" w:date="2026-06-29T20:52:00Z" w16du:dateUtc="2026-06-30T03:52:00Z">
        <w:r w:rsidRPr="00641B84" w:rsidDel="003D10D9">
          <w:rPr>
            <w:rFonts w:asciiTheme="minorHAnsi" w:hAnsiTheme="minorHAnsi" w:cstheme="minorHAnsi"/>
          </w:rPr>
          <w:delText>format.</w:delText>
        </w:r>
      </w:del>
    </w:p>
    <w:p w14:paraId="76C72E05" w14:textId="34246D3A" w:rsidR="00527B0B" w:rsidRPr="00641B84" w:rsidRDefault="00527B0B" w:rsidP="00527B0B">
      <w:pPr>
        <w:pStyle w:val="whitespace-normal"/>
        <w:rPr>
          <w:rFonts w:asciiTheme="minorHAnsi" w:hAnsiTheme="minorHAnsi" w:cstheme="minorHAnsi"/>
        </w:rPr>
      </w:pPr>
      <w:r w:rsidRPr="00641B84">
        <w:rPr>
          <w:rFonts w:asciiTheme="minorHAnsi" w:hAnsiTheme="minorHAnsi" w:cstheme="minorHAnsi"/>
        </w:rPr>
        <w:t xml:space="preserve">Field blanks will </w:t>
      </w:r>
      <w:r w:rsidR="00901BFF" w:rsidRPr="00641B84">
        <w:rPr>
          <w:rFonts w:asciiTheme="minorHAnsi" w:hAnsiTheme="minorHAnsi" w:cstheme="minorHAnsi"/>
        </w:rPr>
        <w:t>use the following naming convention:</w:t>
      </w:r>
    </w:p>
    <w:p w14:paraId="37436F44" w14:textId="4839E387" w:rsidR="00901BFF" w:rsidRPr="00641B84" w:rsidRDefault="00901BFF" w:rsidP="00527B0B">
      <w:pPr>
        <w:pStyle w:val="whitespace-normal"/>
        <w:rPr>
          <w:rFonts w:asciiTheme="minorHAnsi" w:hAnsiTheme="minorHAnsi" w:cstheme="minorHAnsi"/>
          <w:b/>
          <w:bCs/>
        </w:rPr>
      </w:pPr>
      <w:del w:id="484" w:author="Khadijah Homolka" w:date="2026-06-29T20:56:00Z" w16du:dateUtc="2026-06-30T03:56:00Z">
        <w:r w:rsidRPr="00641B84" w:rsidDel="003D10D9">
          <w:rPr>
            <w:rFonts w:asciiTheme="minorHAnsi" w:hAnsiTheme="minorHAnsi" w:cstheme="minorHAnsi"/>
            <w:b/>
            <w:bCs/>
          </w:rPr>
          <w:delText>SiteName_Blank_Replicate_Date</w:delText>
        </w:r>
      </w:del>
      <w:ins w:id="485" w:author="Khadijah Homolka" w:date="2026-06-29T20:56:00Z" w16du:dateUtc="2026-06-30T03:56:00Z">
        <w:r w:rsidR="003D10D9">
          <w:rPr>
            <w:rFonts w:asciiTheme="minorHAnsi" w:hAnsiTheme="minorHAnsi" w:cstheme="minorHAnsi"/>
            <w:b/>
            <w:bCs/>
          </w:rPr>
          <w:t>PSP26_Blank_PoreSize(um)_JO#_Date</w:t>
        </w:r>
      </w:ins>
    </w:p>
    <w:p w14:paraId="72BEF365" w14:textId="093E08AE" w:rsidR="0077439E" w:rsidRPr="00641B84" w:rsidRDefault="0077439E" w:rsidP="00641B84">
      <w:pPr>
        <w:pStyle w:val="font-claude-response-body"/>
        <w:rPr>
          <w:rFonts w:asciiTheme="minorHAnsi" w:hAnsiTheme="minorHAnsi" w:cstheme="minorHAnsi"/>
        </w:rPr>
      </w:pPr>
      <w:r w:rsidRPr="00641B84">
        <w:rPr>
          <w:rFonts w:asciiTheme="minorHAnsi" w:hAnsiTheme="minorHAnsi" w:cstheme="minorHAnsi"/>
        </w:rPr>
        <w:t>The components of the sample ID are as follows:</w:t>
      </w:r>
    </w:p>
    <w:p w14:paraId="5EC64A30" w14:textId="10FC3B8B" w:rsidR="003D10D9" w:rsidRPr="003D10D9" w:rsidRDefault="003D10D9" w:rsidP="003D10D9">
      <w:pPr>
        <w:pStyle w:val="whitespace-normal"/>
        <w:numPr>
          <w:ilvl w:val="0"/>
          <w:numId w:val="27"/>
        </w:numPr>
        <w:rPr>
          <w:ins w:id="486" w:author="Khadijah Homolka" w:date="2026-06-29T20:55:00Z" w16du:dateUtc="2026-06-30T03:55:00Z"/>
          <w:rStyle w:val="Strong"/>
          <w:rFonts w:asciiTheme="minorHAnsi" w:hAnsiTheme="minorHAnsi" w:cstheme="minorHAnsi"/>
          <w:b w:val="0"/>
          <w:bCs w:val="0"/>
          <w:rPrChange w:id="487" w:author="Khadijah Homolka" w:date="2026-06-29T20:55:00Z" w16du:dateUtc="2026-06-30T03:55:00Z">
            <w:rPr>
              <w:ins w:id="488" w:author="Khadijah Homolka" w:date="2026-06-29T20:55:00Z" w16du:dateUtc="2026-06-30T03:55:00Z"/>
              <w:rStyle w:val="Strong"/>
              <w:rFonts w:asciiTheme="minorHAnsi" w:hAnsiTheme="minorHAnsi" w:cstheme="minorHAnsi"/>
            </w:rPr>
          </w:rPrChange>
        </w:rPr>
      </w:pPr>
      <w:ins w:id="489" w:author="Khadijah Homolka" w:date="2026-06-29T20:55:00Z" w16du:dateUtc="2026-06-30T03:55:00Z">
        <w:r w:rsidRPr="00907642">
          <w:rPr>
            <w:rStyle w:val="Strong"/>
            <w:rFonts w:asciiTheme="minorHAnsi" w:hAnsiTheme="minorHAnsi" w:cstheme="minorHAnsi"/>
          </w:rPr>
          <w:t>Project Name:</w:t>
        </w:r>
        <w:r>
          <w:rPr>
            <w:rStyle w:val="Strong"/>
            <w:rFonts w:asciiTheme="minorHAnsi" w:hAnsiTheme="minorHAnsi" w:cstheme="minorHAnsi"/>
            <w:b w:val="0"/>
            <w:bCs w:val="0"/>
          </w:rPr>
          <w:t xml:space="preserve"> Designated as “PSP26” </w:t>
        </w:r>
      </w:ins>
    </w:p>
    <w:p w14:paraId="1D105091" w14:textId="772E950A" w:rsidR="00901BFF" w:rsidRPr="00641B84" w:rsidDel="003D10D9" w:rsidRDefault="00901BFF" w:rsidP="00901BFF">
      <w:pPr>
        <w:pStyle w:val="whitespace-normal"/>
        <w:numPr>
          <w:ilvl w:val="0"/>
          <w:numId w:val="27"/>
        </w:numPr>
        <w:rPr>
          <w:del w:id="490" w:author="Khadijah Homolka" w:date="2026-06-29T20:56:00Z" w16du:dateUtc="2026-06-30T03:56:00Z"/>
          <w:rFonts w:asciiTheme="minorHAnsi" w:hAnsiTheme="minorHAnsi" w:cstheme="minorHAnsi"/>
        </w:rPr>
      </w:pPr>
      <w:del w:id="491" w:author="Khadijah Homolka" w:date="2026-06-29T20:56:00Z" w16du:dateUtc="2026-06-30T03:56:00Z">
        <w:r w:rsidRPr="00641B84" w:rsidDel="003D10D9">
          <w:rPr>
            <w:rStyle w:val="Strong"/>
            <w:rFonts w:asciiTheme="minorHAnsi" w:hAnsiTheme="minorHAnsi" w:cstheme="minorHAnsi"/>
          </w:rPr>
          <w:delText>Site Name:</w:delText>
        </w:r>
        <w:r w:rsidRPr="00641B84" w:rsidDel="003D10D9">
          <w:rPr>
            <w:rFonts w:asciiTheme="minorHAnsi" w:hAnsiTheme="minorHAnsi" w:cstheme="minorHAnsi"/>
          </w:rPr>
          <w:delText xml:space="preserve"> A standardized abbreviated site name </w:delText>
        </w:r>
      </w:del>
      <w:del w:id="492" w:author="Khadijah Homolka" w:date="2026-06-29T20:54:00Z" w16du:dateUtc="2026-06-30T03:54:00Z">
        <w:r w:rsidRPr="00641B84" w:rsidDel="003D10D9">
          <w:rPr>
            <w:rFonts w:asciiTheme="minorHAnsi" w:hAnsiTheme="minorHAnsi" w:cstheme="minorHAnsi"/>
          </w:rPr>
          <w:delText xml:space="preserve">(e.g., DungSpit, SequimBay) </w:delText>
        </w:r>
      </w:del>
      <w:del w:id="493" w:author="Khadijah Homolka" w:date="2026-06-29T20:56:00Z" w16du:dateUtc="2026-06-30T03:56:00Z">
        <w:r w:rsidRPr="00641B84" w:rsidDel="003D10D9">
          <w:rPr>
            <w:rFonts w:asciiTheme="minorHAnsi" w:hAnsiTheme="minorHAnsi" w:cstheme="minorHAnsi"/>
          </w:rPr>
          <w:delText>established prior to the first sampling event and recorded in the field protocols.</w:delText>
        </w:r>
      </w:del>
    </w:p>
    <w:p w14:paraId="232ECD7F" w14:textId="0163C15D" w:rsidR="00901BFF" w:rsidRDefault="00901BFF" w:rsidP="00901BFF">
      <w:pPr>
        <w:pStyle w:val="whitespace-normal"/>
        <w:numPr>
          <w:ilvl w:val="0"/>
          <w:numId w:val="27"/>
        </w:numPr>
        <w:rPr>
          <w:ins w:id="494" w:author="Khadijah Homolka" w:date="2026-06-29T20:56:00Z" w16du:dateUtc="2026-06-30T03:56:00Z"/>
          <w:rFonts w:asciiTheme="minorHAnsi" w:hAnsiTheme="minorHAnsi" w:cstheme="minorHAnsi"/>
        </w:rPr>
      </w:pPr>
      <w:r w:rsidRPr="00641B84">
        <w:rPr>
          <w:rStyle w:val="Strong"/>
          <w:rFonts w:asciiTheme="minorHAnsi" w:hAnsiTheme="minorHAnsi" w:cstheme="minorHAnsi"/>
        </w:rPr>
        <w:t>Blank:</w:t>
      </w:r>
      <w:r w:rsidRPr="00641B84">
        <w:rPr>
          <w:rFonts w:asciiTheme="minorHAnsi" w:hAnsiTheme="minorHAnsi" w:cstheme="minorHAnsi"/>
        </w:rPr>
        <w:t xml:space="preserve"> Designates the sample as being a field blank</w:t>
      </w:r>
    </w:p>
    <w:p w14:paraId="59A6961B" w14:textId="77777777" w:rsidR="003D10D9" w:rsidRPr="00641B84" w:rsidRDefault="003D10D9" w:rsidP="003D10D9">
      <w:pPr>
        <w:pStyle w:val="whitespace-normal"/>
        <w:numPr>
          <w:ilvl w:val="0"/>
          <w:numId w:val="27"/>
        </w:numPr>
        <w:rPr>
          <w:ins w:id="495" w:author="Khadijah Homolka" w:date="2026-06-29T20:56:00Z" w16du:dateUtc="2026-06-30T03:56:00Z"/>
          <w:rFonts w:asciiTheme="minorHAnsi" w:hAnsiTheme="minorHAnsi" w:cstheme="minorHAnsi"/>
        </w:rPr>
      </w:pPr>
      <w:ins w:id="496" w:author="Khadijah Homolka" w:date="2026-06-29T20:56:00Z" w16du:dateUtc="2026-06-30T03:56:00Z">
        <w:r>
          <w:rPr>
            <w:rStyle w:val="Strong"/>
            <w:rFonts w:asciiTheme="minorHAnsi" w:hAnsiTheme="minorHAnsi" w:cstheme="minorHAnsi"/>
          </w:rPr>
          <w:t>Pore Size:</w:t>
        </w:r>
        <w:r>
          <w:rPr>
            <w:rFonts w:asciiTheme="minorHAnsi" w:hAnsiTheme="minorHAnsi" w:cstheme="minorHAnsi"/>
          </w:rPr>
          <w:t xml:space="preserve"> Filter pore size (e.g. 5um)</w:t>
        </w:r>
      </w:ins>
    </w:p>
    <w:p w14:paraId="370B5AE8" w14:textId="2796D6FC" w:rsidR="003D10D9" w:rsidRPr="00641B84" w:rsidRDefault="003D10D9" w:rsidP="00901BFF">
      <w:pPr>
        <w:pStyle w:val="whitespace-normal"/>
        <w:numPr>
          <w:ilvl w:val="0"/>
          <w:numId w:val="27"/>
        </w:numPr>
        <w:rPr>
          <w:rFonts w:asciiTheme="minorHAnsi" w:hAnsiTheme="minorHAnsi" w:cstheme="minorHAnsi"/>
        </w:rPr>
      </w:pPr>
      <w:ins w:id="497" w:author="Khadijah Homolka" w:date="2026-06-29T20:56:00Z" w16du:dateUtc="2026-06-30T03:56:00Z">
        <w:r w:rsidRPr="003D10D9">
          <w:rPr>
            <w:rFonts w:asciiTheme="minorHAnsi" w:hAnsiTheme="minorHAnsi" w:cstheme="minorHAnsi"/>
            <w:b/>
            <w:bCs/>
            <w:rPrChange w:id="498" w:author="Khadijah Homolka" w:date="2026-06-29T20:57:00Z" w16du:dateUtc="2026-06-30T03:57:00Z">
              <w:rPr>
                <w:rFonts w:asciiTheme="minorHAnsi" w:hAnsiTheme="minorHAnsi" w:cstheme="minorHAnsi"/>
              </w:rPr>
            </w:rPrChange>
          </w:rPr>
          <w:t>JO#:</w:t>
        </w:r>
        <w:r>
          <w:rPr>
            <w:rFonts w:asciiTheme="minorHAnsi" w:hAnsiTheme="minorHAnsi" w:cstheme="minorHAnsi"/>
          </w:rPr>
          <w:t xml:space="preserve"> The </w:t>
        </w:r>
      </w:ins>
      <w:ins w:id="499" w:author="Khadijah Homolka" w:date="2026-06-29T20:57:00Z" w16du:dateUtc="2026-06-30T03:57:00Z">
        <w:r>
          <w:rPr>
            <w:rFonts w:asciiTheme="minorHAnsi" w:hAnsiTheme="minorHAnsi" w:cstheme="minorHAnsi"/>
          </w:rPr>
          <w:t>lot number associated with the filter</w:t>
        </w:r>
      </w:ins>
    </w:p>
    <w:p w14:paraId="15EF9741" w14:textId="65C6AC7B" w:rsidR="00901BFF" w:rsidRPr="00641B84" w:rsidDel="003D10D9" w:rsidRDefault="00901BFF" w:rsidP="00901BFF">
      <w:pPr>
        <w:pStyle w:val="whitespace-normal"/>
        <w:numPr>
          <w:ilvl w:val="0"/>
          <w:numId w:val="27"/>
        </w:numPr>
        <w:rPr>
          <w:del w:id="500" w:author="Khadijah Homolka" w:date="2026-06-29T20:53:00Z" w16du:dateUtc="2026-06-30T03:53:00Z"/>
          <w:rFonts w:asciiTheme="minorHAnsi" w:hAnsiTheme="minorHAnsi" w:cstheme="minorHAnsi"/>
        </w:rPr>
      </w:pPr>
      <w:del w:id="501" w:author="Khadijah Homolka" w:date="2026-06-29T20:53:00Z" w16du:dateUtc="2026-06-30T03:53:00Z">
        <w:r w:rsidRPr="00641B84" w:rsidDel="003D10D9">
          <w:rPr>
            <w:rStyle w:val="Strong"/>
            <w:rFonts w:asciiTheme="minorHAnsi" w:hAnsiTheme="minorHAnsi" w:cstheme="minorHAnsi"/>
          </w:rPr>
          <w:delText>Replicate:</w:delText>
        </w:r>
        <w:r w:rsidRPr="00641B84" w:rsidDel="003D10D9">
          <w:rPr>
            <w:rFonts w:asciiTheme="minorHAnsi" w:hAnsiTheme="minorHAnsi" w:cstheme="minorHAnsi"/>
          </w:rPr>
          <w:delText xml:space="preserve"> </w:delText>
        </w:r>
        <w:commentRangeStart w:id="502"/>
        <w:r w:rsidRPr="00641B84" w:rsidDel="003D10D9">
          <w:rPr>
            <w:rFonts w:asciiTheme="minorHAnsi" w:hAnsiTheme="minorHAnsi" w:cstheme="minorHAnsi"/>
          </w:rPr>
          <w:delText>A single digit (1 or 2) indicating pre-deployment blank (1) or post-deployment blank (2)</w:delText>
        </w:r>
        <w:commentRangeEnd w:id="502"/>
        <w:r w:rsidR="003D10D9" w:rsidRPr="00641B84" w:rsidDel="003D10D9">
          <w:rPr>
            <w:rStyle w:val="CommentReference"/>
            <w:rFonts w:asciiTheme="minorHAnsi" w:hAnsiTheme="minorHAnsi" w:cstheme="minorHAnsi"/>
            <w:sz w:val="24"/>
            <w:szCs w:val="24"/>
          </w:rPr>
          <w:commentReference w:id="502"/>
        </w:r>
      </w:del>
    </w:p>
    <w:p w14:paraId="36B1C306" w14:textId="767985A1" w:rsidR="00901BFF" w:rsidRPr="00641B84" w:rsidRDefault="00901BFF" w:rsidP="00901BFF">
      <w:pPr>
        <w:pStyle w:val="whitespace-normal"/>
        <w:numPr>
          <w:ilvl w:val="0"/>
          <w:numId w:val="27"/>
        </w:numPr>
        <w:rPr>
          <w:rFonts w:asciiTheme="minorHAnsi" w:hAnsiTheme="minorHAnsi" w:cstheme="minorHAnsi"/>
        </w:rPr>
      </w:pPr>
      <w:r w:rsidRPr="00641B84">
        <w:rPr>
          <w:rStyle w:val="Strong"/>
          <w:rFonts w:asciiTheme="minorHAnsi" w:hAnsiTheme="minorHAnsi" w:cstheme="minorHAnsi"/>
        </w:rPr>
        <w:t>Date:</w:t>
      </w:r>
      <w:r w:rsidRPr="00641B84">
        <w:rPr>
          <w:rFonts w:asciiTheme="minorHAnsi" w:hAnsiTheme="minorHAnsi" w:cstheme="minorHAnsi"/>
        </w:rPr>
        <w:t xml:space="preserve"> Collection date in </w:t>
      </w:r>
      <w:del w:id="503" w:author="Khadijah Homolka" w:date="2026-06-29T20:54:00Z" w16du:dateUtc="2026-06-30T03:54:00Z">
        <w:r w:rsidRPr="00641B84" w:rsidDel="003D10D9">
          <w:rPr>
            <w:rFonts w:asciiTheme="minorHAnsi" w:hAnsiTheme="minorHAnsi" w:cstheme="minorHAnsi"/>
          </w:rPr>
          <w:delText xml:space="preserve">YYYYMMDD </w:delText>
        </w:r>
      </w:del>
      <w:ins w:id="504" w:author="Khadijah Homolka" w:date="2026-06-29T20:54:00Z" w16du:dateUtc="2026-06-30T03:54:00Z">
        <w:r w:rsidR="003D10D9">
          <w:rPr>
            <w:rFonts w:asciiTheme="minorHAnsi" w:hAnsiTheme="minorHAnsi" w:cstheme="minorHAnsi"/>
          </w:rPr>
          <w:t>MMDDYY</w:t>
        </w:r>
        <w:r w:rsidR="003D10D9" w:rsidRPr="00641B84">
          <w:rPr>
            <w:rFonts w:asciiTheme="minorHAnsi" w:hAnsiTheme="minorHAnsi" w:cstheme="minorHAnsi"/>
          </w:rPr>
          <w:t xml:space="preserve"> </w:t>
        </w:r>
      </w:ins>
      <w:r w:rsidRPr="00641B84">
        <w:rPr>
          <w:rFonts w:asciiTheme="minorHAnsi" w:hAnsiTheme="minorHAnsi" w:cstheme="minorHAnsi"/>
        </w:rPr>
        <w:t>format.</w:t>
      </w:r>
    </w:p>
    <w:p w14:paraId="635D855B" w14:textId="0183369B" w:rsidR="00527B0B" w:rsidRPr="00641B84" w:rsidRDefault="00527B0B" w:rsidP="00527B0B">
      <w:pPr>
        <w:pStyle w:val="font-claude-response-body"/>
        <w:rPr>
          <w:rFonts w:asciiTheme="minorHAnsi" w:hAnsiTheme="minorHAnsi" w:cstheme="minorHAnsi"/>
        </w:rPr>
      </w:pPr>
      <w:r w:rsidRPr="00641B84">
        <w:rPr>
          <w:rFonts w:asciiTheme="minorHAnsi" w:hAnsiTheme="minorHAnsi" w:cstheme="minorHAnsi"/>
        </w:rPr>
        <w:t xml:space="preserve">Sample IDs will be written on filter pack labels in permanent marker at the time of collection and recorded on the field datasheet. A master site abbreviation list </w:t>
      </w:r>
      <w:r w:rsidR="00901BFF" w:rsidRPr="00641B84">
        <w:rPr>
          <w:rFonts w:asciiTheme="minorHAnsi" w:hAnsiTheme="minorHAnsi" w:cstheme="minorHAnsi"/>
        </w:rPr>
        <w:t xml:space="preserve">is outlined below </w:t>
      </w:r>
      <w:r w:rsidRPr="00641B84">
        <w:rPr>
          <w:rFonts w:asciiTheme="minorHAnsi" w:hAnsiTheme="minorHAnsi" w:cstheme="minorHAnsi"/>
        </w:rPr>
        <w:t xml:space="preserve">and </w:t>
      </w:r>
      <w:r w:rsidR="00901BFF" w:rsidRPr="00641B84">
        <w:rPr>
          <w:rFonts w:asciiTheme="minorHAnsi" w:hAnsiTheme="minorHAnsi" w:cstheme="minorHAnsi"/>
        </w:rPr>
        <w:t xml:space="preserve">will be </w:t>
      </w:r>
      <w:r w:rsidRPr="00641B84">
        <w:rPr>
          <w:rFonts w:asciiTheme="minorHAnsi" w:hAnsiTheme="minorHAnsi" w:cstheme="minorHAnsi"/>
        </w:rPr>
        <w:t>kept with field datasheets to ensure consistency across sampling events and collectors.</w:t>
      </w:r>
    </w:p>
    <w:tbl>
      <w:tblPr>
        <w:tblW w:w="4585" w:type="dxa"/>
        <w:tblLook w:val="04A0" w:firstRow="1" w:lastRow="0" w:firstColumn="1" w:lastColumn="0" w:noHBand="0" w:noVBand="1"/>
      </w:tblPr>
      <w:tblGrid>
        <w:gridCol w:w="965"/>
        <w:gridCol w:w="2180"/>
        <w:gridCol w:w="1440"/>
      </w:tblGrid>
      <w:tr w:rsidR="00901BFF" w:rsidRPr="000A30D3" w14:paraId="6EEDD530" w14:textId="77777777" w:rsidTr="00641B84">
        <w:trPr>
          <w:trHeight w:val="288"/>
        </w:trPr>
        <w:tc>
          <w:tcPr>
            <w:tcW w:w="96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C18EA0F" w14:textId="77777777" w:rsidR="00901BFF" w:rsidRPr="000A30D3" w:rsidRDefault="00901BFF" w:rsidP="00D35132">
            <w:pPr>
              <w:spacing w:before="0" w:after="0"/>
              <w:rPr>
                <w:rFonts w:cs="Calibri"/>
                <w:b/>
                <w:bCs/>
                <w:color w:val="000000"/>
                <w:sz w:val="22"/>
                <w:szCs w:val="22"/>
              </w:rPr>
            </w:pPr>
            <w:r w:rsidRPr="000A30D3">
              <w:rPr>
                <w:rFonts w:cs="Calibri"/>
                <w:b/>
                <w:bCs/>
                <w:color w:val="000000"/>
                <w:sz w:val="22"/>
                <w:szCs w:val="22"/>
              </w:rPr>
              <w:t>Number</w:t>
            </w:r>
          </w:p>
        </w:tc>
        <w:tc>
          <w:tcPr>
            <w:tcW w:w="2180" w:type="dxa"/>
            <w:tcBorders>
              <w:top w:val="single" w:sz="4" w:space="0" w:color="auto"/>
              <w:left w:val="nil"/>
              <w:bottom w:val="single" w:sz="4" w:space="0" w:color="auto"/>
              <w:right w:val="single" w:sz="4" w:space="0" w:color="auto"/>
            </w:tcBorders>
            <w:shd w:val="clear" w:color="000000" w:fill="D9D9D9"/>
            <w:noWrap/>
            <w:vAlign w:val="bottom"/>
            <w:hideMark/>
          </w:tcPr>
          <w:p w14:paraId="72D830C1" w14:textId="77777777" w:rsidR="00901BFF" w:rsidRPr="000A30D3" w:rsidRDefault="00901BFF" w:rsidP="00D35132">
            <w:pPr>
              <w:spacing w:before="0" w:after="0"/>
              <w:rPr>
                <w:rFonts w:cs="Calibri"/>
                <w:b/>
                <w:bCs/>
                <w:color w:val="000000"/>
                <w:sz w:val="22"/>
                <w:szCs w:val="22"/>
              </w:rPr>
            </w:pPr>
            <w:r w:rsidRPr="000A30D3">
              <w:rPr>
                <w:rFonts w:cs="Calibri"/>
                <w:b/>
                <w:bCs/>
                <w:color w:val="000000"/>
                <w:sz w:val="22"/>
                <w:szCs w:val="22"/>
              </w:rPr>
              <w:t>Site</w:t>
            </w:r>
          </w:p>
        </w:tc>
        <w:tc>
          <w:tcPr>
            <w:tcW w:w="1440" w:type="dxa"/>
            <w:tcBorders>
              <w:top w:val="single" w:sz="4" w:space="0" w:color="auto"/>
              <w:bottom w:val="single" w:sz="4" w:space="0" w:color="auto"/>
              <w:right w:val="single" w:sz="4" w:space="0" w:color="auto"/>
            </w:tcBorders>
            <w:shd w:val="clear" w:color="auto" w:fill="D9D9D9" w:themeFill="background1" w:themeFillShade="D9"/>
            <w:vAlign w:val="bottom"/>
          </w:tcPr>
          <w:p w14:paraId="6AD3428A" w14:textId="2DFADE88" w:rsidR="00901BFF" w:rsidRPr="000A30D3" w:rsidRDefault="00901BFF" w:rsidP="00D35132">
            <w:pPr>
              <w:spacing w:before="0" w:after="0"/>
              <w:rPr>
                <w:rFonts w:cs="Calibri"/>
                <w:b/>
                <w:bCs/>
                <w:color w:val="000000"/>
                <w:sz w:val="22"/>
                <w:szCs w:val="22"/>
              </w:rPr>
            </w:pPr>
            <w:r>
              <w:rPr>
                <w:rFonts w:cs="Calibri"/>
                <w:b/>
                <w:bCs/>
                <w:color w:val="000000"/>
                <w:sz w:val="22"/>
                <w:szCs w:val="22"/>
              </w:rPr>
              <w:t>Abbreviation</w:t>
            </w:r>
          </w:p>
        </w:tc>
      </w:tr>
      <w:tr w:rsidR="00901BFF" w:rsidRPr="000A30D3" w14:paraId="4E1026C6" w14:textId="77777777" w:rsidTr="00641B84">
        <w:trPr>
          <w:trHeight w:val="288"/>
        </w:trPr>
        <w:tc>
          <w:tcPr>
            <w:tcW w:w="965" w:type="dxa"/>
            <w:tcBorders>
              <w:top w:val="nil"/>
              <w:left w:val="single" w:sz="4" w:space="0" w:color="auto"/>
              <w:bottom w:val="single" w:sz="4" w:space="0" w:color="auto"/>
              <w:right w:val="single" w:sz="4" w:space="0" w:color="auto"/>
            </w:tcBorders>
            <w:noWrap/>
            <w:vAlign w:val="bottom"/>
            <w:hideMark/>
          </w:tcPr>
          <w:p w14:paraId="351896FD" w14:textId="77777777" w:rsidR="00901BFF" w:rsidRPr="000A30D3" w:rsidRDefault="00901BFF" w:rsidP="00D35132">
            <w:pPr>
              <w:spacing w:before="0" w:after="0"/>
              <w:jc w:val="right"/>
              <w:rPr>
                <w:rFonts w:cs="Calibri"/>
                <w:color w:val="000000"/>
                <w:sz w:val="22"/>
                <w:szCs w:val="22"/>
              </w:rPr>
            </w:pPr>
            <w:r w:rsidRPr="000A30D3">
              <w:rPr>
                <w:rFonts w:cs="Calibri"/>
                <w:color w:val="000000"/>
                <w:sz w:val="22"/>
                <w:szCs w:val="22"/>
              </w:rPr>
              <w:t>1</w:t>
            </w:r>
          </w:p>
        </w:tc>
        <w:tc>
          <w:tcPr>
            <w:tcW w:w="2180" w:type="dxa"/>
            <w:tcBorders>
              <w:top w:val="nil"/>
              <w:left w:val="nil"/>
              <w:bottom w:val="single" w:sz="4" w:space="0" w:color="auto"/>
              <w:right w:val="single" w:sz="4" w:space="0" w:color="auto"/>
            </w:tcBorders>
            <w:noWrap/>
            <w:vAlign w:val="bottom"/>
            <w:hideMark/>
          </w:tcPr>
          <w:p w14:paraId="0B6527D4" w14:textId="17E62659" w:rsidR="00901BFF" w:rsidRPr="000A30D3" w:rsidRDefault="00901BFF" w:rsidP="00D35132">
            <w:pPr>
              <w:spacing w:before="0" w:after="0"/>
              <w:rPr>
                <w:rFonts w:cs="Calibri"/>
                <w:color w:val="000000"/>
                <w:sz w:val="22"/>
                <w:szCs w:val="22"/>
              </w:rPr>
            </w:pPr>
            <w:del w:id="505" w:author="Khadijah Homolka" w:date="2026-06-29T20:41:00Z" w16du:dateUtc="2026-06-30T03:41:00Z">
              <w:r w:rsidDel="003D10D9">
                <w:rPr>
                  <w:rFonts w:cs="Calibri"/>
                  <w:color w:val="000000"/>
                  <w:sz w:val="22"/>
                  <w:szCs w:val="22"/>
                </w:rPr>
                <w:delText>Pile Point</w:delText>
              </w:r>
            </w:del>
            <w:ins w:id="506" w:author="Khadijah Homolka" w:date="2026-06-29T20:41:00Z" w16du:dateUtc="2026-06-30T03:41:00Z">
              <w:r w:rsidR="003D10D9">
                <w:rPr>
                  <w:rFonts w:cs="Calibri"/>
                  <w:color w:val="000000"/>
                  <w:sz w:val="22"/>
                  <w:szCs w:val="22"/>
                </w:rPr>
                <w:t>Hansville</w:t>
              </w:r>
            </w:ins>
          </w:p>
        </w:tc>
        <w:tc>
          <w:tcPr>
            <w:tcW w:w="1440" w:type="dxa"/>
            <w:tcBorders>
              <w:top w:val="single" w:sz="4" w:space="0" w:color="auto"/>
              <w:bottom w:val="single" w:sz="4" w:space="0" w:color="auto"/>
              <w:right w:val="single" w:sz="4" w:space="0" w:color="auto"/>
            </w:tcBorders>
            <w:vAlign w:val="bottom"/>
          </w:tcPr>
          <w:p w14:paraId="42B5A12B" w14:textId="1C107F8E" w:rsidR="00901BFF" w:rsidRPr="000A30D3" w:rsidRDefault="00901BFF" w:rsidP="00D35132">
            <w:pPr>
              <w:spacing w:before="0" w:after="0"/>
              <w:rPr>
                <w:rFonts w:cs="Calibri"/>
                <w:color w:val="000000"/>
                <w:sz w:val="22"/>
                <w:szCs w:val="22"/>
              </w:rPr>
            </w:pPr>
            <w:del w:id="507" w:author="Khadijah Homolka" w:date="2026-06-29T20:41:00Z" w16du:dateUtc="2026-06-30T03:41:00Z">
              <w:r w:rsidDel="003D10D9">
                <w:rPr>
                  <w:rFonts w:cs="Calibri"/>
                  <w:color w:val="000000"/>
                  <w:sz w:val="22"/>
                  <w:szCs w:val="22"/>
                </w:rPr>
                <w:delText>P</w:delText>
              </w:r>
              <w:r w:rsidR="00641B84" w:rsidDel="003D10D9">
                <w:rPr>
                  <w:rFonts w:cs="Calibri"/>
                  <w:color w:val="000000"/>
                  <w:sz w:val="22"/>
                  <w:szCs w:val="22"/>
                </w:rPr>
                <w:delText>I</w:delText>
              </w:r>
              <w:r w:rsidDel="003D10D9">
                <w:rPr>
                  <w:rFonts w:cs="Calibri"/>
                  <w:color w:val="000000"/>
                  <w:sz w:val="22"/>
                  <w:szCs w:val="22"/>
                </w:rPr>
                <w:delText>P</w:delText>
              </w:r>
            </w:del>
            <w:ins w:id="508" w:author="Khadijah Homolka" w:date="2026-06-29T20:41:00Z" w16du:dateUtc="2026-06-30T03:41:00Z">
              <w:r w:rsidR="003D10D9">
                <w:rPr>
                  <w:rFonts w:cs="Calibri"/>
                  <w:color w:val="000000"/>
                  <w:sz w:val="22"/>
                  <w:szCs w:val="22"/>
                </w:rPr>
                <w:t>HAN</w:t>
              </w:r>
            </w:ins>
          </w:p>
        </w:tc>
      </w:tr>
      <w:tr w:rsidR="00901BFF" w:rsidRPr="000A30D3" w14:paraId="752E3675" w14:textId="77777777" w:rsidTr="00641B84">
        <w:trPr>
          <w:trHeight w:val="288"/>
        </w:trPr>
        <w:tc>
          <w:tcPr>
            <w:tcW w:w="965" w:type="dxa"/>
            <w:tcBorders>
              <w:top w:val="nil"/>
              <w:left w:val="single" w:sz="4" w:space="0" w:color="auto"/>
              <w:bottom w:val="single" w:sz="4" w:space="0" w:color="auto"/>
              <w:right w:val="single" w:sz="4" w:space="0" w:color="auto"/>
            </w:tcBorders>
            <w:noWrap/>
            <w:vAlign w:val="bottom"/>
            <w:hideMark/>
          </w:tcPr>
          <w:p w14:paraId="5CAC6620" w14:textId="77777777" w:rsidR="00901BFF" w:rsidRPr="000A30D3" w:rsidRDefault="00901BFF" w:rsidP="00D35132">
            <w:pPr>
              <w:spacing w:before="0" w:after="0"/>
              <w:jc w:val="right"/>
              <w:rPr>
                <w:rFonts w:cs="Calibri"/>
                <w:color w:val="000000"/>
                <w:sz w:val="22"/>
                <w:szCs w:val="22"/>
              </w:rPr>
            </w:pPr>
            <w:r w:rsidRPr="000A30D3">
              <w:rPr>
                <w:rFonts w:cs="Calibri"/>
                <w:color w:val="000000"/>
                <w:sz w:val="22"/>
                <w:szCs w:val="22"/>
              </w:rPr>
              <w:t>2</w:t>
            </w:r>
          </w:p>
        </w:tc>
        <w:tc>
          <w:tcPr>
            <w:tcW w:w="2180" w:type="dxa"/>
            <w:tcBorders>
              <w:top w:val="nil"/>
              <w:left w:val="nil"/>
              <w:bottom w:val="single" w:sz="4" w:space="0" w:color="auto"/>
              <w:right w:val="single" w:sz="4" w:space="0" w:color="auto"/>
            </w:tcBorders>
            <w:noWrap/>
            <w:vAlign w:val="bottom"/>
            <w:hideMark/>
          </w:tcPr>
          <w:p w14:paraId="5CD6BE8D" w14:textId="19CC0EA3" w:rsidR="00901BFF" w:rsidRPr="000A30D3" w:rsidRDefault="009C6846" w:rsidP="00D35132">
            <w:pPr>
              <w:spacing w:before="0" w:after="0"/>
              <w:rPr>
                <w:rFonts w:cs="Calibri"/>
                <w:color w:val="000000"/>
                <w:sz w:val="22"/>
                <w:szCs w:val="22"/>
              </w:rPr>
            </w:pPr>
            <w:r>
              <w:rPr>
                <w:rFonts w:cs="Calibri"/>
                <w:color w:val="000000"/>
                <w:sz w:val="22"/>
                <w:szCs w:val="22"/>
              </w:rPr>
              <w:t>Deadman Bay</w:t>
            </w:r>
          </w:p>
        </w:tc>
        <w:tc>
          <w:tcPr>
            <w:tcW w:w="1440" w:type="dxa"/>
            <w:tcBorders>
              <w:top w:val="single" w:sz="4" w:space="0" w:color="auto"/>
              <w:bottom w:val="single" w:sz="4" w:space="0" w:color="auto"/>
              <w:right w:val="single" w:sz="4" w:space="0" w:color="auto"/>
            </w:tcBorders>
            <w:vAlign w:val="bottom"/>
          </w:tcPr>
          <w:p w14:paraId="35591AC3" w14:textId="41121007" w:rsidR="00901BFF" w:rsidRPr="000A30D3" w:rsidRDefault="009C6846" w:rsidP="00D35132">
            <w:pPr>
              <w:spacing w:before="0" w:after="0"/>
              <w:rPr>
                <w:rFonts w:cs="Calibri"/>
                <w:color w:val="000000"/>
                <w:sz w:val="22"/>
                <w:szCs w:val="22"/>
              </w:rPr>
            </w:pPr>
            <w:r>
              <w:rPr>
                <w:rFonts w:cs="Calibri"/>
                <w:color w:val="000000"/>
                <w:sz w:val="22"/>
                <w:szCs w:val="22"/>
              </w:rPr>
              <w:t>D</w:t>
            </w:r>
            <w:ins w:id="509" w:author="Khadijah Homolka" w:date="2026-06-29T20:57:00Z" w16du:dateUtc="2026-06-30T03:57:00Z">
              <w:r w:rsidR="003D10D9">
                <w:rPr>
                  <w:rFonts w:cs="Calibri"/>
                  <w:color w:val="000000"/>
                  <w:sz w:val="22"/>
                  <w:szCs w:val="22"/>
                </w:rPr>
                <w:t>M</w:t>
              </w:r>
            </w:ins>
            <w:del w:id="510" w:author="Khadijah Homolka" w:date="2026-06-29T20:57:00Z" w16du:dateUtc="2026-06-30T03:57:00Z">
              <w:r w:rsidDel="003D10D9">
                <w:rPr>
                  <w:rFonts w:cs="Calibri"/>
                  <w:color w:val="000000"/>
                  <w:sz w:val="22"/>
                  <w:szCs w:val="22"/>
                </w:rPr>
                <w:delText>M</w:delText>
              </w:r>
            </w:del>
            <w:r>
              <w:rPr>
                <w:rFonts w:cs="Calibri"/>
                <w:color w:val="000000"/>
                <w:sz w:val="22"/>
                <w:szCs w:val="22"/>
              </w:rPr>
              <w:t>B</w:t>
            </w:r>
          </w:p>
        </w:tc>
      </w:tr>
      <w:tr w:rsidR="00901BFF" w:rsidRPr="000A30D3" w14:paraId="0664508F" w14:textId="77777777" w:rsidTr="00641B84">
        <w:trPr>
          <w:trHeight w:val="288"/>
        </w:trPr>
        <w:tc>
          <w:tcPr>
            <w:tcW w:w="965" w:type="dxa"/>
            <w:tcBorders>
              <w:top w:val="nil"/>
              <w:left w:val="single" w:sz="4" w:space="0" w:color="auto"/>
              <w:bottom w:val="single" w:sz="4" w:space="0" w:color="auto"/>
              <w:right w:val="single" w:sz="4" w:space="0" w:color="auto"/>
            </w:tcBorders>
            <w:noWrap/>
            <w:vAlign w:val="bottom"/>
            <w:hideMark/>
          </w:tcPr>
          <w:p w14:paraId="08EC2C54" w14:textId="77777777" w:rsidR="00901BFF" w:rsidRPr="000A30D3" w:rsidRDefault="00901BFF" w:rsidP="00D35132">
            <w:pPr>
              <w:spacing w:before="0" w:after="0"/>
              <w:jc w:val="right"/>
              <w:rPr>
                <w:rFonts w:cs="Calibri"/>
                <w:color w:val="000000"/>
                <w:sz w:val="22"/>
                <w:szCs w:val="22"/>
              </w:rPr>
            </w:pPr>
            <w:r w:rsidRPr="000A30D3">
              <w:rPr>
                <w:rFonts w:cs="Calibri"/>
                <w:color w:val="000000"/>
                <w:sz w:val="22"/>
                <w:szCs w:val="22"/>
              </w:rPr>
              <w:t>3</w:t>
            </w:r>
          </w:p>
        </w:tc>
        <w:tc>
          <w:tcPr>
            <w:tcW w:w="2180" w:type="dxa"/>
            <w:tcBorders>
              <w:top w:val="nil"/>
              <w:left w:val="nil"/>
              <w:bottom w:val="single" w:sz="4" w:space="0" w:color="auto"/>
              <w:right w:val="single" w:sz="4" w:space="0" w:color="auto"/>
            </w:tcBorders>
            <w:noWrap/>
            <w:vAlign w:val="bottom"/>
            <w:hideMark/>
          </w:tcPr>
          <w:p w14:paraId="676D55B9" w14:textId="77777777" w:rsidR="00901BFF" w:rsidRPr="000A30D3" w:rsidRDefault="00901BFF" w:rsidP="00D35132">
            <w:pPr>
              <w:spacing w:before="0" w:after="0"/>
              <w:rPr>
                <w:rFonts w:cs="Calibri"/>
                <w:color w:val="000000"/>
                <w:sz w:val="22"/>
                <w:szCs w:val="22"/>
              </w:rPr>
            </w:pPr>
            <w:r>
              <w:rPr>
                <w:rFonts w:cs="Calibri"/>
                <w:color w:val="000000"/>
                <w:sz w:val="22"/>
                <w:szCs w:val="22"/>
              </w:rPr>
              <w:t>Crescent Bay</w:t>
            </w:r>
          </w:p>
        </w:tc>
        <w:tc>
          <w:tcPr>
            <w:tcW w:w="1440" w:type="dxa"/>
            <w:tcBorders>
              <w:top w:val="single" w:sz="4" w:space="0" w:color="auto"/>
              <w:bottom w:val="single" w:sz="4" w:space="0" w:color="auto"/>
              <w:right w:val="single" w:sz="4" w:space="0" w:color="auto"/>
            </w:tcBorders>
            <w:vAlign w:val="bottom"/>
          </w:tcPr>
          <w:p w14:paraId="687E97C9" w14:textId="75092C0D" w:rsidR="00901BFF" w:rsidRPr="000A30D3" w:rsidRDefault="00901BFF" w:rsidP="00D35132">
            <w:pPr>
              <w:spacing w:before="0" w:after="0"/>
              <w:rPr>
                <w:rFonts w:cs="Calibri"/>
                <w:color w:val="000000"/>
                <w:sz w:val="22"/>
                <w:szCs w:val="22"/>
              </w:rPr>
            </w:pPr>
            <w:r>
              <w:rPr>
                <w:rFonts w:cs="Calibri"/>
                <w:color w:val="000000"/>
                <w:sz w:val="22"/>
                <w:szCs w:val="22"/>
              </w:rPr>
              <w:t>C</w:t>
            </w:r>
            <w:del w:id="511" w:author="Khadijah Homolka" w:date="2026-06-29T20:42:00Z" w16du:dateUtc="2026-06-30T03:42:00Z">
              <w:r w:rsidR="00641B84" w:rsidDel="003D10D9">
                <w:rPr>
                  <w:rFonts w:cs="Calibri"/>
                  <w:color w:val="000000"/>
                  <w:sz w:val="22"/>
                  <w:szCs w:val="22"/>
                </w:rPr>
                <w:delText>R</w:delText>
              </w:r>
            </w:del>
            <w:r w:rsidR="00641B84">
              <w:rPr>
                <w:rFonts w:cs="Calibri"/>
                <w:color w:val="000000"/>
                <w:sz w:val="22"/>
                <w:szCs w:val="22"/>
              </w:rPr>
              <w:t>B</w:t>
            </w:r>
          </w:p>
        </w:tc>
      </w:tr>
      <w:tr w:rsidR="00901BFF" w:rsidRPr="000A30D3" w:rsidDel="003D10D9" w14:paraId="4AD41D4E" w14:textId="06807C10" w:rsidTr="00641B84">
        <w:trPr>
          <w:trHeight w:val="288"/>
          <w:del w:id="512" w:author="Khadijah Homolka" w:date="2026-06-29T20:41:00Z" w16du:dateUtc="2026-06-30T03:41:00Z"/>
        </w:trPr>
        <w:tc>
          <w:tcPr>
            <w:tcW w:w="965" w:type="dxa"/>
            <w:tcBorders>
              <w:top w:val="nil"/>
              <w:left w:val="single" w:sz="4" w:space="0" w:color="auto"/>
              <w:bottom w:val="single" w:sz="4" w:space="0" w:color="auto"/>
              <w:right w:val="single" w:sz="4" w:space="0" w:color="auto"/>
            </w:tcBorders>
            <w:noWrap/>
            <w:vAlign w:val="bottom"/>
            <w:hideMark/>
          </w:tcPr>
          <w:p w14:paraId="51732B81" w14:textId="5E97707B" w:rsidR="00901BFF" w:rsidRPr="000A30D3" w:rsidDel="003D10D9" w:rsidRDefault="00901BFF" w:rsidP="00D35132">
            <w:pPr>
              <w:spacing w:before="0" w:after="0"/>
              <w:jc w:val="right"/>
              <w:rPr>
                <w:del w:id="513" w:author="Khadijah Homolka" w:date="2026-06-29T20:41:00Z" w16du:dateUtc="2026-06-30T03:41:00Z"/>
                <w:rFonts w:cs="Calibri"/>
                <w:color w:val="000000"/>
                <w:sz w:val="22"/>
                <w:szCs w:val="22"/>
              </w:rPr>
            </w:pPr>
            <w:del w:id="514" w:author="Khadijah Homolka" w:date="2026-06-29T20:41:00Z" w16du:dateUtc="2026-06-30T03:41:00Z">
              <w:r w:rsidRPr="000A30D3" w:rsidDel="003D10D9">
                <w:rPr>
                  <w:rFonts w:cs="Calibri"/>
                  <w:color w:val="000000"/>
                  <w:sz w:val="22"/>
                  <w:szCs w:val="22"/>
                </w:rPr>
                <w:delText>4</w:delText>
              </w:r>
            </w:del>
          </w:p>
        </w:tc>
        <w:tc>
          <w:tcPr>
            <w:tcW w:w="2180" w:type="dxa"/>
            <w:tcBorders>
              <w:top w:val="nil"/>
              <w:left w:val="nil"/>
              <w:bottom w:val="single" w:sz="4" w:space="0" w:color="auto"/>
              <w:right w:val="single" w:sz="4" w:space="0" w:color="auto"/>
            </w:tcBorders>
            <w:noWrap/>
            <w:vAlign w:val="bottom"/>
            <w:hideMark/>
          </w:tcPr>
          <w:p w14:paraId="4A58DE7C" w14:textId="3FC75BB1" w:rsidR="00901BFF" w:rsidRPr="000A30D3" w:rsidDel="003D10D9" w:rsidRDefault="00901BFF" w:rsidP="00D35132">
            <w:pPr>
              <w:spacing w:before="0" w:after="0"/>
              <w:rPr>
                <w:del w:id="515" w:author="Khadijah Homolka" w:date="2026-06-29T20:41:00Z" w16du:dateUtc="2026-06-30T03:41:00Z"/>
                <w:rFonts w:cs="Calibri"/>
                <w:color w:val="000000"/>
                <w:sz w:val="22"/>
                <w:szCs w:val="22"/>
              </w:rPr>
            </w:pPr>
            <w:del w:id="516" w:author="Khadijah Homolka" w:date="2026-06-29T20:41:00Z" w16du:dateUtc="2026-06-30T03:41:00Z">
              <w:r w:rsidDel="003D10D9">
                <w:rPr>
                  <w:rFonts w:cs="Calibri"/>
                  <w:color w:val="000000"/>
                  <w:sz w:val="22"/>
                  <w:szCs w:val="22"/>
                </w:rPr>
                <w:delText>Freshwater Bay</w:delText>
              </w:r>
            </w:del>
          </w:p>
        </w:tc>
        <w:tc>
          <w:tcPr>
            <w:tcW w:w="1440" w:type="dxa"/>
            <w:tcBorders>
              <w:top w:val="single" w:sz="4" w:space="0" w:color="auto"/>
              <w:bottom w:val="single" w:sz="4" w:space="0" w:color="auto"/>
              <w:right w:val="single" w:sz="4" w:space="0" w:color="auto"/>
            </w:tcBorders>
            <w:vAlign w:val="bottom"/>
          </w:tcPr>
          <w:p w14:paraId="4E5C2718" w14:textId="17A094FD" w:rsidR="00901BFF" w:rsidRPr="000A30D3" w:rsidDel="003D10D9" w:rsidRDefault="00901BFF" w:rsidP="00D35132">
            <w:pPr>
              <w:spacing w:before="0" w:after="0"/>
              <w:rPr>
                <w:del w:id="517" w:author="Khadijah Homolka" w:date="2026-06-29T20:41:00Z" w16du:dateUtc="2026-06-30T03:41:00Z"/>
                <w:rFonts w:cs="Calibri"/>
                <w:color w:val="000000"/>
                <w:sz w:val="22"/>
                <w:szCs w:val="22"/>
              </w:rPr>
            </w:pPr>
            <w:del w:id="518" w:author="Khadijah Homolka" w:date="2026-06-29T20:41:00Z" w16du:dateUtc="2026-06-30T03:41:00Z">
              <w:r w:rsidDel="003D10D9">
                <w:rPr>
                  <w:rFonts w:cs="Calibri"/>
                  <w:color w:val="000000"/>
                  <w:sz w:val="22"/>
                  <w:szCs w:val="22"/>
                </w:rPr>
                <w:delText>F</w:delText>
              </w:r>
              <w:r w:rsidR="00641B84" w:rsidDel="003D10D9">
                <w:rPr>
                  <w:rFonts w:cs="Calibri"/>
                  <w:color w:val="000000"/>
                  <w:sz w:val="22"/>
                  <w:szCs w:val="22"/>
                </w:rPr>
                <w:delText>WB</w:delText>
              </w:r>
            </w:del>
          </w:p>
        </w:tc>
      </w:tr>
      <w:tr w:rsidR="00901BFF" w:rsidRPr="000A30D3" w:rsidDel="003D10D9" w14:paraId="421F670A" w14:textId="36CA0356" w:rsidTr="00641B84">
        <w:trPr>
          <w:trHeight w:val="288"/>
          <w:del w:id="519" w:author="Khadijah Homolka" w:date="2026-06-29T20:41:00Z" w16du:dateUtc="2026-06-30T03:41:00Z"/>
        </w:trPr>
        <w:tc>
          <w:tcPr>
            <w:tcW w:w="965" w:type="dxa"/>
            <w:tcBorders>
              <w:top w:val="nil"/>
              <w:left w:val="single" w:sz="4" w:space="0" w:color="auto"/>
              <w:bottom w:val="single" w:sz="4" w:space="0" w:color="auto"/>
              <w:right w:val="single" w:sz="4" w:space="0" w:color="auto"/>
            </w:tcBorders>
            <w:noWrap/>
            <w:vAlign w:val="bottom"/>
            <w:hideMark/>
          </w:tcPr>
          <w:p w14:paraId="46751FB0" w14:textId="2A4F5BAF" w:rsidR="00901BFF" w:rsidRPr="000A30D3" w:rsidDel="003D10D9" w:rsidRDefault="00901BFF" w:rsidP="00D35132">
            <w:pPr>
              <w:spacing w:before="0" w:after="0"/>
              <w:jc w:val="right"/>
              <w:rPr>
                <w:del w:id="520" w:author="Khadijah Homolka" w:date="2026-06-29T20:41:00Z" w16du:dateUtc="2026-06-30T03:41:00Z"/>
                <w:rFonts w:cs="Calibri"/>
                <w:color w:val="000000"/>
                <w:sz w:val="22"/>
                <w:szCs w:val="22"/>
              </w:rPr>
            </w:pPr>
            <w:del w:id="521" w:author="Khadijah Homolka" w:date="2026-06-29T20:41:00Z" w16du:dateUtc="2026-06-30T03:41:00Z">
              <w:r w:rsidRPr="000A30D3" w:rsidDel="003D10D9">
                <w:rPr>
                  <w:rFonts w:cs="Calibri"/>
                  <w:color w:val="000000"/>
                  <w:sz w:val="22"/>
                  <w:szCs w:val="22"/>
                </w:rPr>
                <w:delText>5</w:delText>
              </w:r>
            </w:del>
          </w:p>
        </w:tc>
        <w:tc>
          <w:tcPr>
            <w:tcW w:w="2180" w:type="dxa"/>
            <w:tcBorders>
              <w:top w:val="nil"/>
              <w:left w:val="nil"/>
              <w:bottom w:val="single" w:sz="4" w:space="0" w:color="auto"/>
              <w:right w:val="single" w:sz="4" w:space="0" w:color="auto"/>
            </w:tcBorders>
            <w:noWrap/>
            <w:vAlign w:val="bottom"/>
            <w:hideMark/>
          </w:tcPr>
          <w:p w14:paraId="164D816D" w14:textId="73DE24E2" w:rsidR="00901BFF" w:rsidRPr="000A30D3" w:rsidDel="003D10D9" w:rsidRDefault="00901BFF" w:rsidP="00D35132">
            <w:pPr>
              <w:spacing w:before="0" w:after="0"/>
              <w:rPr>
                <w:del w:id="522" w:author="Khadijah Homolka" w:date="2026-06-29T20:41:00Z" w16du:dateUtc="2026-06-30T03:41:00Z"/>
                <w:rFonts w:cs="Calibri"/>
                <w:color w:val="000000"/>
                <w:sz w:val="22"/>
                <w:szCs w:val="22"/>
              </w:rPr>
            </w:pPr>
            <w:del w:id="523" w:author="Khadijah Homolka" w:date="2026-06-29T20:41:00Z" w16du:dateUtc="2026-06-30T03:41:00Z">
              <w:r w:rsidDel="003D10D9">
                <w:rPr>
                  <w:rFonts w:cs="Calibri"/>
                  <w:color w:val="000000"/>
                  <w:sz w:val="22"/>
                  <w:szCs w:val="22"/>
                </w:rPr>
                <w:delText>Portage Canal</w:delText>
              </w:r>
            </w:del>
          </w:p>
        </w:tc>
        <w:tc>
          <w:tcPr>
            <w:tcW w:w="1440" w:type="dxa"/>
            <w:tcBorders>
              <w:top w:val="single" w:sz="4" w:space="0" w:color="auto"/>
              <w:bottom w:val="single" w:sz="4" w:space="0" w:color="auto"/>
              <w:right w:val="single" w:sz="4" w:space="0" w:color="auto"/>
            </w:tcBorders>
            <w:vAlign w:val="bottom"/>
          </w:tcPr>
          <w:p w14:paraId="366AE7F3" w14:textId="108E1BB7" w:rsidR="00901BFF" w:rsidRPr="000A30D3" w:rsidDel="003D10D9" w:rsidRDefault="00901BFF" w:rsidP="00D35132">
            <w:pPr>
              <w:spacing w:before="0" w:after="0"/>
              <w:rPr>
                <w:del w:id="524" w:author="Khadijah Homolka" w:date="2026-06-29T20:41:00Z" w16du:dateUtc="2026-06-30T03:41:00Z"/>
                <w:rFonts w:cs="Calibri"/>
                <w:color w:val="000000"/>
                <w:sz w:val="22"/>
                <w:szCs w:val="22"/>
              </w:rPr>
            </w:pPr>
            <w:del w:id="525" w:author="Khadijah Homolka" w:date="2026-06-29T20:41:00Z" w16du:dateUtc="2026-06-30T03:41:00Z">
              <w:r w:rsidDel="003D10D9">
                <w:rPr>
                  <w:rFonts w:cs="Calibri"/>
                  <w:color w:val="000000"/>
                  <w:sz w:val="22"/>
                  <w:szCs w:val="22"/>
                </w:rPr>
                <w:delText>P</w:delText>
              </w:r>
              <w:r w:rsidR="00641B84" w:rsidDel="003D10D9">
                <w:rPr>
                  <w:rFonts w:cs="Calibri"/>
                  <w:color w:val="000000"/>
                  <w:sz w:val="22"/>
                  <w:szCs w:val="22"/>
                </w:rPr>
                <w:delText>O</w:delText>
              </w:r>
              <w:r w:rsidDel="003D10D9">
                <w:rPr>
                  <w:rFonts w:cs="Calibri"/>
                  <w:color w:val="000000"/>
                  <w:sz w:val="22"/>
                  <w:szCs w:val="22"/>
                </w:rPr>
                <w:delText>C</w:delText>
              </w:r>
            </w:del>
          </w:p>
        </w:tc>
      </w:tr>
      <w:tr w:rsidR="00901BFF" w:rsidRPr="000A30D3" w14:paraId="6573EBD6" w14:textId="77777777" w:rsidTr="00641B84">
        <w:trPr>
          <w:trHeight w:val="288"/>
        </w:trPr>
        <w:tc>
          <w:tcPr>
            <w:tcW w:w="965" w:type="dxa"/>
            <w:tcBorders>
              <w:top w:val="nil"/>
              <w:left w:val="single" w:sz="4" w:space="0" w:color="auto"/>
              <w:bottom w:val="single" w:sz="4" w:space="0" w:color="auto"/>
              <w:right w:val="single" w:sz="4" w:space="0" w:color="auto"/>
            </w:tcBorders>
            <w:noWrap/>
            <w:vAlign w:val="bottom"/>
            <w:hideMark/>
          </w:tcPr>
          <w:p w14:paraId="49C0D16F" w14:textId="48091DA5" w:rsidR="00901BFF" w:rsidRPr="000A30D3" w:rsidRDefault="00901BFF" w:rsidP="00D35132">
            <w:pPr>
              <w:spacing w:before="0" w:after="0"/>
              <w:jc w:val="right"/>
              <w:rPr>
                <w:rFonts w:cs="Calibri"/>
                <w:color w:val="000000"/>
                <w:sz w:val="22"/>
                <w:szCs w:val="22"/>
              </w:rPr>
            </w:pPr>
            <w:del w:id="526" w:author="Khadijah Homolka" w:date="2026-06-29T20:42:00Z" w16du:dateUtc="2026-06-30T03:42:00Z">
              <w:r w:rsidRPr="000A30D3" w:rsidDel="003D10D9">
                <w:rPr>
                  <w:rFonts w:cs="Calibri"/>
                  <w:color w:val="000000"/>
                  <w:sz w:val="22"/>
                  <w:szCs w:val="22"/>
                </w:rPr>
                <w:delText>6</w:delText>
              </w:r>
            </w:del>
            <w:ins w:id="527" w:author="Khadijah Homolka" w:date="2026-06-29T20:42:00Z" w16du:dateUtc="2026-06-30T03:42:00Z">
              <w:r w:rsidR="003D10D9">
                <w:rPr>
                  <w:rFonts w:cs="Calibri"/>
                  <w:color w:val="000000"/>
                  <w:sz w:val="22"/>
                  <w:szCs w:val="22"/>
                </w:rPr>
                <w:t>4</w:t>
              </w:r>
            </w:ins>
          </w:p>
        </w:tc>
        <w:tc>
          <w:tcPr>
            <w:tcW w:w="2180" w:type="dxa"/>
            <w:tcBorders>
              <w:top w:val="nil"/>
              <w:left w:val="nil"/>
              <w:bottom w:val="single" w:sz="4" w:space="0" w:color="auto"/>
              <w:right w:val="single" w:sz="4" w:space="0" w:color="auto"/>
            </w:tcBorders>
            <w:noWrap/>
            <w:vAlign w:val="bottom"/>
            <w:hideMark/>
          </w:tcPr>
          <w:p w14:paraId="052F7142" w14:textId="77777777" w:rsidR="00901BFF" w:rsidRPr="000A30D3" w:rsidRDefault="00901BFF" w:rsidP="00D35132">
            <w:pPr>
              <w:spacing w:before="0" w:after="0"/>
              <w:rPr>
                <w:rFonts w:cs="Calibri"/>
                <w:color w:val="000000"/>
                <w:sz w:val="22"/>
                <w:szCs w:val="22"/>
              </w:rPr>
            </w:pPr>
            <w:r>
              <w:rPr>
                <w:rFonts w:cs="Calibri"/>
                <w:color w:val="000000"/>
                <w:sz w:val="22"/>
                <w:szCs w:val="22"/>
              </w:rPr>
              <w:t>North Beach</w:t>
            </w:r>
          </w:p>
        </w:tc>
        <w:tc>
          <w:tcPr>
            <w:tcW w:w="1440" w:type="dxa"/>
            <w:tcBorders>
              <w:top w:val="single" w:sz="4" w:space="0" w:color="auto"/>
              <w:bottom w:val="single" w:sz="4" w:space="0" w:color="auto"/>
              <w:right w:val="single" w:sz="4" w:space="0" w:color="auto"/>
            </w:tcBorders>
            <w:vAlign w:val="bottom"/>
          </w:tcPr>
          <w:p w14:paraId="0818B3F7" w14:textId="73918BA5" w:rsidR="00901BFF" w:rsidRPr="000A30D3" w:rsidRDefault="00901BFF" w:rsidP="00D35132">
            <w:pPr>
              <w:spacing w:before="0" w:after="0"/>
              <w:rPr>
                <w:rFonts w:cs="Calibri"/>
                <w:color w:val="000000"/>
                <w:sz w:val="22"/>
                <w:szCs w:val="22"/>
              </w:rPr>
            </w:pPr>
            <w:r>
              <w:rPr>
                <w:rFonts w:cs="Calibri"/>
                <w:color w:val="000000"/>
                <w:sz w:val="22"/>
                <w:szCs w:val="22"/>
              </w:rPr>
              <w:t>N</w:t>
            </w:r>
            <w:del w:id="528" w:author="Khadijah Homolka" w:date="2026-06-29T20:42:00Z" w16du:dateUtc="2026-06-30T03:42:00Z">
              <w:r w:rsidR="00641B84" w:rsidDel="003D10D9">
                <w:rPr>
                  <w:rFonts w:cs="Calibri"/>
                  <w:color w:val="000000"/>
                  <w:sz w:val="22"/>
                  <w:szCs w:val="22"/>
                </w:rPr>
                <w:delText>O</w:delText>
              </w:r>
            </w:del>
            <w:r w:rsidR="00641B84">
              <w:rPr>
                <w:rFonts w:cs="Calibri"/>
                <w:color w:val="000000"/>
                <w:sz w:val="22"/>
                <w:szCs w:val="22"/>
              </w:rPr>
              <w:t>B</w:t>
            </w:r>
          </w:p>
        </w:tc>
      </w:tr>
      <w:tr w:rsidR="00901BFF" w:rsidRPr="000A30D3" w:rsidDel="003D10D9" w14:paraId="7E81D7B9" w14:textId="0574034C" w:rsidTr="00641B84">
        <w:trPr>
          <w:trHeight w:val="288"/>
          <w:del w:id="529" w:author="Khadijah Homolka" w:date="2026-06-29T20:40:00Z" w16du:dateUtc="2026-06-30T03:40:00Z"/>
        </w:trPr>
        <w:tc>
          <w:tcPr>
            <w:tcW w:w="965" w:type="dxa"/>
            <w:tcBorders>
              <w:top w:val="nil"/>
              <w:left w:val="single" w:sz="4" w:space="0" w:color="auto"/>
              <w:bottom w:val="single" w:sz="4" w:space="0" w:color="auto"/>
              <w:right w:val="single" w:sz="4" w:space="0" w:color="auto"/>
            </w:tcBorders>
            <w:noWrap/>
            <w:vAlign w:val="bottom"/>
            <w:hideMark/>
          </w:tcPr>
          <w:p w14:paraId="2B2B62C9" w14:textId="2B9D4DDA" w:rsidR="00901BFF" w:rsidRPr="000A30D3" w:rsidDel="003D10D9" w:rsidRDefault="00901BFF" w:rsidP="00D35132">
            <w:pPr>
              <w:spacing w:before="0" w:after="0"/>
              <w:jc w:val="right"/>
              <w:rPr>
                <w:del w:id="530" w:author="Khadijah Homolka" w:date="2026-06-29T20:40:00Z" w16du:dateUtc="2026-06-30T03:40:00Z"/>
                <w:rFonts w:cs="Calibri"/>
                <w:color w:val="000000"/>
                <w:sz w:val="22"/>
                <w:szCs w:val="22"/>
              </w:rPr>
            </w:pPr>
            <w:del w:id="531" w:author="Khadijah Homolka" w:date="2026-06-29T20:40:00Z" w16du:dateUtc="2026-06-30T03:40:00Z">
              <w:r w:rsidRPr="000A30D3" w:rsidDel="003D10D9">
                <w:rPr>
                  <w:rFonts w:cs="Calibri"/>
                  <w:color w:val="000000"/>
                  <w:sz w:val="22"/>
                  <w:szCs w:val="22"/>
                </w:rPr>
                <w:delText>7</w:delText>
              </w:r>
            </w:del>
          </w:p>
        </w:tc>
        <w:tc>
          <w:tcPr>
            <w:tcW w:w="2180" w:type="dxa"/>
            <w:tcBorders>
              <w:top w:val="nil"/>
              <w:left w:val="nil"/>
              <w:bottom w:val="single" w:sz="4" w:space="0" w:color="auto"/>
              <w:right w:val="single" w:sz="4" w:space="0" w:color="auto"/>
            </w:tcBorders>
            <w:noWrap/>
            <w:vAlign w:val="bottom"/>
            <w:hideMark/>
          </w:tcPr>
          <w:p w14:paraId="3A797E07" w14:textId="0B408407" w:rsidR="00901BFF" w:rsidRPr="000A30D3" w:rsidDel="003D10D9" w:rsidRDefault="00901BFF" w:rsidP="00D35132">
            <w:pPr>
              <w:spacing w:before="0" w:after="0"/>
              <w:rPr>
                <w:del w:id="532" w:author="Khadijah Homolka" w:date="2026-06-29T20:40:00Z" w16du:dateUtc="2026-06-30T03:40:00Z"/>
                <w:rFonts w:cs="Calibri"/>
                <w:color w:val="000000"/>
                <w:sz w:val="22"/>
                <w:szCs w:val="22"/>
              </w:rPr>
            </w:pPr>
            <w:del w:id="533" w:author="Khadijah Homolka" w:date="2026-06-29T20:40:00Z" w16du:dateUtc="2026-06-30T03:40:00Z">
              <w:r w:rsidDel="003D10D9">
                <w:rPr>
                  <w:rFonts w:cs="Calibri"/>
                  <w:color w:val="000000"/>
                  <w:sz w:val="22"/>
                  <w:szCs w:val="22"/>
                </w:rPr>
                <w:delText>Partridge Bank</w:delText>
              </w:r>
            </w:del>
          </w:p>
        </w:tc>
        <w:tc>
          <w:tcPr>
            <w:tcW w:w="1440" w:type="dxa"/>
            <w:tcBorders>
              <w:top w:val="single" w:sz="4" w:space="0" w:color="auto"/>
              <w:bottom w:val="single" w:sz="4" w:space="0" w:color="auto"/>
              <w:right w:val="single" w:sz="4" w:space="0" w:color="auto"/>
            </w:tcBorders>
            <w:vAlign w:val="bottom"/>
          </w:tcPr>
          <w:p w14:paraId="61E4B78B" w14:textId="1FA4844B" w:rsidR="00901BFF" w:rsidRPr="000A30D3" w:rsidDel="003D10D9" w:rsidRDefault="00901BFF" w:rsidP="00D35132">
            <w:pPr>
              <w:spacing w:before="0" w:after="0"/>
              <w:rPr>
                <w:del w:id="534" w:author="Khadijah Homolka" w:date="2026-06-29T20:40:00Z" w16du:dateUtc="2026-06-30T03:40:00Z"/>
                <w:rFonts w:cs="Calibri"/>
                <w:color w:val="000000"/>
                <w:sz w:val="22"/>
                <w:szCs w:val="22"/>
              </w:rPr>
            </w:pPr>
            <w:del w:id="535" w:author="Khadijah Homolka" w:date="2026-06-29T20:40:00Z" w16du:dateUtc="2026-06-30T03:40:00Z">
              <w:r w:rsidDel="003D10D9">
                <w:rPr>
                  <w:rFonts w:cs="Calibri"/>
                  <w:color w:val="000000"/>
                  <w:sz w:val="22"/>
                  <w:szCs w:val="22"/>
                </w:rPr>
                <w:delText>P</w:delText>
              </w:r>
              <w:r w:rsidR="00641B84" w:rsidDel="003D10D9">
                <w:rPr>
                  <w:rFonts w:cs="Calibri"/>
                  <w:color w:val="000000"/>
                  <w:sz w:val="22"/>
                  <w:szCs w:val="22"/>
                </w:rPr>
                <w:delText>AB</w:delText>
              </w:r>
            </w:del>
          </w:p>
        </w:tc>
      </w:tr>
      <w:tr w:rsidR="00901BFF" w:rsidRPr="000A30D3" w:rsidDel="003D10D9" w14:paraId="23C4B35E" w14:textId="6795427D" w:rsidTr="00641B84">
        <w:trPr>
          <w:trHeight w:val="288"/>
          <w:del w:id="536" w:author="Khadijah Homolka" w:date="2026-06-29T20:40:00Z" w16du:dateUtc="2026-06-30T03:40:00Z"/>
        </w:trPr>
        <w:tc>
          <w:tcPr>
            <w:tcW w:w="965" w:type="dxa"/>
            <w:tcBorders>
              <w:top w:val="nil"/>
              <w:left w:val="single" w:sz="4" w:space="0" w:color="auto"/>
              <w:bottom w:val="single" w:sz="4" w:space="0" w:color="auto"/>
              <w:right w:val="single" w:sz="4" w:space="0" w:color="auto"/>
            </w:tcBorders>
            <w:noWrap/>
            <w:vAlign w:val="bottom"/>
            <w:hideMark/>
          </w:tcPr>
          <w:p w14:paraId="563DD2AF" w14:textId="30EF7A85" w:rsidR="00901BFF" w:rsidRPr="000A30D3" w:rsidDel="003D10D9" w:rsidRDefault="00901BFF" w:rsidP="00D35132">
            <w:pPr>
              <w:spacing w:before="0" w:after="0"/>
              <w:jc w:val="right"/>
              <w:rPr>
                <w:del w:id="537" w:author="Khadijah Homolka" w:date="2026-06-29T20:40:00Z" w16du:dateUtc="2026-06-30T03:40:00Z"/>
                <w:rFonts w:cs="Calibri"/>
                <w:color w:val="000000"/>
                <w:sz w:val="22"/>
                <w:szCs w:val="22"/>
              </w:rPr>
            </w:pPr>
            <w:del w:id="538" w:author="Khadijah Homolka" w:date="2026-06-29T20:40:00Z" w16du:dateUtc="2026-06-30T03:40:00Z">
              <w:r w:rsidRPr="000A30D3" w:rsidDel="003D10D9">
                <w:rPr>
                  <w:rFonts w:cs="Calibri"/>
                  <w:color w:val="000000"/>
                  <w:sz w:val="22"/>
                  <w:szCs w:val="22"/>
                </w:rPr>
                <w:delText>8</w:delText>
              </w:r>
            </w:del>
          </w:p>
        </w:tc>
        <w:tc>
          <w:tcPr>
            <w:tcW w:w="2180" w:type="dxa"/>
            <w:tcBorders>
              <w:top w:val="nil"/>
              <w:left w:val="nil"/>
              <w:bottom w:val="single" w:sz="4" w:space="0" w:color="auto"/>
              <w:right w:val="single" w:sz="4" w:space="0" w:color="auto"/>
            </w:tcBorders>
            <w:noWrap/>
            <w:vAlign w:val="bottom"/>
          </w:tcPr>
          <w:p w14:paraId="1CC874CB" w14:textId="10EFB749" w:rsidR="00901BFF" w:rsidRPr="000A30D3" w:rsidDel="003D10D9" w:rsidRDefault="00901BFF" w:rsidP="00D35132">
            <w:pPr>
              <w:spacing w:before="0" w:after="0"/>
              <w:rPr>
                <w:del w:id="539" w:author="Khadijah Homolka" w:date="2026-06-29T20:40:00Z" w16du:dateUtc="2026-06-30T03:40:00Z"/>
                <w:rFonts w:cs="Calibri"/>
                <w:color w:val="000000"/>
                <w:sz w:val="22"/>
                <w:szCs w:val="22"/>
              </w:rPr>
            </w:pPr>
            <w:del w:id="540" w:author="Khadijah Homolka" w:date="2026-06-29T20:40:00Z" w16du:dateUtc="2026-06-30T03:40:00Z">
              <w:r w:rsidDel="003D10D9">
                <w:rPr>
                  <w:rFonts w:cs="Calibri"/>
                  <w:color w:val="000000"/>
                  <w:sz w:val="22"/>
                  <w:szCs w:val="22"/>
                </w:rPr>
                <w:delText>Jefferson Head</w:delText>
              </w:r>
            </w:del>
          </w:p>
        </w:tc>
        <w:tc>
          <w:tcPr>
            <w:tcW w:w="1440" w:type="dxa"/>
            <w:tcBorders>
              <w:top w:val="single" w:sz="4" w:space="0" w:color="auto"/>
              <w:bottom w:val="single" w:sz="4" w:space="0" w:color="auto"/>
              <w:right w:val="single" w:sz="4" w:space="0" w:color="auto"/>
            </w:tcBorders>
            <w:vAlign w:val="bottom"/>
          </w:tcPr>
          <w:p w14:paraId="513554D4" w14:textId="1CC90A1A" w:rsidR="00901BFF" w:rsidRPr="000A30D3" w:rsidDel="003D10D9" w:rsidRDefault="00901BFF" w:rsidP="00D35132">
            <w:pPr>
              <w:spacing w:before="0" w:after="0"/>
              <w:rPr>
                <w:del w:id="541" w:author="Khadijah Homolka" w:date="2026-06-29T20:40:00Z" w16du:dateUtc="2026-06-30T03:40:00Z"/>
                <w:rFonts w:cs="Calibri"/>
                <w:color w:val="000000"/>
                <w:sz w:val="22"/>
                <w:szCs w:val="22"/>
              </w:rPr>
            </w:pPr>
            <w:del w:id="542" w:author="Khadijah Homolka" w:date="2026-06-29T20:40:00Z" w16du:dateUtc="2026-06-30T03:40:00Z">
              <w:r w:rsidDel="003D10D9">
                <w:rPr>
                  <w:rFonts w:cs="Calibri"/>
                  <w:color w:val="000000"/>
                  <w:sz w:val="22"/>
                  <w:szCs w:val="22"/>
                </w:rPr>
                <w:delText>J</w:delText>
              </w:r>
              <w:r w:rsidR="00641B84" w:rsidDel="003D10D9">
                <w:rPr>
                  <w:rFonts w:cs="Calibri"/>
                  <w:color w:val="000000"/>
                  <w:sz w:val="22"/>
                  <w:szCs w:val="22"/>
                </w:rPr>
                <w:delText>EH</w:delText>
              </w:r>
            </w:del>
          </w:p>
        </w:tc>
      </w:tr>
      <w:tr w:rsidR="00901BFF" w:rsidRPr="000A30D3" w14:paraId="5F01B33A" w14:textId="77777777" w:rsidTr="00641B84">
        <w:trPr>
          <w:trHeight w:val="288"/>
        </w:trPr>
        <w:tc>
          <w:tcPr>
            <w:tcW w:w="965" w:type="dxa"/>
            <w:tcBorders>
              <w:top w:val="nil"/>
              <w:left w:val="single" w:sz="4" w:space="0" w:color="auto"/>
              <w:bottom w:val="single" w:sz="4" w:space="0" w:color="auto"/>
              <w:right w:val="single" w:sz="4" w:space="0" w:color="auto"/>
            </w:tcBorders>
            <w:noWrap/>
            <w:vAlign w:val="bottom"/>
            <w:hideMark/>
          </w:tcPr>
          <w:p w14:paraId="4C21D2F2" w14:textId="482A7F3A" w:rsidR="00901BFF" w:rsidRPr="000A30D3" w:rsidRDefault="00901BFF" w:rsidP="00D35132">
            <w:pPr>
              <w:spacing w:before="0" w:after="0"/>
              <w:jc w:val="right"/>
              <w:rPr>
                <w:rFonts w:cs="Calibri"/>
                <w:color w:val="000000"/>
                <w:sz w:val="22"/>
                <w:szCs w:val="22"/>
              </w:rPr>
            </w:pPr>
            <w:del w:id="543" w:author="Khadijah Homolka" w:date="2026-06-29T20:42:00Z" w16du:dateUtc="2026-06-30T03:42:00Z">
              <w:r w:rsidRPr="000A30D3" w:rsidDel="003D10D9">
                <w:rPr>
                  <w:rFonts w:cs="Calibri"/>
                  <w:color w:val="000000"/>
                  <w:sz w:val="22"/>
                  <w:szCs w:val="22"/>
                </w:rPr>
                <w:delText>9</w:delText>
              </w:r>
            </w:del>
            <w:ins w:id="544" w:author="Khadijah Homolka" w:date="2026-06-29T20:42:00Z" w16du:dateUtc="2026-06-30T03:42:00Z">
              <w:r w:rsidR="003D10D9">
                <w:rPr>
                  <w:rFonts w:cs="Calibri"/>
                  <w:color w:val="000000"/>
                  <w:sz w:val="22"/>
                  <w:szCs w:val="22"/>
                </w:rPr>
                <w:t>5</w:t>
              </w:r>
            </w:ins>
          </w:p>
        </w:tc>
        <w:tc>
          <w:tcPr>
            <w:tcW w:w="2180" w:type="dxa"/>
            <w:tcBorders>
              <w:top w:val="nil"/>
              <w:left w:val="nil"/>
              <w:bottom w:val="single" w:sz="4" w:space="0" w:color="auto"/>
              <w:right w:val="single" w:sz="4" w:space="0" w:color="auto"/>
            </w:tcBorders>
            <w:noWrap/>
            <w:vAlign w:val="bottom"/>
          </w:tcPr>
          <w:p w14:paraId="48A677CA" w14:textId="77777777" w:rsidR="00901BFF" w:rsidRPr="000A30D3" w:rsidRDefault="00901BFF" w:rsidP="00D35132">
            <w:pPr>
              <w:spacing w:before="0" w:after="0"/>
              <w:rPr>
                <w:rFonts w:cs="Calibri"/>
                <w:color w:val="000000"/>
                <w:sz w:val="22"/>
                <w:szCs w:val="22"/>
              </w:rPr>
            </w:pPr>
            <w:r>
              <w:rPr>
                <w:rFonts w:cs="Calibri"/>
                <w:color w:val="000000"/>
                <w:sz w:val="22"/>
                <w:szCs w:val="22"/>
              </w:rPr>
              <w:t>Edmonds</w:t>
            </w:r>
          </w:p>
        </w:tc>
        <w:tc>
          <w:tcPr>
            <w:tcW w:w="1440" w:type="dxa"/>
            <w:tcBorders>
              <w:top w:val="single" w:sz="4" w:space="0" w:color="auto"/>
              <w:bottom w:val="single" w:sz="4" w:space="0" w:color="auto"/>
              <w:right w:val="single" w:sz="4" w:space="0" w:color="auto"/>
            </w:tcBorders>
            <w:vAlign w:val="bottom"/>
          </w:tcPr>
          <w:p w14:paraId="354E4D1C" w14:textId="60A771B8" w:rsidR="00901BFF" w:rsidRPr="000A30D3" w:rsidRDefault="00901BFF" w:rsidP="00D35132">
            <w:pPr>
              <w:spacing w:before="0" w:after="0"/>
              <w:rPr>
                <w:rFonts w:cs="Calibri"/>
                <w:color w:val="000000"/>
                <w:sz w:val="22"/>
                <w:szCs w:val="22"/>
              </w:rPr>
            </w:pPr>
            <w:r>
              <w:rPr>
                <w:rFonts w:cs="Calibri"/>
                <w:color w:val="000000"/>
                <w:sz w:val="22"/>
                <w:szCs w:val="22"/>
              </w:rPr>
              <w:t>E</w:t>
            </w:r>
            <w:r w:rsidR="00641B84">
              <w:rPr>
                <w:rFonts w:cs="Calibri"/>
                <w:color w:val="000000"/>
                <w:sz w:val="22"/>
                <w:szCs w:val="22"/>
              </w:rPr>
              <w:t>DM</w:t>
            </w:r>
          </w:p>
        </w:tc>
      </w:tr>
      <w:tr w:rsidR="00901BFF" w:rsidRPr="000A30D3" w14:paraId="73E4734F" w14:textId="77777777" w:rsidTr="00641B84">
        <w:trPr>
          <w:trHeight w:val="288"/>
        </w:trPr>
        <w:tc>
          <w:tcPr>
            <w:tcW w:w="965" w:type="dxa"/>
            <w:tcBorders>
              <w:top w:val="nil"/>
              <w:left w:val="single" w:sz="4" w:space="0" w:color="auto"/>
              <w:bottom w:val="single" w:sz="4" w:space="0" w:color="auto"/>
              <w:right w:val="single" w:sz="4" w:space="0" w:color="auto"/>
            </w:tcBorders>
            <w:noWrap/>
            <w:vAlign w:val="bottom"/>
            <w:hideMark/>
          </w:tcPr>
          <w:p w14:paraId="5F45ACA8" w14:textId="122047BC" w:rsidR="00901BFF" w:rsidRPr="000A30D3" w:rsidRDefault="00901BFF" w:rsidP="00D35132">
            <w:pPr>
              <w:spacing w:before="0" w:after="0"/>
              <w:jc w:val="right"/>
              <w:rPr>
                <w:rFonts w:cs="Calibri"/>
                <w:color w:val="000000"/>
                <w:sz w:val="22"/>
                <w:szCs w:val="22"/>
              </w:rPr>
            </w:pPr>
            <w:del w:id="545" w:author="Khadijah Homolka" w:date="2026-06-29T20:42:00Z" w16du:dateUtc="2026-06-30T03:42:00Z">
              <w:r w:rsidRPr="000A30D3" w:rsidDel="003D10D9">
                <w:rPr>
                  <w:rFonts w:cs="Calibri"/>
                  <w:color w:val="000000"/>
                  <w:sz w:val="22"/>
                  <w:szCs w:val="22"/>
                </w:rPr>
                <w:delText>10</w:delText>
              </w:r>
            </w:del>
            <w:ins w:id="546" w:author="Khadijah Homolka" w:date="2026-06-29T20:42:00Z" w16du:dateUtc="2026-06-30T03:42:00Z">
              <w:r w:rsidR="003D10D9">
                <w:rPr>
                  <w:rFonts w:cs="Calibri"/>
                  <w:color w:val="000000"/>
                  <w:sz w:val="22"/>
                  <w:szCs w:val="22"/>
                </w:rPr>
                <w:t>6</w:t>
              </w:r>
            </w:ins>
          </w:p>
        </w:tc>
        <w:tc>
          <w:tcPr>
            <w:tcW w:w="2180" w:type="dxa"/>
            <w:tcBorders>
              <w:top w:val="nil"/>
              <w:left w:val="nil"/>
              <w:bottom w:val="single" w:sz="4" w:space="0" w:color="auto"/>
              <w:right w:val="single" w:sz="4" w:space="0" w:color="auto"/>
            </w:tcBorders>
            <w:noWrap/>
            <w:vAlign w:val="bottom"/>
          </w:tcPr>
          <w:p w14:paraId="0EFD9B26" w14:textId="77777777" w:rsidR="00901BFF" w:rsidRPr="000A30D3" w:rsidRDefault="00901BFF" w:rsidP="00D35132">
            <w:pPr>
              <w:spacing w:before="0" w:after="0"/>
              <w:rPr>
                <w:rFonts w:cs="Calibri"/>
                <w:color w:val="000000"/>
                <w:sz w:val="22"/>
                <w:szCs w:val="22"/>
              </w:rPr>
            </w:pPr>
            <w:r>
              <w:rPr>
                <w:rFonts w:cs="Calibri"/>
                <w:color w:val="000000"/>
                <w:sz w:val="22"/>
                <w:szCs w:val="22"/>
              </w:rPr>
              <w:t>Magnolia</w:t>
            </w:r>
          </w:p>
        </w:tc>
        <w:tc>
          <w:tcPr>
            <w:tcW w:w="1440" w:type="dxa"/>
            <w:tcBorders>
              <w:top w:val="single" w:sz="4" w:space="0" w:color="auto"/>
              <w:bottom w:val="single" w:sz="4" w:space="0" w:color="auto"/>
              <w:right w:val="single" w:sz="4" w:space="0" w:color="auto"/>
            </w:tcBorders>
            <w:vAlign w:val="bottom"/>
          </w:tcPr>
          <w:p w14:paraId="3235CCC8" w14:textId="5CC0847C" w:rsidR="00901BFF" w:rsidRPr="000A30D3" w:rsidRDefault="00901BFF" w:rsidP="00D35132">
            <w:pPr>
              <w:spacing w:before="0" w:after="0"/>
              <w:rPr>
                <w:rFonts w:cs="Calibri"/>
                <w:color w:val="000000"/>
                <w:sz w:val="22"/>
                <w:szCs w:val="22"/>
              </w:rPr>
            </w:pPr>
            <w:r>
              <w:rPr>
                <w:rFonts w:cs="Calibri"/>
                <w:color w:val="000000"/>
                <w:sz w:val="22"/>
                <w:szCs w:val="22"/>
              </w:rPr>
              <w:t>M</w:t>
            </w:r>
            <w:r w:rsidR="00641B84">
              <w:rPr>
                <w:rFonts w:cs="Calibri"/>
                <w:color w:val="000000"/>
                <w:sz w:val="22"/>
                <w:szCs w:val="22"/>
              </w:rPr>
              <w:t>AG</w:t>
            </w:r>
          </w:p>
        </w:tc>
      </w:tr>
      <w:tr w:rsidR="00901BFF" w:rsidRPr="000A30D3" w:rsidDel="003D10D9" w14:paraId="603F2B29" w14:textId="68EF650F" w:rsidTr="00641B84">
        <w:trPr>
          <w:trHeight w:val="288"/>
          <w:del w:id="547" w:author="Khadijah Homolka" w:date="2026-06-29T20:40:00Z" w16du:dateUtc="2026-06-30T03:40:00Z"/>
        </w:trPr>
        <w:tc>
          <w:tcPr>
            <w:tcW w:w="965" w:type="dxa"/>
            <w:tcBorders>
              <w:top w:val="nil"/>
              <w:left w:val="single" w:sz="4" w:space="0" w:color="auto"/>
              <w:bottom w:val="single" w:sz="4" w:space="0" w:color="auto"/>
              <w:right w:val="single" w:sz="4" w:space="0" w:color="auto"/>
            </w:tcBorders>
            <w:noWrap/>
            <w:vAlign w:val="bottom"/>
            <w:hideMark/>
          </w:tcPr>
          <w:p w14:paraId="1E288F25" w14:textId="623DD27B" w:rsidR="00901BFF" w:rsidRPr="000A30D3" w:rsidDel="003D10D9" w:rsidRDefault="00901BFF" w:rsidP="00D35132">
            <w:pPr>
              <w:spacing w:before="0" w:after="0"/>
              <w:jc w:val="right"/>
              <w:rPr>
                <w:del w:id="548" w:author="Khadijah Homolka" w:date="2026-06-29T20:40:00Z" w16du:dateUtc="2026-06-30T03:40:00Z"/>
                <w:rFonts w:cs="Calibri"/>
                <w:color w:val="000000"/>
                <w:sz w:val="22"/>
                <w:szCs w:val="22"/>
              </w:rPr>
            </w:pPr>
            <w:del w:id="549" w:author="Khadijah Homolka" w:date="2026-06-29T20:40:00Z" w16du:dateUtc="2026-06-30T03:40:00Z">
              <w:r w:rsidRPr="000A30D3" w:rsidDel="003D10D9">
                <w:rPr>
                  <w:rFonts w:cs="Calibri"/>
                  <w:color w:val="000000"/>
                  <w:sz w:val="22"/>
                  <w:szCs w:val="22"/>
                </w:rPr>
                <w:delText>11</w:delText>
              </w:r>
            </w:del>
          </w:p>
        </w:tc>
        <w:tc>
          <w:tcPr>
            <w:tcW w:w="2180" w:type="dxa"/>
            <w:tcBorders>
              <w:top w:val="nil"/>
              <w:left w:val="nil"/>
              <w:bottom w:val="single" w:sz="4" w:space="0" w:color="auto"/>
              <w:right w:val="single" w:sz="4" w:space="0" w:color="auto"/>
            </w:tcBorders>
            <w:noWrap/>
            <w:vAlign w:val="bottom"/>
          </w:tcPr>
          <w:p w14:paraId="15083212" w14:textId="12990420" w:rsidR="00901BFF" w:rsidRPr="000A30D3" w:rsidDel="003D10D9" w:rsidRDefault="00901BFF" w:rsidP="00D35132">
            <w:pPr>
              <w:spacing w:before="0" w:after="0"/>
              <w:rPr>
                <w:del w:id="550" w:author="Khadijah Homolka" w:date="2026-06-29T20:40:00Z" w16du:dateUtc="2026-06-30T03:40:00Z"/>
                <w:rFonts w:cs="Calibri"/>
                <w:color w:val="000000"/>
                <w:sz w:val="22"/>
                <w:szCs w:val="22"/>
              </w:rPr>
            </w:pPr>
            <w:del w:id="551" w:author="Khadijah Homolka" w:date="2026-06-29T20:40:00Z" w16du:dateUtc="2026-06-30T03:40:00Z">
              <w:r w:rsidDel="003D10D9">
                <w:rPr>
                  <w:rFonts w:cs="Calibri"/>
                  <w:color w:val="000000"/>
                  <w:sz w:val="22"/>
                  <w:szCs w:val="22"/>
                </w:rPr>
                <w:delText>Lincoln Park</w:delText>
              </w:r>
            </w:del>
          </w:p>
        </w:tc>
        <w:tc>
          <w:tcPr>
            <w:tcW w:w="1440" w:type="dxa"/>
            <w:tcBorders>
              <w:top w:val="single" w:sz="4" w:space="0" w:color="auto"/>
              <w:bottom w:val="single" w:sz="4" w:space="0" w:color="auto"/>
              <w:right w:val="single" w:sz="4" w:space="0" w:color="auto"/>
            </w:tcBorders>
            <w:vAlign w:val="bottom"/>
          </w:tcPr>
          <w:p w14:paraId="767595C8" w14:textId="2F1F904B" w:rsidR="00901BFF" w:rsidRPr="000A30D3" w:rsidDel="003D10D9" w:rsidRDefault="00901BFF" w:rsidP="00D35132">
            <w:pPr>
              <w:spacing w:before="0" w:after="0"/>
              <w:rPr>
                <w:del w:id="552" w:author="Khadijah Homolka" w:date="2026-06-29T20:40:00Z" w16du:dateUtc="2026-06-30T03:40:00Z"/>
                <w:rFonts w:cs="Calibri"/>
                <w:color w:val="000000"/>
                <w:sz w:val="22"/>
                <w:szCs w:val="22"/>
              </w:rPr>
            </w:pPr>
            <w:del w:id="553" w:author="Khadijah Homolka" w:date="2026-06-29T20:40:00Z" w16du:dateUtc="2026-06-30T03:40:00Z">
              <w:r w:rsidDel="003D10D9">
                <w:rPr>
                  <w:rFonts w:cs="Calibri"/>
                  <w:color w:val="000000"/>
                  <w:sz w:val="22"/>
                  <w:szCs w:val="22"/>
                </w:rPr>
                <w:delText>L</w:delText>
              </w:r>
              <w:r w:rsidR="00641B84" w:rsidDel="003D10D9">
                <w:rPr>
                  <w:rFonts w:cs="Calibri"/>
                  <w:color w:val="000000"/>
                  <w:sz w:val="22"/>
                  <w:szCs w:val="22"/>
                </w:rPr>
                <w:delText>IP</w:delText>
              </w:r>
            </w:del>
          </w:p>
        </w:tc>
      </w:tr>
      <w:tr w:rsidR="00901BFF" w:rsidRPr="000A30D3" w:rsidDel="003D10D9" w14:paraId="7E603428" w14:textId="5A6EECB8" w:rsidTr="00641B84">
        <w:trPr>
          <w:trHeight w:val="288"/>
          <w:del w:id="554" w:author="Khadijah Homolka" w:date="2026-06-29T20:40:00Z" w16du:dateUtc="2026-06-30T03:40:00Z"/>
        </w:trPr>
        <w:tc>
          <w:tcPr>
            <w:tcW w:w="965" w:type="dxa"/>
            <w:tcBorders>
              <w:top w:val="nil"/>
              <w:left w:val="single" w:sz="4" w:space="0" w:color="auto"/>
              <w:bottom w:val="single" w:sz="4" w:space="0" w:color="auto"/>
              <w:right w:val="single" w:sz="4" w:space="0" w:color="auto"/>
            </w:tcBorders>
            <w:noWrap/>
            <w:vAlign w:val="bottom"/>
            <w:hideMark/>
          </w:tcPr>
          <w:p w14:paraId="7267AF44" w14:textId="2EE4901A" w:rsidR="00901BFF" w:rsidRPr="000A30D3" w:rsidDel="003D10D9" w:rsidRDefault="00901BFF" w:rsidP="00D35132">
            <w:pPr>
              <w:spacing w:before="0" w:after="0"/>
              <w:jc w:val="right"/>
              <w:rPr>
                <w:del w:id="555" w:author="Khadijah Homolka" w:date="2026-06-29T20:40:00Z" w16du:dateUtc="2026-06-30T03:40:00Z"/>
                <w:rFonts w:cs="Calibri"/>
                <w:color w:val="000000"/>
                <w:sz w:val="22"/>
                <w:szCs w:val="22"/>
              </w:rPr>
            </w:pPr>
            <w:del w:id="556" w:author="Khadijah Homolka" w:date="2026-06-29T20:40:00Z" w16du:dateUtc="2026-06-30T03:40:00Z">
              <w:r w:rsidRPr="000A30D3" w:rsidDel="003D10D9">
                <w:rPr>
                  <w:rFonts w:cs="Calibri"/>
                  <w:color w:val="000000"/>
                  <w:sz w:val="22"/>
                  <w:szCs w:val="22"/>
                </w:rPr>
                <w:delText>12</w:delText>
              </w:r>
            </w:del>
          </w:p>
        </w:tc>
        <w:tc>
          <w:tcPr>
            <w:tcW w:w="2180" w:type="dxa"/>
            <w:tcBorders>
              <w:top w:val="nil"/>
              <w:left w:val="nil"/>
              <w:bottom w:val="single" w:sz="4" w:space="0" w:color="auto"/>
              <w:right w:val="single" w:sz="4" w:space="0" w:color="auto"/>
            </w:tcBorders>
            <w:noWrap/>
            <w:vAlign w:val="bottom"/>
          </w:tcPr>
          <w:p w14:paraId="0EBBA8B6" w14:textId="690A9AB2" w:rsidR="00901BFF" w:rsidRPr="000A30D3" w:rsidDel="003D10D9" w:rsidRDefault="00901BFF" w:rsidP="00D35132">
            <w:pPr>
              <w:spacing w:before="0" w:after="0"/>
              <w:rPr>
                <w:del w:id="557" w:author="Khadijah Homolka" w:date="2026-06-29T20:40:00Z" w16du:dateUtc="2026-06-30T03:40:00Z"/>
                <w:rFonts w:cs="Calibri"/>
                <w:color w:val="000000"/>
                <w:sz w:val="22"/>
                <w:szCs w:val="22"/>
              </w:rPr>
            </w:pPr>
            <w:del w:id="558" w:author="Khadijah Homolka" w:date="2026-06-29T20:40:00Z" w16du:dateUtc="2026-06-30T03:40:00Z">
              <w:r w:rsidDel="003D10D9">
                <w:rPr>
                  <w:rFonts w:cs="Calibri"/>
                  <w:color w:val="000000"/>
                  <w:sz w:val="22"/>
                  <w:szCs w:val="22"/>
                </w:rPr>
                <w:delText>Northend Vashon</w:delText>
              </w:r>
            </w:del>
          </w:p>
        </w:tc>
        <w:tc>
          <w:tcPr>
            <w:tcW w:w="1440" w:type="dxa"/>
            <w:tcBorders>
              <w:top w:val="single" w:sz="4" w:space="0" w:color="auto"/>
              <w:bottom w:val="single" w:sz="4" w:space="0" w:color="auto"/>
              <w:right w:val="single" w:sz="4" w:space="0" w:color="auto"/>
            </w:tcBorders>
            <w:vAlign w:val="bottom"/>
          </w:tcPr>
          <w:p w14:paraId="5043FBE6" w14:textId="7CBC2F49" w:rsidR="00901BFF" w:rsidRPr="000A30D3" w:rsidDel="003D10D9" w:rsidRDefault="00901BFF" w:rsidP="00D35132">
            <w:pPr>
              <w:spacing w:before="0" w:after="0"/>
              <w:rPr>
                <w:del w:id="559" w:author="Khadijah Homolka" w:date="2026-06-29T20:40:00Z" w16du:dateUtc="2026-06-30T03:40:00Z"/>
                <w:rFonts w:cs="Calibri"/>
                <w:color w:val="000000"/>
                <w:sz w:val="22"/>
                <w:szCs w:val="22"/>
              </w:rPr>
            </w:pPr>
            <w:del w:id="560" w:author="Khadijah Homolka" w:date="2026-06-29T20:40:00Z" w16du:dateUtc="2026-06-30T03:40:00Z">
              <w:r w:rsidDel="003D10D9">
                <w:rPr>
                  <w:rFonts w:cs="Calibri"/>
                  <w:color w:val="000000"/>
                  <w:sz w:val="22"/>
                  <w:szCs w:val="22"/>
                </w:rPr>
                <w:delText>N</w:delText>
              </w:r>
              <w:r w:rsidR="00641B84" w:rsidDel="003D10D9">
                <w:rPr>
                  <w:rFonts w:cs="Calibri"/>
                  <w:color w:val="000000"/>
                  <w:sz w:val="22"/>
                  <w:szCs w:val="22"/>
                </w:rPr>
                <w:delText>OV</w:delText>
              </w:r>
            </w:del>
          </w:p>
        </w:tc>
      </w:tr>
      <w:tr w:rsidR="00901BFF" w:rsidRPr="000A30D3" w:rsidDel="003D10D9" w14:paraId="3D2D7F22" w14:textId="7A8A7734" w:rsidTr="00641B84">
        <w:trPr>
          <w:trHeight w:val="288"/>
          <w:del w:id="561" w:author="Khadijah Homolka" w:date="2026-06-29T20:40:00Z" w16du:dateUtc="2026-06-30T03:40:00Z"/>
        </w:trPr>
        <w:tc>
          <w:tcPr>
            <w:tcW w:w="965" w:type="dxa"/>
            <w:tcBorders>
              <w:top w:val="nil"/>
              <w:left w:val="single" w:sz="4" w:space="0" w:color="auto"/>
              <w:bottom w:val="single" w:sz="4" w:space="0" w:color="auto"/>
              <w:right w:val="single" w:sz="4" w:space="0" w:color="auto"/>
            </w:tcBorders>
            <w:noWrap/>
            <w:vAlign w:val="bottom"/>
            <w:hideMark/>
          </w:tcPr>
          <w:p w14:paraId="4BBDD3BF" w14:textId="725411B1" w:rsidR="00901BFF" w:rsidRPr="000A30D3" w:rsidDel="003D10D9" w:rsidRDefault="00901BFF" w:rsidP="00D35132">
            <w:pPr>
              <w:spacing w:before="0" w:after="0"/>
              <w:jc w:val="right"/>
              <w:rPr>
                <w:del w:id="562" w:author="Khadijah Homolka" w:date="2026-06-29T20:40:00Z" w16du:dateUtc="2026-06-30T03:40:00Z"/>
                <w:rFonts w:cs="Calibri"/>
                <w:color w:val="000000"/>
                <w:sz w:val="22"/>
                <w:szCs w:val="22"/>
              </w:rPr>
            </w:pPr>
            <w:del w:id="563" w:author="Khadijah Homolka" w:date="2026-06-29T20:40:00Z" w16du:dateUtc="2026-06-30T03:40:00Z">
              <w:r w:rsidRPr="000A30D3" w:rsidDel="003D10D9">
                <w:rPr>
                  <w:rFonts w:cs="Calibri"/>
                  <w:color w:val="000000"/>
                  <w:sz w:val="22"/>
                  <w:szCs w:val="22"/>
                </w:rPr>
                <w:delText>13</w:delText>
              </w:r>
            </w:del>
          </w:p>
        </w:tc>
        <w:tc>
          <w:tcPr>
            <w:tcW w:w="2180" w:type="dxa"/>
            <w:tcBorders>
              <w:top w:val="nil"/>
              <w:left w:val="nil"/>
              <w:bottom w:val="single" w:sz="4" w:space="0" w:color="auto"/>
              <w:right w:val="single" w:sz="4" w:space="0" w:color="auto"/>
            </w:tcBorders>
            <w:noWrap/>
            <w:vAlign w:val="bottom"/>
          </w:tcPr>
          <w:p w14:paraId="4C7131E9" w14:textId="58338186" w:rsidR="00901BFF" w:rsidRPr="000A30D3" w:rsidDel="003D10D9" w:rsidRDefault="00901BFF" w:rsidP="00D35132">
            <w:pPr>
              <w:spacing w:before="0" w:after="0"/>
              <w:rPr>
                <w:del w:id="564" w:author="Khadijah Homolka" w:date="2026-06-29T20:40:00Z" w16du:dateUtc="2026-06-30T03:40:00Z"/>
                <w:rFonts w:cs="Calibri"/>
                <w:color w:val="000000"/>
                <w:sz w:val="22"/>
                <w:szCs w:val="22"/>
              </w:rPr>
            </w:pPr>
            <w:del w:id="565" w:author="Khadijah Homolka" w:date="2026-06-29T20:40:00Z" w16du:dateUtc="2026-06-30T03:40:00Z">
              <w:r w:rsidDel="003D10D9">
                <w:rPr>
                  <w:rFonts w:cs="Calibri"/>
                  <w:color w:val="000000"/>
                  <w:sz w:val="22"/>
                  <w:szCs w:val="22"/>
                </w:rPr>
                <w:delText>Glen Acres</w:delText>
              </w:r>
            </w:del>
          </w:p>
        </w:tc>
        <w:tc>
          <w:tcPr>
            <w:tcW w:w="1440" w:type="dxa"/>
            <w:tcBorders>
              <w:top w:val="single" w:sz="4" w:space="0" w:color="auto"/>
              <w:bottom w:val="single" w:sz="4" w:space="0" w:color="auto"/>
              <w:right w:val="single" w:sz="4" w:space="0" w:color="auto"/>
            </w:tcBorders>
            <w:vAlign w:val="bottom"/>
          </w:tcPr>
          <w:p w14:paraId="2D948439" w14:textId="04318365" w:rsidR="00901BFF" w:rsidRPr="000A30D3" w:rsidDel="003D10D9" w:rsidRDefault="00901BFF" w:rsidP="00D35132">
            <w:pPr>
              <w:spacing w:before="0" w:after="0"/>
              <w:rPr>
                <w:del w:id="566" w:author="Khadijah Homolka" w:date="2026-06-29T20:40:00Z" w16du:dateUtc="2026-06-30T03:40:00Z"/>
                <w:rFonts w:cs="Calibri"/>
                <w:color w:val="000000"/>
                <w:sz w:val="22"/>
                <w:szCs w:val="22"/>
              </w:rPr>
            </w:pPr>
            <w:del w:id="567" w:author="Khadijah Homolka" w:date="2026-06-29T20:40:00Z" w16du:dateUtc="2026-06-30T03:40:00Z">
              <w:r w:rsidDel="003D10D9">
                <w:rPr>
                  <w:rFonts w:cs="Calibri"/>
                  <w:color w:val="000000"/>
                  <w:sz w:val="22"/>
                  <w:szCs w:val="22"/>
                </w:rPr>
                <w:delText>G</w:delText>
              </w:r>
              <w:r w:rsidR="00641B84" w:rsidDel="003D10D9">
                <w:rPr>
                  <w:rFonts w:cs="Calibri"/>
                  <w:color w:val="000000"/>
                  <w:sz w:val="22"/>
                  <w:szCs w:val="22"/>
                </w:rPr>
                <w:delText>LA</w:delText>
              </w:r>
            </w:del>
          </w:p>
        </w:tc>
      </w:tr>
      <w:tr w:rsidR="00901BFF" w:rsidRPr="000A30D3" w:rsidDel="003D10D9" w14:paraId="54669E13" w14:textId="6D531F1F" w:rsidTr="00641B84">
        <w:trPr>
          <w:trHeight w:val="288"/>
          <w:del w:id="568" w:author="Khadijah Homolka" w:date="2026-06-29T20:40:00Z" w16du:dateUtc="2026-06-30T03:40:00Z"/>
        </w:trPr>
        <w:tc>
          <w:tcPr>
            <w:tcW w:w="965" w:type="dxa"/>
            <w:tcBorders>
              <w:top w:val="nil"/>
              <w:left w:val="single" w:sz="4" w:space="0" w:color="auto"/>
              <w:bottom w:val="single" w:sz="4" w:space="0" w:color="auto"/>
              <w:right w:val="single" w:sz="4" w:space="0" w:color="auto"/>
            </w:tcBorders>
            <w:noWrap/>
            <w:vAlign w:val="bottom"/>
            <w:hideMark/>
          </w:tcPr>
          <w:p w14:paraId="1573109F" w14:textId="3EFBA31A" w:rsidR="00901BFF" w:rsidRPr="000A30D3" w:rsidDel="003D10D9" w:rsidRDefault="00901BFF" w:rsidP="00D35132">
            <w:pPr>
              <w:spacing w:before="0" w:after="0"/>
              <w:jc w:val="right"/>
              <w:rPr>
                <w:del w:id="569" w:author="Khadijah Homolka" w:date="2026-06-29T20:40:00Z" w16du:dateUtc="2026-06-30T03:40:00Z"/>
                <w:rFonts w:cs="Calibri"/>
                <w:color w:val="000000"/>
                <w:sz w:val="22"/>
                <w:szCs w:val="22"/>
              </w:rPr>
            </w:pPr>
            <w:del w:id="570" w:author="Khadijah Homolka" w:date="2026-06-29T20:40:00Z" w16du:dateUtc="2026-06-30T03:40:00Z">
              <w:r w:rsidRPr="000A30D3" w:rsidDel="003D10D9">
                <w:rPr>
                  <w:rFonts w:cs="Calibri"/>
                  <w:color w:val="000000"/>
                  <w:sz w:val="22"/>
                  <w:szCs w:val="22"/>
                </w:rPr>
                <w:delText>14</w:delText>
              </w:r>
            </w:del>
          </w:p>
        </w:tc>
        <w:tc>
          <w:tcPr>
            <w:tcW w:w="2180" w:type="dxa"/>
            <w:tcBorders>
              <w:top w:val="nil"/>
              <w:left w:val="nil"/>
              <w:bottom w:val="single" w:sz="4" w:space="0" w:color="auto"/>
              <w:right w:val="single" w:sz="4" w:space="0" w:color="auto"/>
            </w:tcBorders>
            <w:noWrap/>
            <w:vAlign w:val="bottom"/>
          </w:tcPr>
          <w:p w14:paraId="7A51725C" w14:textId="156AC17C" w:rsidR="00901BFF" w:rsidRPr="000A30D3" w:rsidDel="003D10D9" w:rsidRDefault="00901BFF" w:rsidP="00D35132">
            <w:pPr>
              <w:spacing w:before="0" w:after="0"/>
              <w:rPr>
                <w:del w:id="571" w:author="Khadijah Homolka" w:date="2026-06-29T20:40:00Z" w16du:dateUtc="2026-06-30T03:40:00Z"/>
                <w:rFonts w:cs="Calibri"/>
                <w:color w:val="000000"/>
                <w:sz w:val="22"/>
                <w:szCs w:val="22"/>
              </w:rPr>
            </w:pPr>
            <w:del w:id="572" w:author="Khadijah Homolka" w:date="2026-06-29T20:40:00Z" w16du:dateUtc="2026-06-30T03:40:00Z">
              <w:r w:rsidDel="003D10D9">
                <w:rPr>
                  <w:rFonts w:cs="Calibri"/>
                  <w:color w:val="000000"/>
                  <w:sz w:val="22"/>
                  <w:szCs w:val="22"/>
                </w:rPr>
                <w:delText>Dalco</w:delText>
              </w:r>
              <w:r w:rsidRPr="000A30D3" w:rsidDel="003D10D9">
                <w:rPr>
                  <w:rFonts w:cs="Calibri"/>
                  <w:color w:val="000000"/>
                  <w:sz w:val="22"/>
                  <w:szCs w:val="22"/>
                </w:rPr>
                <w:delText xml:space="preserve"> </w:delText>
              </w:r>
            </w:del>
          </w:p>
        </w:tc>
        <w:tc>
          <w:tcPr>
            <w:tcW w:w="1440" w:type="dxa"/>
            <w:tcBorders>
              <w:top w:val="single" w:sz="4" w:space="0" w:color="auto"/>
              <w:bottom w:val="single" w:sz="4" w:space="0" w:color="auto"/>
              <w:right w:val="single" w:sz="4" w:space="0" w:color="auto"/>
            </w:tcBorders>
            <w:vAlign w:val="bottom"/>
          </w:tcPr>
          <w:p w14:paraId="219D2205" w14:textId="258152D3" w:rsidR="00901BFF" w:rsidRPr="000A30D3" w:rsidDel="003D10D9" w:rsidRDefault="00901BFF" w:rsidP="00D35132">
            <w:pPr>
              <w:spacing w:before="0" w:after="0"/>
              <w:rPr>
                <w:del w:id="573" w:author="Khadijah Homolka" w:date="2026-06-29T20:40:00Z" w16du:dateUtc="2026-06-30T03:40:00Z"/>
                <w:rFonts w:cs="Calibri"/>
                <w:color w:val="000000"/>
                <w:sz w:val="22"/>
                <w:szCs w:val="22"/>
              </w:rPr>
            </w:pPr>
            <w:del w:id="574" w:author="Khadijah Homolka" w:date="2026-06-29T20:40:00Z" w16du:dateUtc="2026-06-30T03:40:00Z">
              <w:r w:rsidDel="003D10D9">
                <w:rPr>
                  <w:rFonts w:cs="Calibri"/>
                  <w:color w:val="000000"/>
                  <w:sz w:val="22"/>
                  <w:szCs w:val="22"/>
                </w:rPr>
                <w:delText>D</w:delText>
              </w:r>
              <w:r w:rsidR="00641B84" w:rsidDel="003D10D9">
                <w:rPr>
                  <w:rFonts w:cs="Calibri"/>
                  <w:color w:val="000000"/>
                  <w:sz w:val="22"/>
                  <w:szCs w:val="22"/>
                </w:rPr>
                <w:delText>AL</w:delText>
              </w:r>
            </w:del>
          </w:p>
        </w:tc>
      </w:tr>
      <w:tr w:rsidR="00901BFF" w:rsidRPr="000A30D3" w14:paraId="16EF2649" w14:textId="77777777" w:rsidTr="00641B84">
        <w:trPr>
          <w:trHeight w:val="288"/>
        </w:trPr>
        <w:tc>
          <w:tcPr>
            <w:tcW w:w="965" w:type="dxa"/>
            <w:tcBorders>
              <w:top w:val="nil"/>
              <w:left w:val="single" w:sz="4" w:space="0" w:color="auto"/>
              <w:bottom w:val="single" w:sz="4" w:space="0" w:color="auto"/>
              <w:right w:val="single" w:sz="4" w:space="0" w:color="auto"/>
            </w:tcBorders>
            <w:noWrap/>
            <w:vAlign w:val="bottom"/>
            <w:hideMark/>
          </w:tcPr>
          <w:p w14:paraId="7FCB209B" w14:textId="16DDC342" w:rsidR="00901BFF" w:rsidRPr="000A30D3" w:rsidRDefault="00901BFF" w:rsidP="00D35132">
            <w:pPr>
              <w:spacing w:before="0" w:after="0"/>
              <w:jc w:val="right"/>
              <w:rPr>
                <w:rFonts w:cs="Calibri"/>
                <w:color w:val="000000"/>
                <w:sz w:val="22"/>
                <w:szCs w:val="22"/>
              </w:rPr>
            </w:pPr>
            <w:del w:id="575" w:author="Khadijah Homolka" w:date="2026-06-29T20:42:00Z" w16du:dateUtc="2026-06-30T03:42:00Z">
              <w:r w:rsidRPr="000A30D3" w:rsidDel="003D10D9">
                <w:rPr>
                  <w:rFonts w:cs="Calibri"/>
                  <w:color w:val="000000"/>
                  <w:sz w:val="22"/>
                  <w:szCs w:val="22"/>
                </w:rPr>
                <w:delText>15</w:delText>
              </w:r>
            </w:del>
            <w:ins w:id="576" w:author="Khadijah Homolka" w:date="2026-06-29T20:42:00Z" w16du:dateUtc="2026-06-30T03:42:00Z">
              <w:r w:rsidR="003D10D9">
                <w:rPr>
                  <w:rFonts w:cs="Calibri"/>
                  <w:color w:val="000000"/>
                  <w:sz w:val="22"/>
                  <w:szCs w:val="22"/>
                </w:rPr>
                <w:t>7</w:t>
              </w:r>
            </w:ins>
          </w:p>
        </w:tc>
        <w:tc>
          <w:tcPr>
            <w:tcW w:w="2180" w:type="dxa"/>
            <w:tcBorders>
              <w:top w:val="nil"/>
              <w:left w:val="nil"/>
              <w:bottom w:val="single" w:sz="4" w:space="0" w:color="auto"/>
              <w:right w:val="single" w:sz="4" w:space="0" w:color="auto"/>
            </w:tcBorders>
            <w:noWrap/>
            <w:vAlign w:val="bottom"/>
          </w:tcPr>
          <w:p w14:paraId="2EAED51E" w14:textId="77777777" w:rsidR="00901BFF" w:rsidRPr="000A30D3" w:rsidRDefault="00901BFF" w:rsidP="00D35132">
            <w:pPr>
              <w:spacing w:before="0" w:after="0"/>
              <w:rPr>
                <w:rFonts w:cs="Calibri"/>
                <w:color w:val="000000"/>
                <w:sz w:val="22"/>
                <w:szCs w:val="22"/>
              </w:rPr>
            </w:pPr>
            <w:r>
              <w:rPr>
                <w:rFonts w:cs="Calibri"/>
                <w:color w:val="000000"/>
                <w:sz w:val="22"/>
                <w:szCs w:val="22"/>
              </w:rPr>
              <w:t>Salmon Beach</w:t>
            </w:r>
          </w:p>
        </w:tc>
        <w:tc>
          <w:tcPr>
            <w:tcW w:w="1440" w:type="dxa"/>
            <w:tcBorders>
              <w:top w:val="single" w:sz="4" w:space="0" w:color="auto"/>
              <w:bottom w:val="single" w:sz="4" w:space="0" w:color="auto"/>
              <w:right w:val="single" w:sz="4" w:space="0" w:color="auto"/>
            </w:tcBorders>
            <w:vAlign w:val="bottom"/>
          </w:tcPr>
          <w:p w14:paraId="0432AEA7" w14:textId="4334ECB0" w:rsidR="00901BFF" w:rsidRPr="000A30D3" w:rsidRDefault="00641B84" w:rsidP="00D35132">
            <w:pPr>
              <w:spacing w:before="0" w:after="0"/>
              <w:rPr>
                <w:rFonts w:cs="Calibri"/>
                <w:color w:val="000000"/>
                <w:sz w:val="22"/>
                <w:szCs w:val="22"/>
              </w:rPr>
            </w:pPr>
            <w:r>
              <w:rPr>
                <w:rFonts w:cs="Calibri"/>
                <w:color w:val="000000"/>
                <w:sz w:val="22"/>
                <w:szCs w:val="22"/>
              </w:rPr>
              <w:t>SAL</w:t>
            </w:r>
          </w:p>
        </w:tc>
      </w:tr>
      <w:tr w:rsidR="00901BFF" w:rsidRPr="000A30D3" w:rsidDel="003D10D9" w14:paraId="7BF80799" w14:textId="0DB78106" w:rsidTr="00641B84">
        <w:trPr>
          <w:trHeight w:val="288"/>
          <w:del w:id="577" w:author="Khadijah Homolka" w:date="2026-06-29T20:40:00Z" w16du:dateUtc="2026-06-30T03:40:00Z"/>
        </w:trPr>
        <w:tc>
          <w:tcPr>
            <w:tcW w:w="965" w:type="dxa"/>
            <w:tcBorders>
              <w:top w:val="nil"/>
              <w:left w:val="single" w:sz="4" w:space="0" w:color="auto"/>
              <w:bottom w:val="single" w:sz="4" w:space="0" w:color="auto"/>
              <w:right w:val="single" w:sz="4" w:space="0" w:color="auto"/>
            </w:tcBorders>
            <w:noWrap/>
            <w:vAlign w:val="bottom"/>
            <w:hideMark/>
          </w:tcPr>
          <w:p w14:paraId="6F9C7A62" w14:textId="2E8609E5" w:rsidR="00901BFF" w:rsidRPr="000A30D3" w:rsidDel="003D10D9" w:rsidRDefault="00901BFF" w:rsidP="00D35132">
            <w:pPr>
              <w:spacing w:before="0" w:after="0"/>
              <w:jc w:val="right"/>
              <w:rPr>
                <w:del w:id="578" w:author="Khadijah Homolka" w:date="2026-06-29T20:40:00Z" w16du:dateUtc="2026-06-30T03:40:00Z"/>
                <w:rFonts w:cs="Calibri"/>
                <w:color w:val="000000"/>
                <w:sz w:val="22"/>
                <w:szCs w:val="22"/>
              </w:rPr>
            </w:pPr>
            <w:del w:id="579" w:author="Khadijah Homolka" w:date="2026-06-29T20:40:00Z" w16du:dateUtc="2026-06-30T03:40:00Z">
              <w:r w:rsidRPr="000A30D3" w:rsidDel="003D10D9">
                <w:rPr>
                  <w:rFonts w:cs="Calibri"/>
                  <w:color w:val="000000"/>
                  <w:sz w:val="22"/>
                  <w:szCs w:val="22"/>
                </w:rPr>
                <w:delText>16</w:delText>
              </w:r>
            </w:del>
          </w:p>
        </w:tc>
        <w:tc>
          <w:tcPr>
            <w:tcW w:w="2180" w:type="dxa"/>
            <w:tcBorders>
              <w:top w:val="nil"/>
              <w:left w:val="nil"/>
              <w:bottom w:val="single" w:sz="4" w:space="0" w:color="auto"/>
              <w:right w:val="single" w:sz="4" w:space="0" w:color="auto"/>
            </w:tcBorders>
            <w:noWrap/>
            <w:vAlign w:val="bottom"/>
          </w:tcPr>
          <w:p w14:paraId="611006D3" w14:textId="2D6C407A" w:rsidR="00901BFF" w:rsidRPr="000A30D3" w:rsidDel="003D10D9" w:rsidRDefault="00901BFF" w:rsidP="00D35132">
            <w:pPr>
              <w:spacing w:before="0" w:after="0"/>
              <w:rPr>
                <w:del w:id="580" w:author="Khadijah Homolka" w:date="2026-06-29T20:40:00Z" w16du:dateUtc="2026-06-30T03:40:00Z"/>
                <w:rFonts w:cs="Calibri"/>
                <w:color w:val="000000"/>
                <w:sz w:val="22"/>
                <w:szCs w:val="22"/>
              </w:rPr>
            </w:pPr>
            <w:del w:id="581" w:author="Khadijah Homolka" w:date="2026-06-29T20:40:00Z" w16du:dateUtc="2026-06-30T03:40:00Z">
              <w:r w:rsidDel="003D10D9">
                <w:rPr>
                  <w:rFonts w:cs="Calibri"/>
                  <w:color w:val="000000"/>
                  <w:sz w:val="22"/>
                  <w:szCs w:val="22"/>
                </w:rPr>
                <w:delText>Fox Island</w:delText>
              </w:r>
            </w:del>
          </w:p>
        </w:tc>
        <w:tc>
          <w:tcPr>
            <w:tcW w:w="1440" w:type="dxa"/>
            <w:tcBorders>
              <w:top w:val="single" w:sz="4" w:space="0" w:color="auto"/>
              <w:bottom w:val="single" w:sz="4" w:space="0" w:color="auto"/>
              <w:right w:val="single" w:sz="4" w:space="0" w:color="auto"/>
            </w:tcBorders>
            <w:vAlign w:val="bottom"/>
          </w:tcPr>
          <w:p w14:paraId="3EE2A4D8" w14:textId="2E0B9748" w:rsidR="00901BFF" w:rsidRPr="00641B84" w:rsidDel="003D10D9" w:rsidRDefault="00AB0B63" w:rsidP="00D35132">
            <w:pPr>
              <w:spacing w:before="0" w:after="0"/>
              <w:rPr>
                <w:del w:id="582" w:author="Khadijah Homolka" w:date="2026-06-29T20:40:00Z" w16du:dateUtc="2026-06-30T03:40:00Z"/>
                <w:rFonts w:cs="Calibri"/>
                <w:color w:val="000000"/>
                <w:sz w:val="22"/>
                <w:szCs w:val="22"/>
              </w:rPr>
            </w:pPr>
            <w:del w:id="583" w:author="Khadijah Homolka" w:date="2026-06-29T20:40:00Z" w16du:dateUtc="2026-06-30T03:40:00Z">
              <w:r w:rsidDel="003D10D9">
                <w:rPr>
                  <w:rFonts w:cs="Calibri"/>
                  <w:color w:val="000000"/>
                  <w:sz w:val="22"/>
                  <w:szCs w:val="22"/>
                </w:rPr>
                <w:delText>F</w:delText>
              </w:r>
              <w:r w:rsidR="00641B84" w:rsidDel="003D10D9">
                <w:rPr>
                  <w:rFonts w:cs="Calibri"/>
                  <w:color w:val="000000"/>
                  <w:sz w:val="22"/>
                  <w:szCs w:val="22"/>
                </w:rPr>
                <w:delText>OX</w:delText>
              </w:r>
            </w:del>
          </w:p>
        </w:tc>
      </w:tr>
    </w:tbl>
    <w:p w14:paraId="5E9933CB" w14:textId="53085C60" w:rsidR="0004214A" w:rsidRPr="00F76AAD" w:rsidRDefault="0004214A" w:rsidP="006B68DA">
      <w:pPr>
        <w:pStyle w:val="BodyText1"/>
      </w:pPr>
    </w:p>
    <w:p w14:paraId="338C19F6" w14:textId="287C8B88" w:rsidR="002C4E1F" w:rsidRPr="00F76AAD" w:rsidRDefault="00A543A9" w:rsidP="008317B6">
      <w:pPr>
        <w:pStyle w:val="Heading3"/>
      </w:pPr>
      <w:bookmarkStart w:id="584" w:name="_Toc30162563"/>
      <w:bookmarkStart w:id="585" w:name="_Toc226028818"/>
      <w:r>
        <w:lastRenderedPageBreak/>
        <w:t>8.6</w:t>
      </w:r>
      <w:r>
        <w:tab/>
      </w:r>
      <w:r w:rsidRPr="00641B84">
        <w:t xml:space="preserve">Chain of </w:t>
      </w:r>
      <w:r w:rsidR="002C4E1F" w:rsidRPr="00641B84">
        <w:t>custody</w:t>
      </w:r>
      <w:bookmarkEnd w:id="584"/>
      <w:bookmarkEnd w:id="585"/>
    </w:p>
    <w:p w14:paraId="71ACED42" w14:textId="77777777" w:rsidR="0077439E" w:rsidRPr="00641B84" w:rsidRDefault="0077439E" w:rsidP="0077439E">
      <w:pPr>
        <w:pStyle w:val="font-claude-response-body"/>
        <w:rPr>
          <w:rFonts w:asciiTheme="minorHAnsi" w:hAnsiTheme="minorHAnsi" w:cstheme="minorHAnsi"/>
        </w:rPr>
      </w:pPr>
      <w:r w:rsidRPr="00641B84">
        <w:rPr>
          <w:rFonts w:asciiTheme="minorHAnsi" w:hAnsiTheme="minorHAnsi" w:cstheme="minorHAnsi"/>
        </w:rPr>
        <w:t>Chain of custody (COC) procedures will be followed for all eDNA samples from the time of collection through receipt and processing at the third-party laboratory. COC documentation ensures sample integrity and provides a verifiable record of sample handling, transfer, and storage.</w:t>
      </w:r>
    </w:p>
    <w:p w14:paraId="1216E85A" w14:textId="77777777" w:rsidR="0077439E" w:rsidRPr="00641B84" w:rsidRDefault="0077439E" w:rsidP="0077439E">
      <w:pPr>
        <w:pStyle w:val="font-claude-response-body"/>
        <w:rPr>
          <w:rFonts w:asciiTheme="minorHAnsi" w:hAnsiTheme="minorHAnsi" w:cstheme="minorHAnsi"/>
        </w:rPr>
      </w:pPr>
      <w:r w:rsidRPr="00641B84">
        <w:rPr>
          <w:rStyle w:val="Strong"/>
          <w:rFonts w:asciiTheme="minorHAnsi" w:hAnsiTheme="minorHAnsi" w:cstheme="minorHAnsi"/>
        </w:rPr>
        <w:t>Field procedures:</w:t>
      </w:r>
      <w:r w:rsidRPr="00641B84">
        <w:rPr>
          <w:rFonts w:asciiTheme="minorHAnsi" w:hAnsiTheme="minorHAnsi" w:cstheme="minorHAnsi"/>
        </w:rPr>
        <w:t xml:space="preserve"> At the time of collection, the collector will complete a COC form for each sampling event recording the following information:</w:t>
      </w:r>
    </w:p>
    <w:p w14:paraId="13DC836A" w14:textId="77777777" w:rsidR="0077439E" w:rsidRPr="00641B84" w:rsidRDefault="0077439E" w:rsidP="0077439E">
      <w:pPr>
        <w:pStyle w:val="whitespace-normal"/>
        <w:numPr>
          <w:ilvl w:val="0"/>
          <w:numId w:val="28"/>
        </w:numPr>
        <w:rPr>
          <w:rFonts w:asciiTheme="minorHAnsi" w:hAnsiTheme="minorHAnsi" w:cstheme="minorHAnsi"/>
        </w:rPr>
      </w:pPr>
      <w:r w:rsidRPr="00641B84">
        <w:rPr>
          <w:rFonts w:asciiTheme="minorHAnsi" w:hAnsiTheme="minorHAnsi" w:cstheme="minorHAnsi"/>
        </w:rPr>
        <w:t>Sample ID (per Section 8.5 naming convention)</w:t>
      </w:r>
    </w:p>
    <w:p w14:paraId="0DAA2E43" w14:textId="79AF9A46" w:rsidR="0077439E" w:rsidRPr="00641B84" w:rsidRDefault="0077439E" w:rsidP="0077439E">
      <w:pPr>
        <w:pStyle w:val="whitespace-normal"/>
        <w:numPr>
          <w:ilvl w:val="0"/>
          <w:numId w:val="28"/>
        </w:numPr>
        <w:rPr>
          <w:rFonts w:asciiTheme="minorHAnsi" w:hAnsiTheme="minorHAnsi" w:cstheme="minorHAnsi"/>
        </w:rPr>
      </w:pPr>
      <w:r w:rsidRPr="00641B84">
        <w:rPr>
          <w:rFonts w:asciiTheme="minorHAnsi" w:hAnsiTheme="minorHAnsi" w:cstheme="minorHAnsi"/>
        </w:rPr>
        <w:t>Site name</w:t>
      </w:r>
      <w:r w:rsidR="002C4630" w:rsidRPr="00641B84">
        <w:rPr>
          <w:rFonts w:asciiTheme="minorHAnsi" w:hAnsiTheme="minorHAnsi" w:cstheme="minorHAnsi"/>
        </w:rPr>
        <w:t xml:space="preserve">, </w:t>
      </w:r>
      <w:r w:rsidRPr="00641B84">
        <w:rPr>
          <w:rFonts w:asciiTheme="minorHAnsi" w:hAnsiTheme="minorHAnsi" w:cstheme="minorHAnsi"/>
        </w:rPr>
        <w:t>location</w:t>
      </w:r>
      <w:r w:rsidR="002C4630" w:rsidRPr="00641B84">
        <w:rPr>
          <w:rFonts w:asciiTheme="minorHAnsi" w:hAnsiTheme="minorHAnsi" w:cstheme="minorHAnsi"/>
        </w:rPr>
        <w:t xml:space="preserve"> and depth sampled</w:t>
      </w:r>
    </w:p>
    <w:p w14:paraId="54BD6F05" w14:textId="77777777" w:rsidR="0077439E" w:rsidRPr="00641B84" w:rsidRDefault="0077439E" w:rsidP="0077439E">
      <w:pPr>
        <w:pStyle w:val="whitespace-normal"/>
        <w:numPr>
          <w:ilvl w:val="0"/>
          <w:numId w:val="28"/>
        </w:numPr>
        <w:rPr>
          <w:rFonts w:asciiTheme="minorHAnsi" w:hAnsiTheme="minorHAnsi" w:cstheme="minorHAnsi"/>
        </w:rPr>
      </w:pPr>
      <w:r w:rsidRPr="00641B84">
        <w:rPr>
          <w:rFonts w:asciiTheme="minorHAnsi" w:hAnsiTheme="minorHAnsi" w:cstheme="minorHAnsi"/>
        </w:rPr>
        <w:t>Date and time of collection</w:t>
      </w:r>
    </w:p>
    <w:p w14:paraId="0258F2E1" w14:textId="77777777" w:rsidR="0077439E" w:rsidRPr="00641B84" w:rsidRDefault="0077439E" w:rsidP="0077439E">
      <w:pPr>
        <w:pStyle w:val="whitespace-normal"/>
        <w:numPr>
          <w:ilvl w:val="0"/>
          <w:numId w:val="28"/>
        </w:numPr>
        <w:rPr>
          <w:rFonts w:asciiTheme="minorHAnsi" w:hAnsiTheme="minorHAnsi" w:cstheme="minorHAnsi"/>
        </w:rPr>
      </w:pPr>
      <w:r w:rsidRPr="00641B84">
        <w:rPr>
          <w:rFonts w:asciiTheme="minorHAnsi" w:hAnsiTheme="minorHAnsi" w:cstheme="minorHAnsi"/>
        </w:rPr>
        <w:t>Collector name</w:t>
      </w:r>
    </w:p>
    <w:p w14:paraId="296A4FF9" w14:textId="77777777" w:rsidR="0077439E" w:rsidRPr="00641B84" w:rsidRDefault="0077439E" w:rsidP="0077439E">
      <w:pPr>
        <w:pStyle w:val="whitespace-normal"/>
        <w:numPr>
          <w:ilvl w:val="0"/>
          <w:numId w:val="28"/>
        </w:numPr>
        <w:rPr>
          <w:rFonts w:asciiTheme="minorHAnsi" w:hAnsiTheme="minorHAnsi" w:cstheme="minorHAnsi"/>
        </w:rPr>
      </w:pPr>
      <w:r w:rsidRPr="00641B84">
        <w:rPr>
          <w:rFonts w:asciiTheme="minorHAnsi" w:hAnsiTheme="minorHAnsi" w:cstheme="minorHAnsi"/>
        </w:rPr>
        <w:t>Sample type (eDNA filter pack)</w:t>
      </w:r>
    </w:p>
    <w:p w14:paraId="6E8AB9B4" w14:textId="77777777" w:rsidR="0077439E" w:rsidRPr="00641B84" w:rsidRDefault="0077439E" w:rsidP="0077439E">
      <w:pPr>
        <w:pStyle w:val="whitespace-normal"/>
        <w:numPr>
          <w:ilvl w:val="0"/>
          <w:numId w:val="28"/>
        </w:numPr>
        <w:rPr>
          <w:rFonts w:asciiTheme="minorHAnsi" w:hAnsiTheme="minorHAnsi" w:cstheme="minorHAnsi"/>
        </w:rPr>
      </w:pPr>
      <w:r w:rsidRPr="00641B84">
        <w:rPr>
          <w:rFonts w:asciiTheme="minorHAnsi" w:hAnsiTheme="minorHAnsi" w:cstheme="minorHAnsi"/>
        </w:rPr>
        <w:t>Number of samples and field blanks</w:t>
      </w:r>
    </w:p>
    <w:p w14:paraId="24BD67C8" w14:textId="77777777" w:rsidR="0077439E" w:rsidRPr="00641B84" w:rsidRDefault="0077439E" w:rsidP="0077439E">
      <w:pPr>
        <w:pStyle w:val="whitespace-normal"/>
        <w:numPr>
          <w:ilvl w:val="0"/>
          <w:numId w:val="28"/>
        </w:numPr>
        <w:rPr>
          <w:rFonts w:asciiTheme="minorHAnsi" w:hAnsiTheme="minorHAnsi" w:cstheme="minorHAnsi"/>
        </w:rPr>
      </w:pPr>
      <w:r w:rsidRPr="00641B84">
        <w:rPr>
          <w:rFonts w:asciiTheme="minorHAnsi" w:hAnsiTheme="minorHAnsi" w:cstheme="minorHAnsi"/>
        </w:rPr>
        <w:t>Any notable field observations or deviations from protocol</w:t>
      </w:r>
    </w:p>
    <w:p w14:paraId="11431A35" w14:textId="7261C338" w:rsidR="0077439E" w:rsidRPr="00641B84" w:rsidRDefault="0077439E" w:rsidP="0077439E">
      <w:pPr>
        <w:pStyle w:val="font-claude-response-body"/>
        <w:rPr>
          <w:rFonts w:asciiTheme="minorHAnsi" w:hAnsiTheme="minorHAnsi" w:cstheme="minorHAnsi"/>
        </w:rPr>
      </w:pPr>
      <w:r w:rsidRPr="00641B84">
        <w:rPr>
          <w:rStyle w:val="Strong"/>
          <w:rFonts w:asciiTheme="minorHAnsi" w:hAnsiTheme="minorHAnsi" w:cstheme="minorHAnsi"/>
        </w:rPr>
        <w:t>Sample transfer and shipping:</w:t>
      </w:r>
      <w:r w:rsidRPr="00641B84">
        <w:rPr>
          <w:rFonts w:asciiTheme="minorHAnsi" w:hAnsiTheme="minorHAnsi" w:cstheme="minorHAnsi"/>
        </w:rPr>
        <w:t xml:space="preserve"> Upon completion of field sampling, samples will be stored </w:t>
      </w:r>
      <w:del w:id="586" w:author="Khadijah Homolka" w:date="2026-06-29T21:02:00Z" w16du:dateUtc="2026-06-30T04:02:00Z">
        <w:r w:rsidRPr="00641B84" w:rsidDel="003D10D9">
          <w:rPr>
            <w:rFonts w:asciiTheme="minorHAnsi" w:hAnsiTheme="minorHAnsi" w:cstheme="minorHAnsi"/>
          </w:rPr>
          <w:delText xml:space="preserve">on ice or in a freezer </w:delText>
        </w:r>
      </w:del>
      <w:ins w:id="587" w:author="Khadijah Homolka" w:date="2026-06-29T21:02:00Z" w16du:dateUtc="2026-06-30T04:02:00Z">
        <w:r w:rsidR="003D10D9">
          <w:rPr>
            <w:rFonts w:asciiTheme="minorHAnsi" w:hAnsiTheme="minorHAnsi" w:cstheme="minorHAnsi"/>
          </w:rPr>
          <w:t xml:space="preserve">at room temperature in a dark container </w:t>
        </w:r>
      </w:ins>
      <w:r w:rsidRPr="00641B84">
        <w:rPr>
          <w:rFonts w:asciiTheme="minorHAnsi" w:hAnsiTheme="minorHAnsi" w:cstheme="minorHAnsi"/>
        </w:rPr>
        <w:t>until shipment. Samples will be shipped to the third-party laboratory in a sealed cooler with ice packs via overnight courier. The COC form will be placed inside the cooler in a waterproof bag and a copy retained by the project team. The shipping tracking number will be recorded and the laboratory will be notified of the shipment date and expected arrival.</w:t>
      </w:r>
    </w:p>
    <w:p w14:paraId="23F88DF7" w14:textId="45B845CA" w:rsidR="0077439E" w:rsidRPr="00641B84" w:rsidRDefault="0077439E" w:rsidP="00641B84">
      <w:pPr>
        <w:pStyle w:val="font-claude-response-body"/>
        <w:rPr>
          <w:rFonts w:asciiTheme="minorHAnsi" w:hAnsiTheme="minorHAnsi" w:cstheme="minorHAnsi"/>
        </w:rPr>
      </w:pPr>
      <w:r w:rsidRPr="00641B84">
        <w:rPr>
          <w:rStyle w:val="Strong"/>
          <w:rFonts w:asciiTheme="minorHAnsi" w:hAnsiTheme="minorHAnsi" w:cstheme="minorHAnsi"/>
        </w:rPr>
        <w:t>Laboratory receipt:</w:t>
      </w:r>
      <w:r w:rsidRPr="00641B84">
        <w:rPr>
          <w:rFonts w:asciiTheme="minorHAnsi" w:hAnsiTheme="minorHAnsi" w:cstheme="minorHAnsi"/>
        </w:rPr>
        <w:t xml:space="preserve"> Upon receipt, laboratory staff will inspect samples for condition, verify sample IDs against the COC form, note the condition of the cooler and ice packs, and sign and date the COC form to confirm custody transfer. Any discrepancies between the COC form and received samples will be communicated to the project lead immediately.</w:t>
      </w:r>
    </w:p>
    <w:p w14:paraId="05248267" w14:textId="2C753A38" w:rsidR="002C4E1F" w:rsidRPr="00F76AAD" w:rsidRDefault="002C4E1F" w:rsidP="008317B6">
      <w:pPr>
        <w:pStyle w:val="Heading3"/>
      </w:pPr>
      <w:bookmarkStart w:id="588" w:name="_Toc30162564"/>
      <w:bookmarkStart w:id="589" w:name="_Toc226028819"/>
      <w:r w:rsidRPr="00641B84">
        <w:t>8.7</w:t>
      </w:r>
      <w:r w:rsidRPr="00641B84">
        <w:tab/>
        <w:t>Field log requirements</w:t>
      </w:r>
      <w:bookmarkEnd w:id="588"/>
      <w:bookmarkEnd w:id="589"/>
    </w:p>
    <w:p w14:paraId="57F9E211" w14:textId="06E105F6" w:rsidR="00881BA7" w:rsidRPr="00F76AAD" w:rsidRDefault="005B16D1" w:rsidP="006B68DA">
      <w:pPr>
        <w:pStyle w:val="BodyText1"/>
      </w:pPr>
      <w:r w:rsidRPr="002F7E6C">
        <w:t>We will utilize data sheets designed specifically for the data being collected in the field. In addition to recording field measurement results, data sheets will include the date, time, location, and ID of each sample; the field personnel completing and recording the measurements; and will provide room for comments or notes about the sample. Data sheets will be printed on waterproof paper, and data will be recorded in pencil to avoid smearing or bleeding of notes.</w:t>
      </w:r>
    </w:p>
    <w:p w14:paraId="40482F78" w14:textId="115A6FB6" w:rsidR="002C4E1F" w:rsidRPr="00F76AAD" w:rsidRDefault="002C4E1F" w:rsidP="008317B6">
      <w:pPr>
        <w:pStyle w:val="Heading3"/>
      </w:pPr>
      <w:bookmarkStart w:id="590" w:name="_Toc30162565"/>
      <w:bookmarkStart w:id="591" w:name="_Toc226028820"/>
      <w:r w:rsidRPr="00F76AAD">
        <w:t>8.8</w:t>
      </w:r>
      <w:r w:rsidRPr="00F76AAD">
        <w:tab/>
        <w:t>Other activities</w:t>
      </w:r>
      <w:bookmarkEnd w:id="590"/>
      <w:bookmarkEnd w:id="591"/>
    </w:p>
    <w:p w14:paraId="506A3832" w14:textId="77777777" w:rsidR="00C76839" w:rsidRDefault="00060CFD">
      <w:pPr>
        <w:spacing w:before="0" w:after="0" w:line="240" w:lineRule="auto"/>
      </w:pPr>
      <w:bookmarkStart w:id="592" w:name="_Toc30162566"/>
      <w:r>
        <w:t>We will train field staff on survey methods including fish and predator identification, snorkel techniques, and eDNA sample collection prior to the first sampling event. We will review photos and videos of local fish species, with a focus on juvenile salmonid species identification.</w:t>
      </w:r>
    </w:p>
    <w:p w14:paraId="4F97AD01" w14:textId="77777777" w:rsidR="00C76839" w:rsidRDefault="00C76839">
      <w:pPr>
        <w:spacing w:before="0" w:after="0" w:line="240" w:lineRule="auto"/>
      </w:pPr>
    </w:p>
    <w:p w14:paraId="0487E556" w14:textId="77777777" w:rsidR="00C76839" w:rsidRDefault="00060CFD">
      <w:pPr>
        <w:spacing w:before="0" w:after="0" w:line="240" w:lineRule="auto"/>
      </w:pPr>
      <w:r>
        <w:t>In the field, we will demonstrate proper snorkel techniques, including general snorkel safety, swimming to minimize disturbance, appropriate swimming speed, and methods for visually surveying the water column. Newly trained staff will conduct a minimum of two snorkel observing sessions, where they will snorkel alongside an experienced staff member (within 2m) in a bull kelp bed and record observations on a practice transect. The two snorkelers will compare data recorded and discuss any areas for improvement.</w:t>
      </w:r>
      <w:r w:rsidR="00C76839">
        <w:t xml:space="preserve"> Predator survey training can occur in the field on the first day of data collection, with newly trained staff observing an experienced staff member a minimum of two times before collecting their own data.</w:t>
      </w:r>
    </w:p>
    <w:p w14:paraId="02A4C059" w14:textId="77777777" w:rsidR="0077439E" w:rsidRDefault="0077439E">
      <w:pPr>
        <w:spacing w:before="0" w:after="0" w:line="240" w:lineRule="auto"/>
      </w:pPr>
    </w:p>
    <w:p w14:paraId="4FB52BD2" w14:textId="2ECC1AEC" w:rsidR="001410B7" w:rsidRPr="00C76839" w:rsidRDefault="0077439E">
      <w:pPr>
        <w:spacing w:before="0" w:after="0" w:line="240" w:lineRule="auto"/>
      </w:pPr>
      <w:r>
        <w:t xml:space="preserve">Training for eDNA sampling will include a review of the eDNA sample collection protocol and an in-person demonstration of the Smith-Root diaphragm pump (or equivalent) prior to the first sampling event. Training will cover proper pump assembly and operation, use of the self-preserving filter pack and </w:t>
      </w:r>
      <w:del w:id="593" w:author="Khadijah Homolka" w:date="2026-06-29T21:03:00Z" w16du:dateUtc="2026-06-30T04:03:00Z">
        <w:r w:rsidDel="003D10D9">
          <w:delText xml:space="preserve">sterile </w:delText>
        </w:r>
      </w:del>
      <w:ins w:id="594" w:author="Khadijah Homolka" w:date="2026-06-29T21:03:00Z" w16du:dateUtc="2026-06-30T04:03:00Z">
        <w:r w:rsidR="003D10D9">
          <w:t>silicone</w:t>
        </w:r>
        <w:r w:rsidR="003D10D9">
          <w:t xml:space="preserve"> </w:t>
        </w:r>
      </w:ins>
      <w:r>
        <w:t>tubing, surface water collection technique, and equipment decontamination procedures between sites (Section 8.4). Particular emphasis will be placed on contamination prevention practices, including wearing nitrile gloves, avoiding contact between sampling equipment and non-sterile surfaces, and proper filter pack handling and labeling. Completed sample IDs, field datasheets, and chain of custody forms will be reviewed during training to ensure staff are comfortable with documentation requirements prior to the first sampling event.</w:t>
      </w:r>
      <w:r w:rsidR="001410B7">
        <w:br w:type="page"/>
      </w:r>
    </w:p>
    <w:p w14:paraId="6ED1D468" w14:textId="618F40C8" w:rsidR="002C4E1F" w:rsidRPr="00B6652D" w:rsidRDefault="00B6652D" w:rsidP="00440207">
      <w:pPr>
        <w:pStyle w:val="Heading2"/>
      </w:pPr>
      <w:bookmarkStart w:id="595" w:name="_Toc226028821"/>
      <w:r w:rsidRPr="0080291C">
        <w:rPr>
          <w:highlight w:val="yellow"/>
        </w:rPr>
        <w:lastRenderedPageBreak/>
        <w:t>9.0</w:t>
      </w:r>
      <w:r w:rsidRPr="0080291C">
        <w:rPr>
          <w:highlight w:val="yellow"/>
        </w:rPr>
        <w:tab/>
      </w:r>
      <w:r w:rsidR="00651B1F" w:rsidRPr="0080291C">
        <w:rPr>
          <w:highlight w:val="yellow"/>
        </w:rPr>
        <w:t>Laboratory Procedures</w:t>
      </w:r>
      <w:bookmarkEnd w:id="592"/>
      <w:bookmarkEnd w:id="595"/>
    </w:p>
    <w:p w14:paraId="02CE94AB" w14:textId="64261EBA" w:rsidR="002C4E1F" w:rsidRPr="00F76AAD" w:rsidRDefault="002C4E1F" w:rsidP="008317B6">
      <w:pPr>
        <w:pStyle w:val="Heading3"/>
      </w:pPr>
      <w:bookmarkStart w:id="596" w:name="_Toc30162567"/>
      <w:bookmarkStart w:id="597" w:name="_Toc226028822"/>
      <w:r w:rsidRPr="00F76AAD">
        <w:t>9.1</w:t>
      </w:r>
      <w:r w:rsidRPr="00F76AAD">
        <w:tab/>
      </w:r>
      <w:commentRangeStart w:id="598"/>
      <w:commentRangeStart w:id="599"/>
      <w:r w:rsidR="00651B1F">
        <w:t>Lab</w:t>
      </w:r>
      <w:r w:rsidRPr="00F76AAD">
        <w:t xml:space="preserve"> procedures table</w:t>
      </w:r>
      <w:bookmarkEnd w:id="596"/>
      <w:bookmarkEnd w:id="597"/>
      <w:commentRangeEnd w:id="598"/>
      <w:r w:rsidR="0044476A" w:rsidRPr="00F76AAD">
        <w:rPr>
          <w:rStyle w:val="CommentReference"/>
          <w:sz w:val="32"/>
          <w:szCs w:val="20"/>
        </w:rPr>
        <w:commentReference w:id="598"/>
      </w:r>
      <w:commentRangeEnd w:id="599"/>
      <w:r w:rsidR="00584FCB" w:rsidRPr="00F76AAD">
        <w:rPr>
          <w:rStyle w:val="CommentReference"/>
          <w:sz w:val="32"/>
          <w:szCs w:val="20"/>
        </w:rPr>
        <w:commentReference w:id="599"/>
      </w:r>
    </w:p>
    <w:p w14:paraId="5EB223B5" w14:textId="2EB6F403" w:rsidR="000674D0" w:rsidRDefault="00812986" w:rsidP="005A627F">
      <w:pPr>
        <w:pStyle w:val="CapTable"/>
      </w:pPr>
      <w:bookmarkStart w:id="600" w:name="_Toc212472061"/>
      <w:r>
        <w:t xml:space="preserve">Table </w:t>
      </w:r>
      <w:r w:rsidR="00D35132">
        <w:rPr>
          <w:noProof/>
        </w:rPr>
        <w:fldChar w:fldCharType="begin"/>
      </w:r>
      <w:r w:rsidR="00D35132">
        <w:rPr>
          <w:noProof/>
        </w:rPr>
        <w:instrText xml:space="preserve"> SEQ Table \* ARABIC </w:instrText>
      </w:r>
      <w:r w:rsidR="00D35132">
        <w:rPr>
          <w:noProof/>
        </w:rPr>
        <w:fldChar w:fldCharType="separate"/>
      </w:r>
      <w:r w:rsidR="00A66E42">
        <w:rPr>
          <w:noProof/>
        </w:rPr>
        <w:t>9</w:t>
      </w:r>
      <w:r w:rsidR="00D35132">
        <w:rPr>
          <w:noProof/>
        </w:rPr>
        <w:fldChar w:fldCharType="end"/>
      </w:r>
      <w:r w:rsidR="00591E68">
        <w:t>.</w:t>
      </w:r>
      <w:r w:rsidR="00205DE1">
        <w:t xml:space="preserve"> </w:t>
      </w:r>
      <w:r w:rsidR="000674D0" w:rsidRPr="00F76AAD">
        <w:t>Measurement methods (laboratory).</w:t>
      </w:r>
      <w:bookmarkEnd w:id="600"/>
    </w:p>
    <w:tbl>
      <w:tblPr>
        <w:tblW w:w="51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Description w:val="Analytical methods, matrix, sample details, expected range of results, and detection or reporting limit for each analyte."/>
        <w:tblPrChange w:id="601" w:author="Khadijah Homolka" w:date="2026-06-29T21:36:00Z" w16du:dateUtc="2026-06-30T04:36:00Z">
          <w:tblPr>
            <w:tblW w:w="51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Description w:val="Analytical methods, matrix, sample details, expected range of results, and detection or reporting limit for each analyte."/>
          </w:tblPr>
        </w:tblPrChange>
      </w:tblPr>
      <w:tblGrid>
        <w:gridCol w:w="1590"/>
        <w:gridCol w:w="1195"/>
        <w:gridCol w:w="1242"/>
        <w:gridCol w:w="1263"/>
        <w:gridCol w:w="1545"/>
        <w:gridCol w:w="1170"/>
        <w:gridCol w:w="1710"/>
        <w:tblGridChange w:id="602">
          <w:tblGrid>
            <w:gridCol w:w="1590"/>
            <w:gridCol w:w="1195"/>
            <w:gridCol w:w="1242"/>
            <w:gridCol w:w="1263"/>
            <w:gridCol w:w="1380"/>
            <w:gridCol w:w="165"/>
            <w:gridCol w:w="1170"/>
            <w:gridCol w:w="1710"/>
          </w:tblGrid>
        </w:tblGridChange>
      </w:tblGrid>
      <w:tr w:rsidR="000674D0" w:rsidRPr="0025594F" w14:paraId="2BC20E94" w14:textId="77777777" w:rsidTr="003D10D9">
        <w:trPr>
          <w:cantSplit/>
          <w:trHeight w:val="809"/>
          <w:tblHeader/>
          <w:trPrChange w:id="603" w:author="Khadijah Homolka" w:date="2026-06-29T21:36:00Z" w16du:dateUtc="2026-06-30T04:36:00Z">
            <w:trPr>
              <w:cantSplit/>
              <w:trHeight w:val="809"/>
              <w:tblHeader/>
            </w:trPr>
          </w:trPrChange>
        </w:trPr>
        <w:tc>
          <w:tcPr>
            <w:tcW w:w="818" w:type="pct"/>
            <w:shd w:val="clear" w:color="auto" w:fill="D9D9D9" w:themeFill="background1" w:themeFillShade="D9"/>
            <w:vAlign w:val="center"/>
            <w:tcPrChange w:id="604" w:author="Khadijah Homolka" w:date="2026-06-29T21:36:00Z" w16du:dateUtc="2026-06-30T04:36:00Z">
              <w:tcPr>
                <w:tcW w:w="818" w:type="pct"/>
                <w:shd w:val="clear" w:color="auto" w:fill="D9D9D9" w:themeFill="background1" w:themeFillShade="D9"/>
                <w:vAlign w:val="center"/>
              </w:tcPr>
            </w:tcPrChange>
          </w:tcPr>
          <w:p w14:paraId="630B809D" w14:textId="77777777" w:rsidR="000674D0" w:rsidRPr="0025594F" w:rsidRDefault="000674D0" w:rsidP="00FD0F1D">
            <w:pPr>
              <w:pStyle w:val="TableHeader"/>
            </w:pPr>
            <w:r w:rsidRPr="0025594F">
              <w:t>Analyte</w:t>
            </w:r>
          </w:p>
        </w:tc>
        <w:tc>
          <w:tcPr>
            <w:tcW w:w="615" w:type="pct"/>
            <w:shd w:val="clear" w:color="auto" w:fill="D9D9D9" w:themeFill="background1" w:themeFillShade="D9"/>
            <w:vAlign w:val="center"/>
            <w:tcPrChange w:id="605" w:author="Khadijah Homolka" w:date="2026-06-29T21:36:00Z" w16du:dateUtc="2026-06-30T04:36:00Z">
              <w:tcPr>
                <w:tcW w:w="615" w:type="pct"/>
                <w:shd w:val="clear" w:color="auto" w:fill="D9D9D9" w:themeFill="background1" w:themeFillShade="D9"/>
                <w:vAlign w:val="center"/>
              </w:tcPr>
            </w:tcPrChange>
          </w:tcPr>
          <w:p w14:paraId="4B51E55F" w14:textId="77777777" w:rsidR="000674D0" w:rsidRPr="0025594F" w:rsidRDefault="000674D0" w:rsidP="00FD0F1D">
            <w:pPr>
              <w:pStyle w:val="TableHeader"/>
            </w:pPr>
            <w:r w:rsidRPr="0025594F">
              <w:t>Sample Matrix</w:t>
            </w:r>
          </w:p>
        </w:tc>
        <w:tc>
          <w:tcPr>
            <w:tcW w:w="639" w:type="pct"/>
            <w:shd w:val="clear" w:color="auto" w:fill="D9D9D9" w:themeFill="background1" w:themeFillShade="D9"/>
            <w:vAlign w:val="center"/>
            <w:tcPrChange w:id="606" w:author="Khadijah Homolka" w:date="2026-06-29T21:36:00Z" w16du:dateUtc="2026-06-30T04:36:00Z">
              <w:tcPr>
                <w:tcW w:w="639" w:type="pct"/>
                <w:shd w:val="clear" w:color="auto" w:fill="D9D9D9" w:themeFill="background1" w:themeFillShade="D9"/>
                <w:vAlign w:val="center"/>
              </w:tcPr>
            </w:tcPrChange>
          </w:tcPr>
          <w:p w14:paraId="64F86C24" w14:textId="1ACFC97D" w:rsidR="000674D0" w:rsidRPr="0025594F" w:rsidRDefault="000674D0" w:rsidP="00FD0F1D">
            <w:pPr>
              <w:pStyle w:val="TableHeader"/>
            </w:pPr>
            <w:r w:rsidRPr="0025594F">
              <w:t>Samples</w:t>
            </w:r>
            <w:r w:rsidR="00806401">
              <w:t xml:space="preserve"> </w:t>
            </w:r>
            <w:r w:rsidRPr="0025594F">
              <w:t>(Number/</w:t>
            </w:r>
            <w:r w:rsidR="00806401">
              <w:t xml:space="preserve"> </w:t>
            </w:r>
            <w:r w:rsidRPr="0025594F">
              <w:t xml:space="preserve">Arrival </w:t>
            </w:r>
            <w:r w:rsidR="007A582A">
              <w:br/>
            </w:r>
            <w:r w:rsidRPr="0025594F">
              <w:t>Date)</w:t>
            </w:r>
          </w:p>
        </w:tc>
        <w:tc>
          <w:tcPr>
            <w:tcW w:w="650" w:type="pct"/>
            <w:shd w:val="clear" w:color="auto" w:fill="D9D9D9" w:themeFill="background1" w:themeFillShade="D9"/>
            <w:vAlign w:val="center"/>
            <w:tcPrChange w:id="607" w:author="Khadijah Homolka" w:date="2026-06-29T21:36:00Z" w16du:dateUtc="2026-06-30T04:36:00Z">
              <w:tcPr>
                <w:tcW w:w="650" w:type="pct"/>
                <w:shd w:val="clear" w:color="auto" w:fill="D9D9D9" w:themeFill="background1" w:themeFillShade="D9"/>
                <w:vAlign w:val="center"/>
              </w:tcPr>
            </w:tcPrChange>
          </w:tcPr>
          <w:p w14:paraId="29597FB7" w14:textId="77777777" w:rsidR="000674D0" w:rsidRPr="0025594F" w:rsidRDefault="000674D0" w:rsidP="00FD0F1D">
            <w:pPr>
              <w:pStyle w:val="TableHeader"/>
            </w:pPr>
            <w:r w:rsidRPr="0025594F">
              <w:t>Expected Range of Results</w:t>
            </w:r>
          </w:p>
        </w:tc>
        <w:tc>
          <w:tcPr>
            <w:tcW w:w="795" w:type="pct"/>
            <w:shd w:val="clear" w:color="auto" w:fill="D9D9D9" w:themeFill="background1" w:themeFillShade="D9"/>
            <w:vAlign w:val="center"/>
            <w:tcPrChange w:id="608" w:author="Khadijah Homolka" w:date="2026-06-29T21:36:00Z" w16du:dateUtc="2026-06-30T04:36:00Z">
              <w:tcPr>
                <w:tcW w:w="710" w:type="pct"/>
                <w:shd w:val="clear" w:color="auto" w:fill="D9D9D9" w:themeFill="background1" w:themeFillShade="D9"/>
                <w:vAlign w:val="center"/>
              </w:tcPr>
            </w:tcPrChange>
          </w:tcPr>
          <w:p w14:paraId="698552C4" w14:textId="77777777" w:rsidR="000674D0" w:rsidRPr="0025594F" w:rsidRDefault="0001599E" w:rsidP="00FD0F1D">
            <w:pPr>
              <w:pStyle w:val="TableHeader"/>
            </w:pPr>
            <w:r w:rsidRPr="0025594F">
              <w:t xml:space="preserve">Detection or </w:t>
            </w:r>
            <w:r w:rsidR="000674D0" w:rsidRPr="0025594F">
              <w:t>Reporting Limit</w:t>
            </w:r>
          </w:p>
        </w:tc>
        <w:tc>
          <w:tcPr>
            <w:tcW w:w="602" w:type="pct"/>
            <w:shd w:val="clear" w:color="auto" w:fill="D9D9D9" w:themeFill="background1" w:themeFillShade="D9"/>
            <w:vAlign w:val="center"/>
            <w:tcPrChange w:id="609" w:author="Khadijah Homolka" w:date="2026-06-29T21:36:00Z" w16du:dateUtc="2026-06-30T04:36:00Z">
              <w:tcPr>
                <w:tcW w:w="687" w:type="pct"/>
                <w:gridSpan w:val="2"/>
                <w:shd w:val="clear" w:color="auto" w:fill="D9D9D9" w:themeFill="background1" w:themeFillShade="D9"/>
                <w:vAlign w:val="center"/>
              </w:tcPr>
            </w:tcPrChange>
          </w:tcPr>
          <w:p w14:paraId="3AC50763" w14:textId="77777777" w:rsidR="000674D0" w:rsidRPr="0025594F" w:rsidRDefault="000674D0" w:rsidP="00FD0F1D">
            <w:pPr>
              <w:pStyle w:val="TableHeader"/>
            </w:pPr>
            <w:r w:rsidRPr="0025594F">
              <w:t>Sample Prep Method</w:t>
            </w:r>
          </w:p>
        </w:tc>
        <w:tc>
          <w:tcPr>
            <w:tcW w:w="880" w:type="pct"/>
            <w:shd w:val="clear" w:color="auto" w:fill="D9D9D9" w:themeFill="background1" w:themeFillShade="D9"/>
            <w:vAlign w:val="center"/>
            <w:tcPrChange w:id="610" w:author="Khadijah Homolka" w:date="2026-06-29T21:36:00Z" w16du:dateUtc="2026-06-30T04:36:00Z">
              <w:tcPr>
                <w:tcW w:w="880" w:type="pct"/>
                <w:shd w:val="clear" w:color="auto" w:fill="D9D9D9" w:themeFill="background1" w:themeFillShade="D9"/>
                <w:vAlign w:val="center"/>
              </w:tcPr>
            </w:tcPrChange>
          </w:tcPr>
          <w:p w14:paraId="65EC0D2B" w14:textId="192DF26F" w:rsidR="000674D0" w:rsidRPr="0025594F" w:rsidRDefault="000674D0" w:rsidP="00FD0F1D">
            <w:pPr>
              <w:pStyle w:val="TableHeader"/>
            </w:pPr>
            <w:r w:rsidRPr="0025594F">
              <w:t>Analytical</w:t>
            </w:r>
            <w:r w:rsidR="00806401">
              <w:t xml:space="preserve"> </w:t>
            </w:r>
            <w:r w:rsidRPr="0025594F">
              <w:t>(Instrumental) Method</w:t>
            </w:r>
          </w:p>
        </w:tc>
      </w:tr>
      <w:tr w:rsidR="000674D0" w:rsidRPr="0025594F" w14:paraId="56D65157" w14:textId="77777777" w:rsidTr="003D10D9">
        <w:tc>
          <w:tcPr>
            <w:tcW w:w="818" w:type="pct"/>
            <w:vAlign w:val="center"/>
            <w:tcPrChange w:id="611" w:author="Khadijah Homolka" w:date="2026-06-29T21:36:00Z" w16du:dateUtc="2026-06-30T04:36:00Z">
              <w:tcPr>
                <w:tcW w:w="818" w:type="pct"/>
                <w:vAlign w:val="center"/>
              </w:tcPr>
            </w:tcPrChange>
          </w:tcPr>
          <w:p w14:paraId="4EB60314" w14:textId="5ED49127" w:rsidR="000674D0" w:rsidRPr="003D10D9" w:rsidRDefault="0096429C" w:rsidP="00FD0F1D">
            <w:pPr>
              <w:pStyle w:val="TableText"/>
              <w:spacing w:before="120" w:after="120"/>
              <w:rPr>
                <w:sz w:val="18"/>
                <w:szCs w:val="18"/>
                <w:rPrChange w:id="612" w:author="Khadijah Homolka" w:date="2026-06-29T21:41:00Z" w16du:dateUtc="2026-06-30T04:41:00Z">
                  <w:rPr/>
                </w:rPrChange>
              </w:rPr>
            </w:pPr>
            <w:ins w:id="613" w:author="Guo, Jiujia (ECY)" w:date="2026-05-29T16:52:00Z">
              <w:r w:rsidRPr="003D10D9">
                <w:rPr>
                  <w:sz w:val="18"/>
                  <w:szCs w:val="18"/>
                  <w:rPrChange w:id="614" w:author="Khadijah Homolka" w:date="2026-06-29T21:41:00Z" w16du:dateUtc="2026-06-30T04:41:00Z">
                    <w:rPr/>
                  </w:rPrChange>
                </w:rPr>
                <w:t>eDNA</w:t>
              </w:r>
            </w:ins>
          </w:p>
        </w:tc>
        <w:tc>
          <w:tcPr>
            <w:tcW w:w="615" w:type="pct"/>
            <w:vAlign w:val="center"/>
            <w:tcPrChange w:id="615" w:author="Khadijah Homolka" w:date="2026-06-29T21:36:00Z" w16du:dateUtc="2026-06-30T04:36:00Z">
              <w:tcPr>
                <w:tcW w:w="615" w:type="pct"/>
                <w:vAlign w:val="center"/>
              </w:tcPr>
            </w:tcPrChange>
          </w:tcPr>
          <w:p w14:paraId="37A102C3" w14:textId="4AAB4C10" w:rsidR="000674D0" w:rsidRPr="003D10D9" w:rsidRDefault="0096429C" w:rsidP="00FD0F1D">
            <w:pPr>
              <w:pStyle w:val="TableText"/>
              <w:spacing w:before="120" w:after="120"/>
              <w:rPr>
                <w:sz w:val="18"/>
                <w:szCs w:val="18"/>
                <w:rPrChange w:id="616" w:author="Khadijah Homolka" w:date="2026-06-29T21:41:00Z" w16du:dateUtc="2026-06-30T04:41:00Z">
                  <w:rPr/>
                </w:rPrChange>
              </w:rPr>
            </w:pPr>
            <w:ins w:id="617" w:author="Guo, Jiujia (ECY)" w:date="2026-05-29T16:52:00Z">
              <w:r w:rsidRPr="003D10D9">
                <w:rPr>
                  <w:sz w:val="18"/>
                  <w:szCs w:val="18"/>
                  <w:rPrChange w:id="618" w:author="Khadijah Homolka" w:date="2026-06-29T21:41:00Z" w16du:dateUtc="2026-06-30T04:41:00Z">
                    <w:rPr/>
                  </w:rPrChange>
                </w:rPr>
                <w:t>Water</w:t>
              </w:r>
            </w:ins>
          </w:p>
        </w:tc>
        <w:tc>
          <w:tcPr>
            <w:tcW w:w="639" w:type="pct"/>
            <w:vAlign w:val="center"/>
            <w:tcPrChange w:id="619" w:author="Khadijah Homolka" w:date="2026-06-29T21:36:00Z" w16du:dateUtc="2026-06-30T04:36:00Z">
              <w:tcPr>
                <w:tcW w:w="639" w:type="pct"/>
                <w:vAlign w:val="center"/>
              </w:tcPr>
            </w:tcPrChange>
          </w:tcPr>
          <w:p w14:paraId="36F3CD47" w14:textId="2400F240" w:rsidR="000674D0" w:rsidRPr="003D10D9" w:rsidRDefault="003D10D9" w:rsidP="00FD0F1D">
            <w:pPr>
              <w:pStyle w:val="TableText"/>
              <w:spacing w:before="120" w:after="120"/>
              <w:rPr>
                <w:sz w:val="18"/>
                <w:szCs w:val="18"/>
                <w:rPrChange w:id="620" w:author="Khadijah Homolka" w:date="2026-06-29T21:41:00Z" w16du:dateUtc="2026-06-30T04:41:00Z">
                  <w:rPr/>
                </w:rPrChange>
              </w:rPr>
            </w:pPr>
            <w:ins w:id="621" w:author="Khadijah Homolka" w:date="2026-06-29T21:34:00Z" w16du:dateUtc="2026-06-30T04:34:00Z">
              <w:r w:rsidRPr="003D10D9">
                <w:rPr>
                  <w:sz w:val="18"/>
                  <w:szCs w:val="18"/>
                  <w:rPrChange w:id="622" w:author="Khadijah Homolka" w:date="2026-06-29T21:41:00Z" w16du:dateUtc="2026-06-30T04:41:00Z">
                    <w:rPr/>
                  </w:rPrChange>
                </w:rPr>
                <w:t>Minimum of n=63</w:t>
              </w:r>
            </w:ins>
          </w:p>
        </w:tc>
        <w:tc>
          <w:tcPr>
            <w:tcW w:w="650" w:type="pct"/>
            <w:vAlign w:val="center"/>
            <w:tcPrChange w:id="623" w:author="Khadijah Homolka" w:date="2026-06-29T21:36:00Z" w16du:dateUtc="2026-06-30T04:36:00Z">
              <w:tcPr>
                <w:tcW w:w="650" w:type="pct"/>
                <w:vAlign w:val="center"/>
              </w:tcPr>
            </w:tcPrChange>
          </w:tcPr>
          <w:p w14:paraId="4216FFD9" w14:textId="58F07D36" w:rsidR="000674D0" w:rsidRPr="003D10D9" w:rsidRDefault="003D10D9" w:rsidP="00FD0F1D">
            <w:pPr>
              <w:pStyle w:val="TableText"/>
              <w:spacing w:before="120" w:after="120"/>
              <w:rPr>
                <w:sz w:val="18"/>
                <w:szCs w:val="18"/>
                <w:rPrChange w:id="624" w:author="Khadijah Homolka" w:date="2026-06-29T21:41:00Z" w16du:dateUtc="2026-06-30T04:41:00Z">
                  <w:rPr/>
                </w:rPrChange>
              </w:rPr>
            </w:pPr>
            <w:ins w:id="625" w:author="Khadijah Homolka" w:date="2026-06-29T21:37:00Z" w16du:dateUtc="2026-06-30T04:37:00Z">
              <w:r w:rsidRPr="003D10D9">
                <w:rPr>
                  <w:sz w:val="18"/>
                  <w:szCs w:val="18"/>
                  <w:rPrChange w:id="626" w:author="Khadijah Homolka" w:date="2026-06-29T21:41:00Z" w16du:dateUtc="2026-06-30T04:41:00Z">
                    <w:rPr/>
                  </w:rPrChange>
                </w:rPr>
                <w:t>Ranges established empirically</w:t>
              </w:r>
            </w:ins>
          </w:p>
        </w:tc>
        <w:tc>
          <w:tcPr>
            <w:tcW w:w="795" w:type="pct"/>
            <w:vAlign w:val="center"/>
            <w:tcPrChange w:id="627" w:author="Khadijah Homolka" w:date="2026-06-29T21:36:00Z" w16du:dateUtc="2026-06-30T04:36:00Z">
              <w:tcPr>
                <w:tcW w:w="710" w:type="pct"/>
                <w:vAlign w:val="center"/>
              </w:tcPr>
            </w:tcPrChange>
          </w:tcPr>
          <w:p w14:paraId="0762069F" w14:textId="1C43149D" w:rsidR="000674D0" w:rsidRPr="003D10D9" w:rsidRDefault="003D10D9" w:rsidP="00FD0F1D">
            <w:pPr>
              <w:pStyle w:val="TableText"/>
              <w:spacing w:before="120" w:after="120"/>
              <w:rPr>
                <w:rFonts w:asciiTheme="minorHAnsi" w:hAnsiTheme="minorHAnsi" w:cstheme="minorHAnsi"/>
                <w:sz w:val="18"/>
                <w:szCs w:val="18"/>
                <w:rPrChange w:id="628" w:author="Khadijah Homolka" w:date="2026-06-29T21:41:00Z" w16du:dateUtc="2026-06-30T04:41:00Z">
                  <w:rPr/>
                </w:rPrChange>
              </w:rPr>
            </w:pPr>
            <w:ins w:id="629" w:author="Khadijah Homolka" w:date="2026-06-29T21:36:00Z" w16du:dateUtc="2026-06-30T04:36:00Z">
              <w:r w:rsidRPr="003D10D9">
                <w:rPr>
                  <w:rFonts w:asciiTheme="minorHAnsi" w:hAnsiTheme="minorHAnsi" w:cstheme="minorHAnsi"/>
                  <w:color w:val="000000"/>
                  <w:sz w:val="18"/>
                  <w:szCs w:val="18"/>
                  <w:rPrChange w:id="630" w:author="Khadijah Homolka" w:date="2026-06-29T21:41:00Z" w16du:dateUtc="2026-06-30T04:41:00Z">
                    <w:rPr>
                      <w:rFonts w:asciiTheme="minorHAnsi" w:hAnsiTheme="minorHAnsi" w:cstheme="minorHAnsi"/>
                      <w:color w:val="000000"/>
                      <w:szCs w:val="22"/>
                    </w:rPr>
                  </w:rPrChange>
                </w:rPr>
                <w:t>LOB/LOD/LOQ are e</w:t>
              </w:r>
            </w:ins>
            <w:ins w:id="631" w:author="Khadijah Homolka" w:date="2026-06-29T21:35:00Z" w16du:dateUtc="2026-06-30T04:35:00Z">
              <w:r w:rsidRPr="003D10D9">
                <w:rPr>
                  <w:rFonts w:asciiTheme="minorHAnsi" w:hAnsiTheme="minorHAnsi" w:cstheme="minorHAnsi"/>
                  <w:color w:val="000000"/>
                  <w:sz w:val="18"/>
                  <w:szCs w:val="18"/>
                  <w:rPrChange w:id="632" w:author="Khadijah Homolka" w:date="2026-06-29T21:41:00Z" w16du:dateUtc="2026-06-30T04:41:00Z">
                    <w:rPr>
                      <w:rFonts w:ascii="-webkit-standard" w:hAnsi="-webkit-standard"/>
                      <w:color w:val="000000"/>
                      <w:sz w:val="27"/>
                      <w:szCs w:val="27"/>
                    </w:rPr>
                  </w:rPrChange>
                </w:rPr>
                <w:t>stablished empirically using blank controls and serial dilution standards</w:t>
              </w:r>
            </w:ins>
          </w:p>
        </w:tc>
        <w:tc>
          <w:tcPr>
            <w:tcW w:w="602" w:type="pct"/>
            <w:vAlign w:val="center"/>
            <w:tcPrChange w:id="633" w:author="Khadijah Homolka" w:date="2026-06-29T21:36:00Z" w16du:dateUtc="2026-06-30T04:36:00Z">
              <w:tcPr>
                <w:tcW w:w="687" w:type="pct"/>
                <w:gridSpan w:val="2"/>
                <w:vAlign w:val="center"/>
              </w:tcPr>
            </w:tcPrChange>
          </w:tcPr>
          <w:p w14:paraId="56A4AC9F" w14:textId="3BD295AA" w:rsidR="000674D0" w:rsidRPr="003D10D9" w:rsidRDefault="003D10D9" w:rsidP="00FD0F1D">
            <w:pPr>
              <w:pStyle w:val="TableText"/>
              <w:spacing w:before="120" w:after="120"/>
              <w:rPr>
                <w:rFonts w:asciiTheme="minorHAnsi" w:hAnsiTheme="minorHAnsi" w:cstheme="minorHAnsi"/>
                <w:sz w:val="18"/>
                <w:szCs w:val="18"/>
                <w:rPrChange w:id="634" w:author="Khadijah Homolka" w:date="2026-06-29T21:41:00Z" w16du:dateUtc="2026-06-30T04:41:00Z">
                  <w:rPr/>
                </w:rPrChange>
              </w:rPr>
            </w:pPr>
            <w:ins w:id="635" w:author="Khadijah Homolka" w:date="2026-06-29T21:38:00Z" w16du:dateUtc="2026-06-30T04:38:00Z">
              <w:r w:rsidRPr="003D10D9">
                <w:rPr>
                  <w:rFonts w:asciiTheme="minorHAnsi" w:hAnsiTheme="minorHAnsi" w:cstheme="minorHAnsi"/>
                  <w:color w:val="000000"/>
                  <w:sz w:val="18"/>
                  <w:szCs w:val="18"/>
                  <w:rPrChange w:id="636" w:author="Khadijah Homolka" w:date="2026-06-29T21:41:00Z" w16du:dateUtc="2026-06-30T04:41:00Z">
                    <w:rPr>
                      <w:rFonts w:ascii="-webkit-standard" w:hAnsi="-webkit-standard"/>
                      <w:color w:val="000000"/>
                      <w:sz w:val="27"/>
                      <w:szCs w:val="27"/>
                    </w:rPr>
                  </w:rPrChange>
                </w:rPr>
                <w:t>DNA extraction from filter samples using a commercial extraction kit validated for low-biomass aqueous samples; half of each filter archived at –20 °C as backup.</w:t>
              </w:r>
            </w:ins>
          </w:p>
        </w:tc>
        <w:tc>
          <w:tcPr>
            <w:tcW w:w="880" w:type="pct"/>
            <w:vAlign w:val="center"/>
            <w:tcPrChange w:id="637" w:author="Khadijah Homolka" w:date="2026-06-29T21:36:00Z" w16du:dateUtc="2026-06-30T04:36:00Z">
              <w:tcPr>
                <w:tcW w:w="880" w:type="pct"/>
                <w:vAlign w:val="center"/>
              </w:tcPr>
            </w:tcPrChange>
          </w:tcPr>
          <w:p w14:paraId="55CAFC7C" w14:textId="4C9DA9D8" w:rsidR="003D10D9" w:rsidRPr="003D10D9" w:rsidRDefault="003D10D9" w:rsidP="003D10D9">
            <w:pPr>
              <w:spacing w:before="0" w:after="0" w:line="240" w:lineRule="auto"/>
              <w:rPr>
                <w:ins w:id="638" w:author="Khadijah Homolka" w:date="2026-06-29T21:40:00Z" w16du:dateUtc="2026-06-30T04:40:00Z"/>
                <w:rFonts w:asciiTheme="minorHAnsi" w:hAnsiTheme="minorHAnsi" w:cstheme="minorHAnsi"/>
                <w:sz w:val="18"/>
                <w:szCs w:val="18"/>
                <w:rPrChange w:id="639" w:author="Khadijah Homolka" w:date="2026-06-29T21:41:00Z" w16du:dateUtc="2026-06-30T04:41:00Z">
                  <w:rPr>
                    <w:ins w:id="640" w:author="Khadijah Homolka" w:date="2026-06-29T21:40:00Z" w16du:dateUtc="2026-06-30T04:40:00Z"/>
                    <w:rFonts w:ascii="Times New Roman" w:hAnsi="Times New Roman"/>
                  </w:rPr>
                </w:rPrChange>
              </w:rPr>
            </w:pPr>
            <w:ins w:id="641" w:author="Khadijah Homolka" w:date="2026-06-29T21:40:00Z" w16du:dateUtc="2026-06-30T04:40:00Z">
              <w:r w:rsidRPr="003D10D9">
                <w:rPr>
                  <w:rStyle w:val="Emphasis"/>
                  <w:rFonts w:asciiTheme="minorHAnsi" w:hAnsiTheme="minorHAnsi" w:cstheme="minorHAnsi"/>
                  <w:sz w:val="18"/>
                  <w:szCs w:val="18"/>
                  <w:rPrChange w:id="642" w:author="Khadijah Homolka" w:date="2026-06-29T21:41:00Z" w16du:dateUtc="2026-06-30T04:41:00Z">
                    <w:rPr>
                      <w:rStyle w:val="Emphasis"/>
                    </w:rPr>
                  </w:rPrChange>
                </w:rPr>
                <w:t>Metabarcoding:</w:t>
              </w:r>
              <w:r w:rsidRPr="003D10D9">
                <w:rPr>
                  <w:rStyle w:val="Emphasis"/>
                  <w:rFonts w:asciiTheme="minorHAnsi" w:hAnsiTheme="minorHAnsi" w:cstheme="minorHAnsi"/>
                  <w:sz w:val="18"/>
                  <w:szCs w:val="18"/>
                  <w:rPrChange w:id="643" w:author="Khadijah Homolka" w:date="2026-06-29T21:41:00Z" w16du:dateUtc="2026-06-30T04:41:00Z">
                    <w:rPr>
                      <w:rStyle w:val="Emphasis"/>
                      <w:rFonts w:asciiTheme="minorHAnsi" w:hAnsiTheme="minorHAnsi" w:cstheme="minorHAnsi"/>
                      <w:sz w:val="22"/>
                      <w:szCs w:val="22"/>
                    </w:rPr>
                  </w:rPrChange>
                </w:rPr>
                <w:t xml:space="preserve"> </w:t>
              </w:r>
              <w:r w:rsidRPr="003D10D9">
                <w:rPr>
                  <w:rFonts w:asciiTheme="minorHAnsi" w:hAnsiTheme="minorHAnsi" w:cstheme="minorHAnsi"/>
                  <w:sz w:val="18"/>
                  <w:szCs w:val="18"/>
                  <w:rPrChange w:id="644" w:author="Khadijah Homolka" w:date="2026-06-29T21:41:00Z" w16du:dateUtc="2026-06-30T04:41:00Z">
                    <w:rPr/>
                  </w:rPrChange>
                </w:rPr>
                <w:t>PCR amplification with marker-specific primers followed by Illumina short-read sequencing (targeting ≥75,000 reads per marker per sample); bioinformatic processing through documented pipeline including quality trimming, ASV denoising, chimera removal, and taxonomic assignment against curated reference databases.</w:t>
              </w:r>
            </w:ins>
          </w:p>
          <w:p w14:paraId="067F25B5" w14:textId="27A996F9" w:rsidR="000674D0" w:rsidRPr="003D10D9" w:rsidRDefault="003D10D9" w:rsidP="003D10D9">
            <w:pPr>
              <w:pStyle w:val="TableText"/>
              <w:spacing w:before="120" w:after="120"/>
              <w:rPr>
                <w:rFonts w:asciiTheme="minorHAnsi" w:hAnsiTheme="minorHAnsi" w:cstheme="minorHAnsi"/>
                <w:sz w:val="18"/>
                <w:szCs w:val="18"/>
                <w:rPrChange w:id="645" w:author="Khadijah Homolka" w:date="2026-06-29T21:41:00Z" w16du:dateUtc="2026-06-30T04:41:00Z">
                  <w:rPr/>
                </w:rPrChange>
              </w:rPr>
            </w:pPr>
            <w:ins w:id="646" w:author="Khadijah Homolka" w:date="2026-06-29T21:40:00Z" w16du:dateUtc="2026-06-30T04:40:00Z">
              <w:r w:rsidRPr="003D10D9">
                <w:rPr>
                  <w:rStyle w:val="Emphasis"/>
                  <w:rFonts w:asciiTheme="minorHAnsi" w:hAnsiTheme="minorHAnsi" w:cstheme="minorHAnsi"/>
                  <w:sz w:val="18"/>
                  <w:szCs w:val="18"/>
                  <w:rPrChange w:id="647" w:author="Khadijah Homolka" w:date="2026-06-29T21:41:00Z" w16du:dateUtc="2026-06-30T04:41:00Z">
                    <w:rPr>
                      <w:rStyle w:val="Emphasis"/>
                    </w:rPr>
                  </w:rPrChange>
                </w:rPr>
                <w:t>ddPCR:</w:t>
              </w:r>
              <w:r w:rsidRPr="003D10D9">
                <w:rPr>
                  <w:rStyle w:val="apple-converted-space"/>
                  <w:rFonts w:asciiTheme="minorHAnsi" w:hAnsiTheme="minorHAnsi" w:cstheme="minorHAnsi"/>
                  <w:sz w:val="18"/>
                  <w:szCs w:val="18"/>
                  <w:rPrChange w:id="648" w:author="Khadijah Homolka" w:date="2026-06-29T21:41:00Z" w16du:dateUtc="2026-06-30T04:41:00Z">
                    <w:rPr>
                      <w:rStyle w:val="apple-converted-space"/>
                    </w:rPr>
                  </w:rPrChange>
                </w:rPr>
                <w:t> </w:t>
              </w:r>
              <w:r w:rsidRPr="003D10D9">
                <w:rPr>
                  <w:rFonts w:asciiTheme="minorHAnsi" w:hAnsiTheme="minorHAnsi" w:cstheme="minorHAnsi"/>
                  <w:sz w:val="18"/>
                  <w:szCs w:val="18"/>
                  <w:rPrChange w:id="649" w:author="Khadijah Homolka" w:date="2026-06-29T21:41:00Z" w16du:dateUtc="2026-06-30T04:41:00Z">
                    <w:rPr/>
                  </w:rPrChange>
                </w:rPr>
                <w:t>Droplet digital PCR using assay-specific primer/probe sets on a probe-compatible platform, with internal inhibition control; three field replicates per sample, each analyzed in duplicate ddPCR reactions merged prior to analysis.</w:t>
              </w:r>
            </w:ins>
          </w:p>
        </w:tc>
      </w:tr>
    </w:tbl>
    <w:p w14:paraId="3971E9DF" w14:textId="0A76133B" w:rsidR="002C4E1F" w:rsidRPr="00F76AAD" w:rsidRDefault="002C4E1F" w:rsidP="008317B6">
      <w:pPr>
        <w:pStyle w:val="Heading3"/>
      </w:pPr>
      <w:bookmarkStart w:id="650" w:name="_Toc30162568"/>
      <w:bookmarkStart w:id="651" w:name="_Toc226028823"/>
      <w:r w:rsidRPr="00F76AAD">
        <w:t>9.</w:t>
      </w:r>
      <w:r w:rsidR="005D05DC">
        <w:t>2</w:t>
      </w:r>
      <w:r w:rsidR="00D03D59" w:rsidRPr="00F76AAD">
        <w:tab/>
      </w:r>
      <w:r w:rsidRPr="00F76AAD">
        <w:t>Sample preparation method(s)</w:t>
      </w:r>
      <w:bookmarkEnd w:id="650"/>
      <w:bookmarkEnd w:id="651"/>
    </w:p>
    <w:p w14:paraId="6225ECC5" w14:textId="15BA4760" w:rsidR="002C4E1F" w:rsidRPr="002203DB" w:rsidDel="003D10D9" w:rsidRDefault="002C4E1F" w:rsidP="00E63FD0">
      <w:pPr>
        <w:pStyle w:val="BodyText1"/>
        <w:rPr>
          <w:del w:id="652" w:author="Khadijah Homolka" w:date="2026-06-29T21:06:00Z" w16du:dateUtc="2026-06-30T04:06:00Z"/>
          <w:color w:val="943634" w:themeColor="accent2" w:themeShade="BF"/>
        </w:rPr>
      </w:pPr>
      <w:del w:id="653" w:author="Khadijah Homolka" w:date="2026-06-29T21:06:00Z" w16du:dateUtc="2026-06-30T04:06:00Z">
        <w:r w:rsidRPr="002203DB" w:rsidDel="003D10D9">
          <w:rPr>
            <w:color w:val="943634" w:themeColor="accent2" w:themeShade="BF"/>
          </w:rPr>
          <w:delText xml:space="preserve">It is rare </w:delText>
        </w:r>
        <w:r w:rsidR="00522B55" w:rsidRPr="002203DB" w:rsidDel="003D10D9">
          <w:rPr>
            <w:color w:val="943634" w:themeColor="accent2" w:themeShade="BF"/>
          </w:rPr>
          <w:delText>to analyze</w:delText>
        </w:r>
        <w:r w:rsidRPr="002203DB" w:rsidDel="003D10D9">
          <w:rPr>
            <w:color w:val="943634" w:themeColor="accent2" w:themeShade="BF"/>
          </w:rPr>
          <w:delText xml:space="preserve"> samples without some form of preparation and extraction</w:delText>
        </w:r>
        <w:r w:rsidR="00591E68" w:rsidRPr="002203DB" w:rsidDel="003D10D9">
          <w:rPr>
            <w:color w:val="943634" w:themeColor="accent2" w:themeShade="BF"/>
          </w:rPr>
          <w:delText>.</w:delText>
        </w:r>
        <w:r w:rsidR="00205DE1" w:rsidRPr="002203DB" w:rsidDel="003D10D9">
          <w:rPr>
            <w:color w:val="943634" w:themeColor="accent2" w:themeShade="BF"/>
          </w:rPr>
          <w:delText xml:space="preserve"> </w:delText>
        </w:r>
        <w:r w:rsidR="00522B55" w:rsidRPr="002203DB" w:rsidDel="003D10D9">
          <w:rPr>
            <w:color w:val="943634" w:themeColor="accent2" w:themeShade="BF"/>
          </w:rPr>
          <w:delText>L</w:delText>
        </w:r>
        <w:r w:rsidRPr="002203DB" w:rsidDel="003D10D9">
          <w:rPr>
            <w:color w:val="943634" w:themeColor="accent2" w:themeShade="BF"/>
          </w:rPr>
          <w:delText>ist each preparation and extraction technique</w:delText>
        </w:r>
        <w:r w:rsidR="00591E68" w:rsidRPr="002203DB" w:rsidDel="003D10D9">
          <w:rPr>
            <w:color w:val="943634" w:themeColor="accent2" w:themeShade="BF"/>
          </w:rPr>
          <w:delText>.</w:delText>
        </w:r>
        <w:r w:rsidR="00205DE1" w:rsidRPr="002203DB" w:rsidDel="003D10D9">
          <w:rPr>
            <w:color w:val="943634" w:themeColor="accent2" w:themeShade="BF"/>
          </w:rPr>
          <w:delText xml:space="preserve"> </w:delText>
        </w:r>
        <w:r w:rsidRPr="002203DB" w:rsidDel="003D10D9">
          <w:rPr>
            <w:color w:val="943634" w:themeColor="accent2" w:themeShade="BF"/>
          </w:rPr>
          <w:delText xml:space="preserve">It is </w:delText>
        </w:r>
        <w:r w:rsidR="00575781" w:rsidRPr="002203DB" w:rsidDel="003D10D9">
          <w:rPr>
            <w:color w:val="943634" w:themeColor="accent2" w:themeShade="BF"/>
          </w:rPr>
          <w:delText>especially</w:delText>
        </w:r>
        <w:r w:rsidRPr="002203DB" w:rsidDel="003D10D9">
          <w:rPr>
            <w:color w:val="943634" w:themeColor="accent2" w:themeShade="BF"/>
          </w:rPr>
          <w:delText xml:space="preserve"> important to provide details of any</w:delText>
        </w:r>
        <w:r w:rsidR="00522B55" w:rsidRPr="002203DB" w:rsidDel="003D10D9">
          <w:rPr>
            <w:color w:val="943634" w:themeColor="accent2" w:themeShade="BF"/>
          </w:rPr>
          <w:delText xml:space="preserve"> unusual or nonstandard</w:delText>
        </w:r>
        <w:r w:rsidRPr="002203DB" w:rsidDel="003D10D9">
          <w:rPr>
            <w:color w:val="943634" w:themeColor="accent2" w:themeShade="BF"/>
          </w:rPr>
          <w:delText xml:space="preserve"> technique.</w:delText>
        </w:r>
      </w:del>
    </w:p>
    <w:p w14:paraId="611104C8" w14:textId="4C916BCF" w:rsidR="00881BA7" w:rsidRPr="00F76AAD" w:rsidRDefault="00881BA7" w:rsidP="006B68DA">
      <w:pPr>
        <w:pStyle w:val="BodyText1"/>
      </w:pPr>
      <w:del w:id="654" w:author="Khadijah Homolka" w:date="2026-06-29T21:06:00Z" w16du:dateUtc="2026-06-30T04:06:00Z">
        <w:r w:rsidRPr="006C1414" w:rsidDel="003D10D9">
          <w:delText>xx</w:delText>
        </w:r>
      </w:del>
      <w:ins w:id="655" w:author="Khadijah Homolka" w:date="2026-06-29T21:06:00Z" w16du:dateUtc="2026-06-30T04:06:00Z">
        <w:r w:rsidR="003D10D9">
          <w:rPr>
            <w:color w:val="943634" w:themeColor="accent2" w:themeShade="BF"/>
          </w:rPr>
          <w:t xml:space="preserve">eDNA samples are stored </w:t>
        </w:r>
      </w:ins>
      <w:ins w:id="656" w:author="Khadijah Homolka" w:date="2026-06-29T21:07:00Z" w16du:dateUtc="2026-06-30T04:07:00Z">
        <w:r w:rsidR="003D10D9">
          <w:rPr>
            <w:color w:val="943634" w:themeColor="accent2" w:themeShade="BF"/>
          </w:rPr>
          <w:t>in a climate controlled laboratory at ambient temperatures</w:t>
        </w:r>
      </w:ins>
      <w:ins w:id="657" w:author="Khadijah Homolka" w:date="2026-06-29T21:06:00Z" w16du:dateUtc="2026-06-30T04:06:00Z">
        <w:r w:rsidR="003D10D9">
          <w:rPr>
            <w:color w:val="943634" w:themeColor="accent2" w:themeShade="BF"/>
          </w:rPr>
          <w:t xml:space="preserve"> in a dark environment prior to laboratory analysis. Samples do not require any </w:t>
        </w:r>
      </w:ins>
      <w:ins w:id="658" w:author="Khadijah Homolka" w:date="2026-06-29T21:07:00Z" w16du:dateUtc="2026-06-30T04:07:00Z">
        <w:r w:rsidR="003D10D9">
          <w:rPr>
            <w:color w:val="943634" w:themeColor="accent2" w:themeShade="BF"/>
          </w:rPr>
          <w:t xml:space="preserve">preparation except proper storage conditions. </w:t>
        </w:r>
      </w:ins>
    </w:p>
    <w:p w14:paraId="6B9F3CC5" w14:textId="0328C681" w:rsidR="002C4E1F" w:rsidRPr="00F76AAD" w:rsidRDefault="002C4E1F" w:rsidP="008317B6">
      <w:pPr>
        <w:pStyle w:val="Heading3"/>
      </w:pPr>
      <w:bookmarkStart w:id="659" w:name="_Toc30162569"/>
      <w:bookmarkStart w:id="660" w:name="_Toc226028824"/>
      <w:r w:rsidRPr="00F76AAD">
        <w:lastRenderedPageBreak/>
        <w:t>9.</w:t>
      </w:r>
      <w:r w:rsidR="005D05DC">
        <w:t>3</w:t>
      </w:r>
      <w:r w:rsidR="00D03D59" w:rsidRPr="00F76AAD">
        <w:tab/>
      </w:r>
      <w:r w:rsidRPr="00F76AAD">
        <w:t>Special method requirements</w:t>
      </w:r>
      <w:bookmarkEnd w:id="659"/>
      <w:bookmarkEnd w:id="660"/>
    </w:p>
    <w:p w14:paraId="56EB54C4" w14:textId="67B9C7DF" w:rsidR="002C4E1F" w:rsidRPr="002203DB" w:rsidDel="003D10D9" w:rsidRDefault="002C4E1F" w:rsidP="00E63FD0">
      <w:pPr>
        <w:pStyle w:val="BodyText1"/>
        <w:rPr>
          <w:del w:id="661" w:author="Khadijah Homolka" w:date="2026-06-29T21:08:00Z" w16du:dateUtc="2026-06-30T04:08:00Z"/>
          <w:color w:val="943634" w:themeColor="accent2" w:themeShade="BF"/>
        </w:rPr>
      </w:pPr>
      <w:del w:id="662" w:author="Khadijah Homolka" w:date="2026-06-29T21:08:00Z" w16du:dateUtc="2026-06-30T04:08:00Z">
        <w:r w:rsidRPr="002203DB" w:rsidDel="003D10D9">
          <w:rPr>
            <w:color w:val="943634" w:themeColor="accent2" w:themeShade="BF"/>
          </w:rPr>
          <w:delText>Some analytical laboratories have special requirements</w:delText>
        </w:r>
        <w:r w:rsidR="00591E68" w:rsidRPr="002203DB" w:rsidDel="003D10D9">
          <w:rPr>
            <w:color w:val="943634" w:themeColor="accent2" w:themeShade="BF"/>
          </w:rPr>
          <w:delText>.</w:delText>
        </w:r>
        <w:r w:rsidR="00205DE1" w:rsidRPr="002203DB" w:rsidDel="003D10D9">
          <w:rPr>
            <w:color w:val="943634" w:themeColor="accent2" w:themeShade="BF"/>
          </w:rPr>
          <w:delText xml:space="preserve"> </w:delText>
        </w:r>
        <w:r w:rsidR="00A519A8" w:rsidRPr="002203DB" w:rsidDel="003D10D9">
          <w:rPr>
            <w:color w:val="943634" w:themeColor="accent2" w:themeShade="BF"/>
          </w:rPr>
          <w:delText>Record t</w:delText>
        </w:r>
        <w:r w:rsidR="00EC3B18" w:rsidRPr="002203DB" w:rsidDel="003D10D9">
          <w:rPr>
            <w:color w:val="943634" w:themeColor="accent2" w:themeShade="BF"/>
          </w:rPr>
          <w:delText xml:space="preserve">hese </w:delText>
        </w:r>
        <w:r w:rsidRPr="002203DB" w:rsidDel="003D10D9">
          <w:rPr>
            <w:color w:val="943634" w:themeColor="accent2" w:themeShade="BF"/>
          </w:rPr>
          <w:delText xml:space="preserve">in the QAPP </w:delText>
        </w:r>
        <w:r w:rsidR="00230E9B" w:rsidRPr="002203DB" w:rsidDel="003D10D9">
          <w:rPr>
            <w:color w:val="943634" w:themeColor="accent2" w:themeShade="BF"/>
          </w:rPr>
          <w:delText xml:space="preserve">to </w:delText>
        </w:r>
        <w:r w:rsidRPr="002203DB" w:rsidDel="003D10D9">
          <w:rPr>
            <w:color w:val="943634" w:themeColor="accent2" w:themeShade="BF"/>
          </w:rPr>
          <w:delText xml:space="preserve">communicate </w:delText>
        </w:r>
        <w:r w:rsidR="002E3831" w:rsidRPr="002203DB" w:rsidDel="003D10D9">
          <w:rPr>
            <w:color w:val="943634" w:themeColor="accent2" w:themeShade="BF"/>
          </w:rPr>
          <w:delText xml:space="preserve">them </w:delText>
        </w:r>
        <w:r w:rsidRPr="002203DB" w:rsidDel="003D10D9">
          <w:rPr>
            <w:color w:val="943634" w:themeColor="accent2" w:themeShade="BF"/>
          </w:rPr>
          <w:delText>effectively to the laboratory</w:delText>
        </w:r>
        <w:r w:rsidR="00591E68" w:rsidRPr="002203DB" w:rsidDel="003D10D9">
          <w:rPr>
            <w:color w:val="943634" w:themeColor="accent2" w:themeShade="BF"/>
          </w:rPr>
          <w:delText>.</w:delText>
        </w:r>
        <w:r w:rsidR="00205DE1" w:rsidRPr="002203DB" w:rsidDel="003D10D9">
          <w:rPr>
            <w:color w:val="943634" w:themeColor="accent2" w:themeShade="BF"/>
          </w:rPr>
          <w:delText xml:space="preserve"> </w:delText>
        </w:r>
        <w:r w:rsidRPr="002203DB" w:rsidDel="003D10D9">
          <w:rPr>
            <w:color w:val="943634" w:themeColor="accent2" w:themeShade="BF"/>
          </w:rPr>
          <w:delText xml:space="preserve">Typical </w:delText>
        </w:r>
        <w:r w:rsidR="00230E9B" w:rsidRPr="002203DB" w:rsidDel="003D10D9">
          <w:rPr>
            <w:color w:val="943634" w:themeColor="accent2" w:themeShade="BF"/>
          </w:rPr>
          <w:delText xml:space="preserve">causes </w:delText>
        </w:r>
        <w:r w:rsidRPr="002203DB" w:rsidDel="003D10D9">
          <w:rPr>
            <w:color w:val="943634" w:themeColor="accent2" w:themeShade="BF"/>
          </w:rPr>
          <w:delText>for special method modifications include</w:delText>
        </w:r>
        <w:r w:rsidR="000231D0" w:rsidRPr="002203DB" w:rsidDel="003D10D9">
          <w:rPr>
            <w:color w:val="943634" w:themeColor="accent2" w:themeShade="BF"/>
          </w:rPr>
          <w:delText>:</w:delText>
        </w:r>
        <w:r w:rsidRPr="002203DB" w:rsidDel="003D10D9">
          <w:rPr>
            <w:color w:val="943634" w:themeColor="accent2" w:themeShade="BF"/>
          </w:rPr>
          <w:delText xml:space="preserve"> analysis of very low </w:delText>
        </w:r>
        <w:r w:rsidR="00230E9B" w:rsidRPr="002203DB" w:rsidDel="003D10D9">
          <w:rPr>
            <w:color w:val="943634" w:themeColor="accent2" w:themeShade="BF"/>
          </w:rPr>
          <w:delText xml:space="preserve">or </w:delText>
        </w:r>
        <w:r w:rsidRPr="002203DB" w:rsidDel="003D10D9">
          <w:rPr>
            <w:color w:val="943634" w:themeColor="accent2" w:themeShade="BF"/>
          </w:rPr>
          <w:delText xml:space="preserve">very high </w:delText>
        </w:r>
        <w:r w:rsidR="00230E9B" w:rsidRPr="002203DB" w:rsidDel="003D10D9">
          <w:rPr>
            <w:color w:val="943634" w:themeColor="accent2" w:themeShade="BF"/>
          </w:rPr>
          <w:delText xml:space="preserve">concentrations </w:delText>
        </w:r>
        <w:r w:rsidRPr="002203DB" w:rsidDel="003D10D9">
          <w:rPr>
            <w:color w:val="943634" w:themeColor="accent2" w:themeShade="BF"/>
          </w:rPr>
          <w:delText>of analytes</w:delText>
        </w:r>
        <w:r w:rsidR="00A519A8" w:rsidRPr="002203DB" w:rsidDel="003D10D9">
          <w:rPr>
            <w:color w:val="943634" w:themeColor="accent2" w:themeShade="BF"/>
          </w:rPr>
          <w:delText>,</w:delText>
        </w:r>
        <w:r w:rsidR="00230E9B" w:rsidRPr="002203DB" w:rsidDel="003D10D9">
          <w:rPr>
            <w:color w:val="943634" w:themeColor="accent2" w:themeShade="BF"/>
          </w:rPr>
          <w:delText xml:space="preserve"> </w:delText>
        </w:r>
        <w:r w:rsidRPr="002203DB" w:rsidDel="003D10D9">
          <w:rPr>
            <w:color w:val="943634" w:themeColor="accent2" w:themeShade="BF"/>
          </w:rPr>
          <w:delText>analysis of analyte</w:delText>
        </w:r>
        <w:r w:rsidR="00230E9B" w:rsidRPr="002203DB" w:rsidDel="003D10D9">
          <w:rPr>
            <w:color w:val="943634" w:themeColor="accent2" w:themeShade="BF"/>
          </w:rPr>
          <w:delText>s</w:delText>
        </w:r>
        <w:r w:rsidRPr="002203DB" w:rsidDel="003D10D9">
          <w:rPr>
            <w:color w:val="943634" w:themeColor="accent2" w:themeShade="BF"/>
          </w:rPr>
          <w:delText xml:space="preserve"> with high levels of interference</w:delText>
        </w:r>
        <w:r w:rsidR="00A519A8" w:rsidRPr="002203DB" w:rsidDel="003D10D9">
          <w:rPr>
            <w:color w:val="943634" w:themeColor="accent2" w:themeShade="BF"/>
          </w:rPr>
          <w:delText>,</w:delText>
        </w:r>
        <w:r w:rsidR="00230E9B" w:rsidRPr="002203DB" w:rsidDel="003D10D9">
          <w:rPr>
            <w:color w:val="943634" w:themeColor="accent2" w:themeShade="BF"/>
          </w:rPr>
          <w:delText xml:space="preserve"> and </w:delText>
        </w:r>
        <w:r w:rsidRPr="002203DB" w:rsidDel="003D10D9">
          <w:rPr>
            <w:color w:val="943634" w:themeColor="accent2" w:themeShade="BF"/>
          </w:rPr>
          <w:delText>use of non-standard methods.</w:delText>
        </w:r>
      </w:del>
    </w:p>
    <w:p w14:paraId="64F155DB" w14:textId="48E8802F" w:rsidR="00881BA7" w:rsidRPr="00F76AAD" w:rsidRDefault="00881BA7" w:rsidP="006B68DA">
      <w:pPr>
        <w:pStyle w:val="BodyText1"/>
      </w:pPr>
      <w:del w:id="663" w:author="Khadijah Homolka" w:date="2026-06-29T21:08:00Z" w16du:dateUtc="2026-06-30T04:08:00Z">
        <w:r w:rsidRPr="006C1414" w:rsidDel="003D10D9">
          <w:delText>xx</w:delText>
        </w:r>
      </w:del>
      <w:ins w:id="664" w:author="Khadijah Homolka" w:date="2026-06-29T21:08:00Z" w16du:dateUtc="2026-06-30T04:08:00Z">
        <w:r w:rsidR="003D10D9">
          <w:rPr>
            <w:color w:val="943634" w:themeColor="accent2" w:themeShade="BF"/>
          </w:rPr>
          <w:t>Not applicable.</w:t>
        </w:r>
      </w:ins>
    </w:p>
    <w:p w14:paraId="65F49D0B" w14:textId="6566EBEA" w:rsidR="002C4E1F" w:rsidRPr="00F76AAD" w:rsidRDefault="002C4E1F" w:rsidP="008317B6">
      <w:pPr>
        <w:pStyle w:val="Heading3"/>
      </w:pPr>
      <w:bookmarkStart w:id="665" w:name="_Toc30162570"/>
      <w:bookmarkStart w:id="666" w:name="_Toc226028825"/>
      <w:r w:rsidRPr="00F76AAD">
        <w:t>9.</w:t>
      </w:r>
      <w:r w:rsidR="005D05DC">
        <w:t>4</w:t>
      </w:r>
      <w:r w:rsidR="00D03D59" w:rsidRPr="00F76AAD">
        <w:tab/>
      </w:r>
      <w:commentRangeStart w:id="667"/>
      <w:commentRangeStart w:id="668"/>
      <w:r w:rsidRPr="00F76AAD">
        <w:t>Lab</w:t>
      </w:r>
      <w:r w:rsidR="00AF07FA">
        <w:t xml:space="preserve">oratories </w:t>
      </w:r>
      <w:r w:rsidRPr="00F76AAD">
        <w:t>accredited for methods</w:t>
      </w:r>
      <w:bookmarkEnd w:id="665"/>
      <w:bookmarkEnd w:id="666"/>
      <w:commentRangeEnd w:id="667"/>
      <w:r w:rsidR="006F6B70" w:rsidRPr="00F76AAD">
        <w:rPr>
          <w:rStyle w:val="CommentReference"/>
          <w:sz w:val="32"/>
          <w:szCs w:val="20"/>
        </w:rPr>
        <w:commentReference w:id="667"/>
      </w:r>
      <w:commentRangeEnd w:id="668"/>
      <w:r w:rsidR="003D10D9" w:rsidRPr="00F76AAD">
        <w:rPr>
          <w:rStyle w:val="CommentReference"/>
          <w:sz w:val="32"/>
          <w:szCs w:val="20"/>
        </w:rPr>
        <w:commentReference w:id="668"/>
      </w:r>
    </w:p>
    <w:p w14:paraId="763C6845" w14:textId="28CE350D" w:rsidR="00B672E7" w:rsidRPr="003D10D9" w:rsidRDefault="00E83653" w:rsidP="009811C3">
      <w:pPr>
        <w:pStyle w:val="BodyText1"/>
        <w:rPr>
          <w:rFonts w:asciiTheme="minorHAnsi" w:hAnsiTheme="minorHAnsi" w:cstheme="minorHAnsi"/>
          <w:szCs w:val="24"/>
          <w:rPrChange w:id="669" w:author="Khadijah Homolka" w:date="2026-06-29T21:17:00Z" w16du:dateUtc="2026-06-30T04:17:00Z">
            <w:rPr/>
          </w:rPrChange>
        </w:rPr>
      </w:pPr>
      <w:r w:rsidRPr="003D10D9">
        <w:rPr>
          <w:rFonts w:asciiTheme="minorHAnsi" w:hAnsiTheme="minorHAnsi" w:cstheme="minorHAnsi"/>
          <w:szCs w:val="24"/>
          <w:rPrChange w:id="670" w:author="Khadijah Homolka" w:date="2026-06-29T21:17:00Z" w16du:dateUtc="2026-06-30T04:17:00Z">
            <w:rPr/>
          </w:rPrChange>
        </w:rPr>
        <w:t xml:space="preserve">Laboratory analysis of </w:t>
      </w:r>
      <w:r w:rsidR="0071430B" w:rsidRPr="003D10D9">
        <w:rPr>
          <w:rFonts w:asciiTheme="minorHAnsi" w:hAnsiTheme="minorHAnsi" w:cstheme="minorHAnsi"/>
          <w:szCs w:val="24"/>
          <w:rPrChange w:id="671" w:author="Khadijah Homolka" w:date="2026-06-29T21:17:00Z" w16du:dateUtc="2026-06-30T04:17:00Z">
            <w:rPr/>
          </w:rPrChange>
        </w:rPr>
        <w:t xml:space="preserve">eDNA samples will be conducted by </w:t>
      </w:r>
      <w:del w:id="672" w:author="Khadijah Homolka" w:date="2026-06-29T21:09:00Z" w16du:dateUtc="2026-06-30T04:09:00Z">
        <w:r w:rsidR="0071430B" w:rsidRPr="003D10D9" w:rsidDel="003D10D9">
          <w:rPr>
            <w:rFonts w:asciiTheme="minorHAnsi" w:hAnsiTheme="minorHAnsi" w:cstheme="minorHAnsi"/>
            <w:szCs w:val="24"/>
            <w:rPrChange w:id="673" w:author="Khadijah Homolka" w:date="2026-06-29T21:17:00Z" w16du:dateUtc="2026-06-30T04:17:00Z">
              <w:rPr/>
            </w:rPrChange>
          </w:rPr>
          <w:delText>the</w:delText>
        </w:r>
      </w:del>
      <w:ins w:id="674" w:author="Khadijah Homolka" w:date="2026-06-29T21:09:00Z" w16du:dateUtc="2026-06-30T04:09:00Z">
        <w:r w:rsidR="003D10D9" w:rsidRPr="003D10D9">
          <w:rPr>
            <w:rFonts w:asciiTheme="minorHAnsi" w:hAnsiTheme="minorHAnsi" w:cstheme="minorHAnsi"/>
            <w:szCs w:val="24"/>
            <w:rPrChange w:id="675" w:author="Khadijah Homolka" w:date="2026-06-29T21:17:00Z" w16du:dateUtc="2026-06-30T04:17:00Z">
              <w:rPr/>
            </w:rPrChange>
          </w:rPr>
          <w:t>a</w:t>
        </w:r>
      </w:ins>
      <w:ins w:id="676" w:author="Guo, Jiujia (ECY)" w:date="2026-05-29T16:59:00Z">
        <w:r w:rsidR="0071430B" w:rsidRPr="003D10D9">
          <w:rPr>
            <w:rFonts w:asciiTheme="minorHAnsi" w:hAnsiTheme="minorHAnsi" w:cstheme="minorHAnsi"/>
            <w:szCs w:val="24"/>
            <w:rPrChange w:id="677" w:author="Khadijah Homolka" w:date="2026-06-29T21:17:00Z" w16du:dateUtc="2026-06-30T04:17:00Z">
              <w:rPr/>
            </w:rPrChange>
          </w:rPr>
          <w:t xml:space="preserve"> </w:t>
        </w:r>
        <w:del w:id="678" w:author="Khadijah Homolka" w:date="2026-06-29T21:08:00Z" w16du:dateUtc="2026-06-30T04:08:00Z">
          <w:r w:rsidR="0071430B" w:rsidRPr="003D10D9" w:rsidDel="003D10D9">
            <w:rPr>
              <w:rFonts w:asciiTheme="minorHAnsi" w:hAnsiTheme="minorHAnsi" w:cstheme="minorHAnsi"/>
              <w:szCs w:val="24"/>
              <w:highlight w:val="yellow"/>
              <w:rPrChange w:id="679" w:author="Khadijah Homolka" w:date="2026-06-29T21:17:00Z" w16du:dateUtc="2026-06-30T04:17:00Z">
                <w:rPr>
                  <w:highlight w:val="yellow"/>
                </w:rPr>
              </w:rPrChange>
            </w:rPr>
            <w:delText>{lab name}</w:delText>
          </w:r>
        </w:del>
      </w:ins>
      <w:ins w:id="680" w:author="Khadijah Homolka" w:date="2026-06-29T21:09:00Z" w16du:dateUtc="2026-06-30T04:09:00Z">
        <w:r w:rsidR="003D10D9" w:rsidRPr="003D10D9">
          <w:rPr>
            <w:rFonts w:asciiTheme="minorHAnsi" w:hAnsiTheme="minorHAnsi" w:cstheme="minorHAnsi"/>
            <w:szCs w:val="24"/>
            <w:highlight w:val="yellow"/>
            <w:rPrChange w:id="681" w:author="Khadijah Homolka" w:date="2026-06-29T21:17:00Z" w16du:dateUtc="2026-06-30T04:17:00Z">
              <w:rPr>
                <w:highlight w:val="yellow"/>
              </w:rPr>
            </w:rPrChange>
          </w:rPr>
          <w:t>third-party</w:t>
        </w:r>
      </w:ins>
      <w:ins w:id="682" w:author="Khadijah Homolka" w:date="2026-06-29T21:08:00Z" w16du:dateUtc="2026-06-30T04:08:00Z">
        <w:r w:rsidR="003D10D9" w:rsidRPr="003D10D9">
          <w:rPr>
            <w:rFonts w:asciiTheme="minorHAnsi" w:hAnsiTheme="minorHAnsi" w:cstheme="minorHAnsi"/>
            <w:szCs w:val="24"/>
            <w:highlight w:val="yellow"/>
            <w:rPrChange w:id="683" w:author="Khadijah Homolka" w:date="2026-06-29T21:17:00Z" w16du:dateUtc="2026-06-30T04:17:00Z">
              <w:rPr>
                <w:highlight w:val="yellow"/>
              </w:rPr>
            </w:rPrChange>
          </w:rPr>
          <w:t xml:space="preserve"> laboratory</w:t>
        </w:r>
      </w:ins>
      <w:r w:rsidR="0071430B" w:rsidRPr="003D10D9">
        <w:rPr>
          <w:rFonts w:asciiTheme="minorHAnsi" w:hAnsiTheme="minorHAnsi" w:cstheme="minorHAnsi"/>
          <w:szCs w:val="24"/>
          <w:highlight w:val="yellow"/>
          <w:rPrChange w:id="684" w:author="Khadijah Homolka" w:date="2026-06-29T21:17:00Z" w16du:dateUtc="2026-06-30T04:17:00Z">
            <w:rPr>
              <w:highlight w:val="yellow"/>
            </w:rPr>
          </w:rPrChange>
        </w:rPr>
        <w:t>.</w:t>
      </w:r>
      <w:r w:rsidR="001069B4" w:rsidRPr="003D10D9">
        <w:rPr>
          <w:rFonts w:asciiTheme="minorHAnsi" w:hAnsiTheme="minorHAnsi" w:cstheme="minorHAnsi"/>
          <w:szCs w:val="24"/>
          <w:rPrChange w:id="685" w:author="Khadijah Homolka" w:date="2026-06-29T21:17:00Z" w16du:dateUtc="2026-06-30T04:17:00Z">
            <w:rPr/>
          </w:rPrChange>
        </w:rPr>
        <w:t xml:space="preserve"> </w:t>
      </w:r>
      <w:r w:rsidR="00135F6C" w:rsidRPr="003D10D9">
        <w:rPr>
          <w:rFonts w:asciiTheme="minorHAnsi" w:hAnsiTheme="minorHAnsi" w:cstheme="minorHAnsi"/>
          <w:szCs w:val="24"/>
          <w:rPrChange w:id="686" w:author="Khadijah Homolka" w:date="2026-06-29T21:17:00Z" w16du:dateUtc="2026-06-30T04:17:00Z">
            <w:rPr/>
          </w:rPrChange>
        </w:rPr>
        <w:t xml:space="preserve">Ecology’s Laboratory Accreditation Unit </w:t>
      </w:r>
      <w:r w:rsidR="00B672E7" w:rsidRPr="003D10D9">
        <w:rPr>
          <w:rFonts w:asciiTheme="minorHAnsi" w:hAnsiTheme="minorHAnsi" w:cstheme="minorHAnsi"/>
          <w:szCs w:val="24"/>
          <w:rPrChange w:id="687" w:author="Khadijah Homolka" w:date="2026-06-29T21:17:00Z" w16du:dateUtc="2026-06-30T04:17:00Z">
            <w:rPr/>
          </w:rPrChange>
        </w:rPr>
        <w:t xml:space="preserve">does not accredit </w:t>
      </w:r>
      <w:r w:rsidR="004B686B" w:rsidRPr="003D10D9">
        <w:rPr>
          <w:rFonts w:asciiTheme="minorHAnsi" w:hAnsiTheme="minorHAnsi" w:cstheme="minorHAnsi"/>
          <w:szCs w:val="24"/>
          <w:rPrChange w:id="688" w:author="Khadijah Homolka" w:date="2026-06-29T21:17:00Z" w16du:dateUtc="2026-06-30T04:17:00Z">
            <w:rPr/>
          </w:rPrChange>
        </w:rPr>
        <w:t xml:space="preserve">for </w:t>
      </w:r>
      <w:r w:rsidR="00854322" w:rsidRPr="003D10D9">
        <w:rPr>
          <w:rFonts w:asciiTheme="minorHAnsi" w:hAnsiTheme="minorHAnsi" w:cstheme="minorHAnsi"/>
          <w:szCs w:val="24"/>
          <w:rPrChange w:id="689" w:author="Khadijah Homolka" w:date="2026-06-29T21:17:00Z" w16du:dateUtc="2026-06-30T04:17:00Z">
            <w:rPr/>
          </w:rPrChange>
        </w:rPr>
        <w:t>DNA tests</w:t>
      </w:r>
      <w:r w:rsidR="00B14454" w:rsidRPr="003D10D9">
        <w:rPr>
          <w:rFonts w:asciiTheme="minorHAnsi" w:hAnsiTheme="minorHAnsi" w:cstheme="minorHAnsi"/>
          <w:szCs w:val="24"/>
          <w:rPrChange w:id="690" w:author="Khadijah Homolka" w:date="2026-06-29T21:17:00Z" w16du:dateUtc="2026-06-30T04:17:00Z">
            <w:rPr/>
          </w:rPrChange>
        </w:rPr>
        <w:t xml:space="preserve">. </w:t>
      </w:r>
      <w:r w:rsidR="00B4523A" w:rsidRPr="003D10D9">
        <w:rPr>
          <w:rFonts w:asciiTheme="minorHAnsi" w:hAnsiTheme="minorHAnsi" w:cstheme="minorHAnsi"/>
          <w:szCs w:val="24"/>
          <w:rPrChange w:id="691" w:author="Khadijah Homolka" w:date="2026-06-29T21:17:00Z" w16du:dateUtc="2026-06-30T04:17:00Z">
            <w:rPr/>
          </w:rPrChange>
        </w:rPr>
        <w:t>As such, a</w:t>
      </w:r>
      <w:r w:rsidR="00AE3327" w:rsidRPr="003D10D9">
        <w:rPr>
          <w:rFonts w:asciiTheme="minorHAnsi" w:hAnsiTheme="minorHAnsi" w:cstheme="minorHAnsi"/>
          <w:szCs w:val="24"/>
          <w:rPrChange w:id="692" w:author="Khadijah Homolka" w:date="2026-06-29T21:17:00Z" w16du:dateUtc="2026-06-30T04:17:00Z">
            <w:rPr/>
          </w:rPrChange>
        </w:rPr>
        <w:t xml:space="preserve"> lab accreditation waiver will be submitted</w:t>
      </w:r>
      <w:r w:rsidR="00A00CF8" w:rsidRPr="003D10D9">
        <w:rPr>
          <w:rFonts w:asciiTheme="minorHAnsi" w:hAnsiTheme="minorHAnsi" w:cstheme="minorHAnsi"/>
          <w:szCs w:val="24"/>
          <w:rPrChange w:id="693" w:author="Khadijah Homolka" w:date="2026-06-29T21:17:00Z" w16du:dateUtc="2026-06-30T04:17:00Z">
            <w:rPr/>
          </w:rPrChange>
        </w:rPr>
        <w:t xml:space="preserve"> </w:t>
      </w:r>
      <w:r w:rsidR="00210796" w:rsidRPr="003D10D9">
        <w:rPr>
          <w:rFonts w:asciiTheme="minorHAnsi" w:hAnsiTheme="minorHAnsi" w:cstheme="minorHAnsi"/>
          <w:szCs w:val="24"/>
          <w:rPrChange w:id="694" w:author="Khadijah Homolka" w:date="2026-06-29T21:17:00Z" w16du:dateUtc="2026-06-30T04:17:00Z">
            <w:rPr/>
          </w:rPrChange>
        </w:rPr>
        <w:t xml:space="preserve">to Ecology </w:t>
      </w:r>
      <w:r w:rsidR="00A00CF8" w:rsidRPr="003D10D9">
        <w:rPr>
          <w:rFonts w:asciiTheme="minorHAnsi" w:hAnsiTheme="minorHAnsi" w:cstheme="minorHAnsi"/>
          <w:szCs w:val="24"/>
          <w:rPrChange w:id="695" w:author="Khadijah Homolka" w:date="2026-06-29T21:17:00Z" w16du:dateUtc="2026-06-30T04:17:00Z">
            <w:rPr/>
          </w:rPrChange>
        </w:rPr>
        <w:t xml:space="preserve">for the </w:t>
      </w:r>
      <w:r w:rsidR="003D10D9" w:rsidRPr="003D10D9">
        <w:rPr>
          <w:rFonts w:asciiTheme="minorHAnsi" w:hAnsiTheme="minorHAnsi" w:cstheme="minorHAnsi"/>
          <w:szCs w:val="24"/>
          <w:highlight w:val="yellow"/>
          <w:rPrChange w:id="696" w:author="Khadijah Homolka" w:date="2026-06-29T21:17:00Z" w16du:dateUtc="2026-06-30T04:17:00Z">
            <w:rPr>
              <w:highlight w:val="yellow"/>
            </w:rPr>
          </w:rPrChange>
        </w:rPr>
        <w:t>third-party laboratory</w:t>
      </w:r>
      <w:r w:rsidR="003D10D9" w:rsidRPr="003D10D9" w:rsidDel="003D10D9">
        <w:rPr>
          <w:rFonts w:asciiTheme="minorHAnsi" w:hAnsiTheme="minorHAnsi" w:cstheme="minorHAnsi"/>
          <w:szCs w:val="24"/>
          <w:highlight w:val="yellow"/>
          <w:rPrChange w:id="697" w:author="Khadijah Homolka" w:date="2026-06-29T21:17:00Z" w16du:dateUtc="2026-06-30T04:17:00Z">
            <w:rPr>
              <w:highlight w:val="yellow"/>
            </w:rPr>
          </w:rPrChange>
        </w:rPr>
        <w:t xml:space="preserve"> </w:t>
      </w:r>
      <w:r w:rsidR="0016088B" w:rsidRPr="003D10D9">
        <w:rPr>
          <w:rFonts w:asciiTheme="minorHAnsi" w:hAnsiTheme="minorHAnsi" w:cstheme="minorHAnsi"/>
          <w:szCs w:val="24"/>
          <w:rPrChange w:id="698" w:author="Khadijah Homolka" w:date="2026-06-29T21:17:00Z" w16du:dateUtc="2026-06-30T04:17:00Z">
            <w:rPr/>
          </w:rPrChange>
        </w:rPr>
        <w:t xml:space="preserve">. </w:t>
      </w:r>
      <w:r w:rsidR="001930B7" w:rsidRPr="003D10D9">
        <w:rPr>
          <w:rFonts w:asciiTheme="minorHAnsi" w:hAnsiTheme="minorHAnsi" w:cstheme="minorHAnsi"/>
          <w:szCs w:val="24"/>
          <w:rPrChange w:id="699" w:author="Khadijah Homolka" w:date="2026-06-29T21:17:00Z" w16du:dateUtc="2026-06-30T04:17:00Z">
            <w:rPr/>
          </w:rPrChange>
        </w:rPr>
        <w:t xml:space="preserve">The </w:t>
      </w:r>
      <w:ins w:id="700" w:author="Khadijah Homolka" w:date="2026-06-29T21:09:00Z" w16du:dateUtc="2026-06-30T04:09:00Z">
        <w:r w:rsidR="003D10D9" w:rsidRPr="003D10D9">
          <w:rPr>
            <w:rFonts w:asciiTheme="minorHAnsi" w:hAnsiTheme="minorHAnsi" w:cstheme="minorHAnsi"/>
            <w:szCs w:val="24"/>
            <w:highlight w:val="yellow"/>
            <w:rPrChange w:id="701" w:author="Khadijah Homolka" w:date="2026-06-29T21:17:00Z" w16du:dateUtc="2026-06-30T04:17:00Z">
              <w:rPr>
                <w:highlight w:val="yellow"/>
              </w:rPr>
            </w:rPrChange>
          </w:rPr>
          <w:t>third-party laboratory</w:t>
        </w:r>
        <w:r w:rsidR="003D10D9" w:rsidRPr="003D10D9" w:rsidDel="003D10D9">
          <w:rPr>
            <w:rFonts w:asciiTheme="minorHAnsi" w:hAnsiTheme="minorHAnsi" w:cstheme="minorHAnsi"/>
            <w:szCs w:val="24"/>
            <w:highlight w:val="yellow"/>
            <w:rPrChange w:id="702" w:author="Khadijah Homolka" w:date="2026-06-29T21:17:00Z" w16du:dateUtc="2026-06-30T04:17:00Z">
              <w:rPr>
                <w:highlight w:val="yellow"/>
              </w:rPr>
            </w:rPrChange>
          </w:rPr>
          <w:t xml:space="preserve"> </w:t>
        </w:r>
      </w:ins>
      <w:r w:rsidR="001930B7" w:rsidRPr="003D10D9">
        <w:rPr>
          <w:rFonts w:asciiTheme="minorHAnsi" w:hAnsiTheme="minorHAnsi" w:cstheme="minorHAnsi"/>
          <w:szCs w:val="24"/>
          <w:rPrChange w:id="703" w:author="Khadijah Homolka" w:date="2026-06-29T21:17:00Z" w16du:dateUtc="2026-06-30T04:17:00Z">
            <w:rPr/>
          </w:rPrChange>
        </w:rPr>
        <w:t xml:space="preserve">will follow </w:t>
      </w:r>
      <w:ins w:id="704" w:author="Khadijah Homolka" w:date="2026-06-29T21:17:00Z" w16du:dateUtc="2026-06-30T04:17:00Z">
        <w:r w:rsidR="003D10D9" w:rsidRPr="003D10D9">
          <w:rPr>
            <w:rFonts w:asciiTheme="minorHAnsi" w:hAnsiTheme="minorHAnsi" w:cstheme="minorHAnsi"/>
            <w:color w:val="000000"/>
            <w:szCs w:val="24"/>
            <w:rPrChange w:id="705" w:author="Khadijah Homolka" w:date="2026-06-29T21:17:00Z" w16du:dateUtc="2026-06-30T04:17:00Z">
              <w:rPr>
                <w:rFonts w:ascii="-webkit-standard" w:hAnsi="-webkit-standard"/>
                <w:color w:val="000000"/>
                <w:sz w:val="27"/>
                <w:szCs w:val="27"/>
              </w:rPr>
            </w:rPrChange>
          </w:rPr>
          <w:t>will follow</w:t>
        </w:r>
        <w:r w:rsidR="003D10D9" w:rsidRPr="003D10D9">
          <w:rPr>
            <w:rStyle w:val="apple-converted-space"/>
            <w:rFonts w:asciiTheme="minorHAnsi" w:hAnsiTheme="minorHAnsi" w:cstheme="minorHAnsi"/>
            <w:color w:val="000000"/>
            <w:szCs w:val="24"/>
            <w:rPrChange w:id="706" w:author="Khadijah Homolka" w:date="2026-06-29T21:17:00Z" w16du:dateUtc="2026-06-30T04:17:00Z">
              <w:rPr>
                <w:rStyle w:val="apple-converted-space"/>
                <w:rFonts w:ascii="-webkit-standard" w:hAnsi="-webkit-standard"/>
                <w:color w:val="000000"/>
                <w:sz w:val="27"/>
                <w:szCs w:val="27"/>
              </w:rPr>
            </w:rPrChange>
          </w:rPr>
          <w:t> </w:t>
        </w:r>
        <w:r w:rsidR="003D10D9" w:rsidRPr="003D10D9">
          <w:rPr>
            <w:rStyle w:val="Strong"/>
            <w:rFonts w:asciiTheme="minorHAnsi" w:hAnsiTheme="minorHAnsi" w:cstheme="minorHAnsi"/>
            <w:b w:val="0"/>
            <w:bCs w:val="0"/>
            <w:color w:val="000000"/>
            <w:szCs w:val="24"/>
            <w:rPrChange w:id="707" w:author="Khadijah Homolka" w:date="2026-06-29T21:17:00Z" w16du:dateUtc="2026-06-30T04:17:00Z">
              <w:rPr>
                <w:rStyle w:val="Strong"/>
                <w:color w:val="000000"/>
              </w:rPr>
            </w:rPrChange>
          </w:rPr>
          <w:t>documented laboratory standard operating procedures (SOPs) for eDNA metabarcoding and droplet digital PCR, based on established peer-reviewed methods (e.g., Lin et al. 2019 for metabarcoding library preparation; Porco et al. 2024 for low-concentration ddPCR detection)</w:t>
        </w:r>
        <w:r w:rsidR="003D10D9" w:rsidRPr="003D10D9">
          <w:rPr>
            <w:rFonts w:asciiTheme="minorHAnsi" w:hAnsiTheme="minorHAnsi" w:cstheme="minorHAnsi"/>
            <w:color w:val="000000"/>
            <w:szCs w:val="24"/>
            <w:rPrChange w:id="708" w:author="Khadijah Homolka" w:date="2026-06-29T21:17:00Z" w16du:dateUtc="2026-06-30T04:17:00Z">
              <w:rPr>
                <w:rFonts w:ascii="-webkit-standard" w:hAnsi="-webkit-standard"/>
                <w:color w:val="000000"/>
                <w:sz w:val="27"/>
                <w:szCs w:val="27"/>
              </w:rPr>
            </w:rPrChange>
          </w:rPr>
          <w:t>, to perform the metabarcoding and droplet digital PCR analyses.</w:t>
        </w:r>
        <w:r w:rsidR="003D10D9" w:rsidRPr="003D10D9">
          <w:rPr>
            <w:rFonts w:asciiTheme="minorHAnsi" w:hAnsiTheme="minorHAnsi" w:cstheme="minorHAnsi"/>
            <w:color w:val="000000"/>
            <w:szCs w:val="24"/>
            <w:rPrChange w:id="709" w:author="Khadijah Homolka" w:date="2026-06-29T21:17:00Z" w16du:dateUtc="2026-06-30T04:17:00Z">
              <w:rPr>
                <w:rFonts w:ascii="-webkit-standard" w:hAnsi="-webkit-standard"/>
                <w:color w:val="000000"/>
                <w:sz w:val="27"/>
                <w:szCs w:val="27"/>
              </w:rPr>
            </w:rPrChange>
          </w:rPr>
          <w:t xml:space="preserve"> </w:t>
        </w:r>
      </w:ins>
      <w:del w:id="710" w:author="Khadijah Homolka" w:date="2026-06-29T21:17:00Z" w16du:dateUtc="2026-06-30T04:17:00Z">
        <w:r w:rsidR="001930B7" w:rsidRPr="003D10D9" w:rsidDel="003D10D9">
          <w:rPr>
            <w:rFonts w:asciiTheme="minorHAnsi" w:hAnsiTheme="minorHAnsi" w:cstheme="minorHAnsi"/>
            <w:szCs w:val="24"/>
            <w:highlight w:val="yellow"/>
            <w:rPrChange w:id="711" w:author="Khadijah Homolka" w:date="2026-06-29T21:17:00Z" w16du:dateUtc="2026-06-30T04:17:00Z">
              <w:rPr>
                <w:highlight w:val="yellow"/>
              </w:rPr>
            </w:rPrChange>
          </w:rPr>
          <w:delText>{analytical method</w:delText>
        </w:r>
        <w:r w:rsidR="003F33C1" w:rsidRPr="003D10D9" w:rsidDel="003D10D9">
          <w:rPr>
            <w:rFonts w:asciiTheme="minorHAnsi" w:hAnsiTheme="minorHAnsi" w:cstheme="minorHAnsi"/>
            <w:szCs w:val="24"/>
            <w:highlight w:val="yellow"/>
            <w:rPrChange w:id="712" w:author="Khadijah Homolka" w:date="2026-06-29T21:17:00Z" w16du:dateUtc="2026-06-30T04:17:00Z">
              <w:rPr>
                <w:highlight w:val="yellow"/>
              </w:rPr>
            </w:rPrChange>
          </w:rPr>
          <w:delText>s</w:delText>
        </w:r>
        <w:r w:rsidR="001930B7" w:rsidRPr="003D10D9" w:rsidDel="003D10D9">
          <w:rPr>
            <w:rFonts w:asciiTheme="minorHAnsi" w:hAnsiTheme="minorHAnsi" w:cstheme="minorHAnsi"/>
            <w:szCs w:val="24"/>
            <w:highlight w:val="yellow"/>
            <w:rPrChange w:id="713" w:author="Khadijah Homolka" w:date="2026-06-29T21:17:00Z" w16du:dateUtc="2026-06-30T04:17:00Z">
              <w:rPr>
                <w:highlight w:val="yellow"/>
              </w:rPr>
            </w:rPrChange>
          </w:rPr>
          <w:delText>}</w:delText>
        </w:r>
        <w:r w:rsidR="001930B7" w:rsidRPr="003D10D9" w:rsidDel="003D10D9">
          <w:rPr>
            <w:rFonts w:asciiTheme="minorHAnsi" w:hAnsiTheme="minorHAnsi" w:cstheme="minorHAnsi"/>
            <w:szCs w:val="24"/>
            <w:rPrChange w:id="714" w:author="Khadijah Homolka" w:date="2026-06-29T21:17:00Z" w16du:dateUtc="2026-06-30T04:17:00Z">
              <w:rPr/>
            </w:rPrChange>
          </w:rPr>
          <w:delText xml:space="preserve"> to perform the metabarcoding and </w:delText>
        </w:r>
        <w:r w:rsidR="00E641AE" w:rsidRPr="003D10D9" w:rsidDel="003D10D9">
          <w:rPr>
            <w:rFonts w:asciiTheme="minorHAnsi" w:hAnsiTheme="minorHAnsi" w:cstheme="minorHAnsi"/>
            <w:szCs w:val="24"/>
            <w:rPrChange w:id="715" w:author="Khadijah Homolka" w:date="2026-06-29T21:17:00Z" w16du:dateUtc="2026-06-30T04:17:00Z">
              <w:rPr/>
            </w:rPrChange>
          </w:rPr>
          <w:delText xml:space="preserve">droplet digital PCR analyses. </w:delText>
        </w:r>
      </w:del>
      <w:r w:rsidR="008723D8" w:rsidRPr="003D10D9">
        <w:rPr>
          <w:rFonts w:asciiTheme="minorHAnsi" w:hAnsiTheme="minorHAnsi" w:cstheme="minorHAnsi"/>
          <w:szCs w:val="24"/>
          <w:rPrChange w:id="716" w:author="Khadijah Homolka" w:date="2026-06-29T21:17:00Z" w16du:dateUtc="2026-06-30T04:17:00Z">
            <w:rPr/>
          </w:rPrChange>
        </w:rPr>
        <w:t xml:space="preserve">Other tasks of this study do not involve the use of </w:t>
      </w:r>
      <w:r w:rsidR="00135F6C" w:rsidRPr="003D10D9">
        <w:rPr>
          <w:rFonts w:asciiTheme="minorHAnsi" w:hAnsiTheme="minorHAnsi" w:cstheme="minorHAnsi"/>
          <w:szCs w:val="24"/>
          <w:rPrChange w:id="717" w:author="Khadijah Homolka" w:date="2026-06-29T21:17:00Z" w16du:dateUtc="2026-06-30T04:17:00Z">
            <w:rPr/>
          </w:rPrChange>
        </w:rPr>
        <w:t xml:space="preserve">a lab. </w:t>
      </w:r>
    </w:p>
    <w:p w14:paraId="7FAC2610" w14:textId="6D5E655B" w:rsidR="00B92DEB" w:rsidRDefault="00B92DEB" w:rsidP="00FD0F1D">
      <w:r>
        <w:br w:type="page"/>
      </w:r>
    </w:p>
    <w:p w14:paraId="563B5D91" w14:textId="640A0DD1" w:rsidR="002C4E1F" w:rsidRPr="005A627F" w:rsidRDefault="00B6652D" w:rsidP="005A627F">
      <w:pPr>
        <w:pStyle w:val="Heading2"/>
      </w:pPr>
      <w:bookmarkStart w:id="718" w:name="_Toc30162571"/>
      <w:bookmarkStart w:id="719" w:name="_Toc226028826"/>
      <w:r w:rsidRPr="005A627F">
        <w:lastRenderedPageBreak/>
        <w:t>10.0</w:t>
      </w:r>
      <w:r w:rsidR="005A627F">
        <w:t xml:space="preserve"> </w:t>
      </w:r>
      <w:r w:rsidR="005A627F" w:rsidRPr="005A627F">
        <w:tab/>
      </w:r>
      <w:r w:rsidR="002C4E1F" w:rsidRPr="005A627F">
        <w:t>Quality Control Procedures</w:t>
      </w:r>
      <w:bookmarkEnd w:id="718"/>
      <w:bookmarkEnd w:id="719"/>
    </w:p>
    <w:p w14:paraId="1A74752D" w14:textId="70855F94" w:rsidR="00881BA7" w:rsidRPr="00F76AAD" w:rsidRDefault="00F22E36" w:rsidP="006B68DA">
      <w:pPr>
        <w:pStyle w:val="BodyText1"/>
      </w:pPr>
      <w:r>
        <w:t>Data quality control will include field staff trainings (described above in section 8.8) and regular review of data throughout the sampling period. After each sampling event, we will transcribe data from waterproof field data sheets onto regular paper sheets, or enter data directly into the digital data entry sheet. This will serve as a time to review data collected in the field to correct any errors, and minimize any data quality issues associated with illegible handwriting which is common when using underwater clipboards and thick neoprene gloves.</w:t>
      </w:r>
    </w:p>
    <w:p w14:paraId="3E7E12AF" w14:textId="22E370F9" w:rsidR="002C4E1F" w:rsidRPr="00F76AAD" w:rsidRDefault="002C4E1F" w:rsidP="008317B6">
      <w:pPr>
        <w:pStyle w:val="Heading3"/>
      </w:pPr>
      <w:bookmarkStart w:id="720" w:name="_Toc30162572"/>
      <w:bookmarkStart w:id="721" w:name="_Toc226028827"/>
      <w:r w:rsidRPr="00F76AAD">
        <w:t>10.1</w:t>
      </w:r>
      <w:r w:rsidRPr="00F76AAD">
        <w:tab/>
        <w:t>Table of field and lab</w:t>
      </w:r>
      <w:r w:rsidR="005D05DC">
        <w:t>oratory</w:t>
      </w:r>
      <w:r w:rsidRPr="00F76AAD">
        <w:t xml:space="preserve"> </w:t>
      </w:r>
      <w:r w:rsidR="00604C0E">
        <w:t>quality control</w:t>
      </w:r>
      <w:bookmarkEnd w:id="720"/>
      <w:bookmarkEnd w:id="721"/>
    </w:p>
    <w:p w14:paraId="71A900D2" w14:textId="4DD84F6B" w:rsidR="000674D0" w:rsidRPr="00BA6BAF" w:rsidRDefault="00A66E42" w:rsidP="005A627F">
      <w:pPr>
        <w:pStyle w:val="CapTable"/>
      </w:pPr>
      <w:bookmarkStart w:id="722" w:name="_Toc212472062"/>
      <w:r>
        <w:t xml:space="preserve">Table </w:t>
      </w:r>
      <w:r w:rsidR="00D35132">
        <w:rPr>
          <w:noProof/>
        </w:rPr>
        <w:fldChar w:fldCharType="begin"/>
      </w:r>
      <w:r w:rsidR="00D35132">
        <w:rPr>
          <w:noProof/>
        </w:rPr>
        <w:instrText xml:space="preserve"> SEQ Table \* ARABIC </w:instrText>
      </w:r>
      <w:r w:rsidR="00D35132">
        <w:rPr>
          <w:noProof/>
        </w:rPr>
        <w:fldChar w:fldCharType="separate"/>
      </w:r>
      <w:r>
        <w:rPr>
          <w:noProof/>
        </w:rPr>
        <w:t>10</w:t>
      </w:r>
      <w:r w:rsidR="00D35132">
        <w:rPr>
          <w:noProof/>
        </w:rPr>
        <w:fldChar w:fldCharType="end"/>
      </w:r>
      <w:r w:rsidR="00205DE1" w:rsidRPr="00BA6BAF">
        <w:t xml:space="preserve">. </w:t>
      </w:r>
      <w:r w:rsidR="000674D0" w:rsidRPr="00BA6BAF">
        <w:t>Quality control samples, types, and frequency.</w:t>
      </w:r>
      <w:bookmarkEnd w:id="722"/>
    </w:p>
    <w:tbl>
      <w:tblPr>
        <w:tblW w:w="48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Description w:val="Lists quality control details for each parameter. Field: blanks and replicates. Laboratory: check standards, method blanks, analytical duplicates, and matrix spikes."/>
      </w:tblPr>
      <w:tblGrid>
        <w:gridCol w:w="1386"/>
        <w:gridCol w:w="1255"/>
        <w:gridCol w:w="1219"/>
        <w:gridCol w:w="1334"/>
        <w:gridCol w:w="1379"/>
        <w:gridCol w:w="1565"/>
        <w:gridCol w:w="1212"/>
      </w:tblGrid>
      <w:tr w:rsidR="003D10D9" w:rsidRPr="000A6862" w14:paraId="4B668315" w14:textId="77777777" w:rsidTr="00185DD1">
        <w:tc>
          <w:tcPr>
            <w:tcW w:w="861" w:type="pct"/>
            <w:shd w:val="clear" w:color="auto" w:fill="D9D9D9" w:themeFill="background1" w:themeFillShade="D9"/>
            <w:vAlign w:val="center"/>
          </w:tcPr>
          <w:p w14:paraId="64B2C634" w14:textId="3302932B" w:rsidR="00185DD1" w:rsidRPr="000A6862" w:rsidRDefault="00185DD1" w:rsidP="00FD0F1D">
            <w:pPr>
              <w:pStyle w:val="TableHeader"/>
            </w:pPr>
            <w:r w:rsidRPr="0025594F">
              <w:t>Parameter</w:t>
            </w:r>
          </w:p>
        </w:tc>
        <w:tc>
          <w:tcPr>
            <w:tcW w:w="660" w:type="pct"/>
            <w:shd w:val="clear" w:color="auto" w:fill="D9D9D9" w:themeFill="background1" w:themeFillShade="D9"/>
            <w:vAlign w:val="center"/>
          </w:tcPr>
          <w:p w14:paraId="396AAD54" w14:textId="2669AD82" w:rsidR="00185DD1" w:rsidRPr="000A6862" w:rsidRDefault="00185DD1" w:rsidP="00FD0F1D">
            <w:pPr>
              <w:pStyle w:val="TableHeader"/>
            </w:pPr>
            <w:r w:rsidRPr="0025594F">
              <w:t>Field Blanks</w:t>
            </w:r>
          </w:p>
        </w:tc>
        <w:tc>
          <w:tcPr>
            <w:tcW w:w="678" w:type="pct"/>
            <w:shd w:val="clear" w:color="auto" w:fill="D9D9D9" w:themeFill="background1" w:themeFillShade="D9"/>
            <w:vAlign w:val="center"/>
          </w:tcPr>
          <w:p w14:paraId="4C8853B2" w14:textId="53311FFB" w:rsidR="00185DD1" w:rsidRPr="000A6862" w:rsidRDefault="00185DD1" w:rsidP="00FD0F1D">
            <w:pPr>
              <w:pStyle w:val="TableHeader"/>
            </w:pPr>
            <w:r w:rsidRPr="0025594F">
              <w:t>Field</w:t>
            </w:r>
            <w:r>
              <w:t xml:space="preserve"> R</w:t>
            </w:r>
            <w:r w:rsidRPr="0025594F">
              <w:t>eplicates</w:t>
            </w:r>
          </w:p>
        </w:tc>
        <w:tc>
          <w:tcPr>
            <w:tcW w:w="702" w:type="pct"/>
            <w:shd w:val="clear" w:color="auto" w:fill="D9D9D9" w:themeFill="background1" w:themeFillShade="D9"/>
            <w:vAlign w:val="center"/>
          </w:tcPr>
          <w:p w14:paraId="24FFA7E3" w14:textId="3465E6C0" w:rsidR="00185DD1" w:rsidRPr="000A6862" w:rsidRDefault="00185DD1" w:rsidP="00FD0F1D">
            <w:pPr>
              <w:pStyle w:val="TableHeader"/>
            </w:pPr>
            <w:commentRangeStart w:id="723"/>
            <w:r w:rsidRPr="0025594F">
              <w:t>Laboratory Check</w:t>
            </w:r>
            <w:r>
              <w:t xml:space="preserve"> </w:t>
            </w:r>
            <w:r w:rsidRPr="0025594F">
              <w:t>Standards</w:t>
            </w:r>
          </w:p>
        </w:tc>
        <w:tc>
          <w:tcPr>
            <w:tcW w:w="702" w:type="pct"/>
            <w:shd w:val="clear" w:color="auto" w:fill="D9D9D9" w:themeFill="background1" w:themeFillShade="D9"/>
            <w:vAlign w:val="center"/>
          </w:tcPr>
          <w:p w14:paraId="7ED8693B" w14:textId="13D64B18" w:rsidR="00185DD1" w:rsidRPr="000A6862" w:rsidRDefault="00185DD1" w:rsidP="00FD0F1D">
            <w:pPr>
              <w:pStyle w:val="TableHeader"/>
            </w:pPr>
            <w:r w:rsidRPr="0025594F">
              <w:t>Laboratory Method</w:t>
            </w:r>
            <w:r>
              <w:t xml:space="preserve"> </w:t>
            </w:r>
            <w:r w:rsidRPr="0025594F">
              <w:t>Blanks</w:t>
            </w:r>
          </w:p>
        </w:tc>
        <w:tc>
          <w:tcPr>
            <w:tcW w:w="684" w:type="pct"/>
            <w:shd w:val="clear" w:color="auto" w:fill="D9D9D9" w:themeFill="background1" w:themeFillShade="D9"/>
            <w:vAlign w:val="center"/>
          </w:tcPr>
          <w:p w14:paraId="4F49FE5C" w14:textId="4FA24CE6" w:rsidR="00185DD1" w:rsidRPr="000A6862" w:rsidRDefault="00185DD1" w:rsidP="00FD0F1D">
            <w:pPr>
              <w:pStyle w:val="TableHeader"/>
            </w:pPr>
            <w:r w:rsidRPr="0025594F">
              <w:t>Analytical</w:t>
            </w:r>
            <w:r w:rsidR="00806401">
              <w:t xml:space="preserve"> </w:t>
            </w:r>
            <w:r w:rsidRPr="0025594F">
              <w:t>Duplicates</w:t>
            </w:r>
          </w:p>
        </w:tc>
        <w:tc>
          <w:tcPr>
            <w:tcW w:w="713" w:type="pct"/>
            <w:shd w:val="clear" w:color="auto" w:fill="D9D9D9" w:themeFill="background1" w:themeFillShade="D9"/>
            <w:vAlign w:val="center"/>
          </w:tcPr>
          <w:p w14:paraId="64AFE80F" w14:textId="70F6FACC" w:rsidR="00185DD1" w:rsidRPr="000A6862" w:rsidRDefault="00185DD1" w:rsidP="00FD0F1D">
            <w:pPr>
              <w:pStyle w:val="TableHeader"/>
            </w:pPr>
            <w:r w:rsidRPr="0025594F">
              <w:t>Laboratory</w:t>
            </w:r>
            <w:r>
              <w:t xml:space="preserve"> </w:t>
            </w:r>
            <w:r w:rsidRPr="0025594F">
              <w:t>Matrix</w:t>
            </w:r>
            <w:r>
              <w:t xml:space="preserve"> </w:t>
            </w:r>
            <w:r w:rsidRPr="0025594F">
              <w:t>Spikes</w:t>
            </w:r>
            <w:commentRangeEnd w:id="723"/>
            <w:r w:rsidR="003D10D9" w:rsidRPr="000A6862">
              <w:rPr>
                <w:rStyle w:val="CommentReference"/>
                <w:sz w:val="22"/>
                <w:szCs w:val="20"/>
              </w:rPr>
              <w:commentReference w:id="723"/>
            </w:r>
          </w:p>
        </w:tc>
      </w:tr>
      <w:tr w:rsidR="003D10D9" w:rsidRPr="000A6862" w14:paraId="2D1219FA" w14:textId="77777777" w:rsidTr="00185DD1">
        <w:tc>
          <w:tcPr>
            <w:tcW w:w="861" w:type="pct"/>
            <w:vAlign w:val="center"/>
          </w:tcPr>
          <w:p w14:paraId="71C734FE" w14:textId="77777777" w:rsidR="00185DD1" w:rsidRDefault="00F22E36" w:rsidP="00FD0F1D">
            <w:pPr>
              <w:pStyle w:val="TableText"/>
              <w:spacing w:before="120" w:after="120"/>
            </w:pPr>
            <w:r>
              <w:t>Fish observations</w:t>
            </w:r>
          </w:p>
          <w:p w14:paraId="30459E8E" w14:textId="314079A9" w:rsidR="00F22E36" w:rsidRPr="000A6862" w:rsidRDefault="00F22E36" w:rsidP="00FD0F1D">
            <w:pPr>
              <w:pStyle w:val="TableText"/>
              <w:spacing w:before="120" w:after="120"/>
            </w:pPr>
            <w:r>
              <w:t>(</w:t>
            </w:r>
            <w:commentRangeStart w:id="724"/>
            <w:r>
              <w:t>count</w:t>
            </w:r>
            <w:ins w:id="725" w:author="Jason Toft" w:date="2026-06-09T13:50:00Z">
              <w:r w:rsidR="00157103">
                <w:t xml:space="preserve">, </w:t>
              </w:r>
            </w:ins>
            <w:del w:id="726" w:author="Jason Toft" w:date="2026-06-09T13:50:00Z">
              <w:r w:rsidDel="00157103">
                <w:delText xml:space="preserve"> and </w:delText>
              </w:r>
            </w:del>
            <w:r>
              <w:t>composition</w:t>
            </w:r>
            <w:commentRangeEnd w:id="724"/>
            <w:r w:rsidR="00E81FCE">
              <w:rPr>
                <w:rStyle w:val="CommentReference"/>
                <w:sz w:val="22"/>
                <w:szCs w:val="20"/>
              </w:rPr>
              <w:commentReference w:id="724"/>
            </w:r>
            <w:ins w:id="727" w:author="Jason Toft" w:date="2026-06-09T13:50:00Z">
              <w:r w:rsidR="00157103">
                <w:t>, water column position</w:t>
              </w:r>
            </w:ins>
            <w:r>
              <w:t>)</w:t>
            </w:r>
          </w:p>
        </w:tc>
        <w:tc>
          <w:tcPr>
            <w:tcW w:w="660" w:type="pct"/>
            <w:vAlign w:val="center"/>
          </w:tcPr>
          <w:p w14:paraId="79E06C4C" w14:textId="09BC549B" w:rsidR="00185DD1" w:rsidRPr="000A6862" w:rsidRDefault="00F22E36" w:rsidP="00FD0F1D">
            <w:pPr>
              <w:pStyle w:val="TableText"/>
              <w:spacing w:before="120" w:after="120"/>
            </w:pPr>
            <w:r>
              <w:t>NA</w:t>
            </w:r>
          </w:p>
        </w:tc>
        <w:tc>
          <w:tcPr>
            <w:tcW w:w="678" w:type="pct"/>
            <w:vAlign w:val="center"/>
          </w:tcPr>
          <w:p w14:paraId="31A7A116" w14:textId="377A0504" w:rsidR="00185DD1" w:rsidRPr="000A6862" w:rsidRDefault="00F22E36" w:rsidP="00FD0F1D">
            <w:pPr>
              <w:pStyle w:val="TableText"/>
              <w:spacing w:before="120" w:after="120"/>
            </w:pPr>
            <w:commentRangeStart w:id="728"/>
            <w:commentRangeStart w:id="729"/>
            <w:r>
              <w:t>3 replicates</w:t>
            </w:r>
            <w:commentRangeEnd w:id="728"/>
            <w:r w:rsidR="00A42AD5" w:rsidRPr="00157103">
              <w:rPr>
                <w:rStyle w:val="CommentReference"/>
                <w:sz w:val="22"/>
                <w:szCs w:val="20"/>
                <w:vertAlign w:val="superscript"/>
                <w:rPrChange w:id="730" w:author="Jason Toft" w:date="2026-06-09T13:47:00Z">
                  <w:rPr>
                    <w:rStyle w:val="CommentReference"/>
                    <w:sz w:val="22"/>
                    <w:szCs w:val="20"/>
                  </w:rPr>
                </w:rPrChange>
              </w:rPr>
              <w:commentReference w:id="728"/>
            </w:r>
            <w:commentRangeEnd w:id="729"/>
            <w:r w:rsidR="00157103" w:rsidRPr="00157103">
              <w:rPr>
                <w:rStyle w:val="CommentReference"/>
                <w:sz w:val="22"/>
                <w:szCs w:val="20"/>
                <w:vertAlign w:val="superscript"/>
                <w:rPrChange w:id="731" w:author="Jason Toft" w:date="2026-06-09T13:47:00Z">
                  <w:rPr>
                    <w:rStyle w:val="CommentReference"/>
                    <w:sz w:val="22"/>
                    <w:szCs w:val="20"/>
                  </w:rPr>
                </w:rPrChange>
              </w:rPr>
              <w:commentReference w:id="729"/>
            </w:r>
            <w:ins w:id="732" w:author="Jason Toft" w:date="2026-06-09T13:46:00Z">
              <w:r w:rsidR="00157103" w:rsidRPr="00157103">
                <w:rPr>
                  <w:vertAlign w:val="superscript"/>
                  <w:rPrChange w:id="733" w:author="Jason Toft" w:date="2026-06-09T13:47:00Z">
                    <w:rPr/>
                  </w:rPrChange>
                </w:rPr>
                <w:t>1</w:t>
              </w:r>
            </w:ins>
          </w:p>
        </w:tc>
        <w:tc>
          <w:tcPr>
            <w:tcW w:w="702" w:type="pct"/>
            <w:vAlign w:val="center"/>
          </w:tcPr>
          <w:p w14:paraId="06DB9E0A" w14:textId="2229EE66" w:rsidR="00185DD1" w:rsidRPr="000A6862" w:rsidRDefault="00F22E36" w:rsidP="00FD0F1D">
            <w:pPr>
              <w:pStyle w:val="TableText"/>
              <w:spacing w:before="120" w:after="120"/>
            </w:pPr>
            <w:r>
              <w:t>NA</w:t>
            </w:r>
          </w:p>
        </w:tc>
        <w:tc>
          <w:tcPr>
            <w:tcW w:w="702" w:type="pct"/>
            <w:vAlign w:val="center"/>
          </w:tcPr>
          <w:p w14:paraId="324A9F54" w14:textId="77EABF54" w:rsidR="00185DD1" w:rsidRPr="000A6862" w:rsidRDefault="00F22E36" w:rsidP="00FD0F1D">
            <w:pPr>
              <w:pStyle w:val="TableText"/>
              <w:spacing w:before="120" w:after="120"/>
            </w:pPr>
            <w:r>
              <w:t>NA</w:t>
            </w:r>
          </w:p>
        </w:tc>
        <w:tc>
          <w:tcPr>
            <w:tcW w:w="684" w:type="pct"/>
            <w:vAlign w:val="center"/>
          </w:tcPr>
          <w:p w14:paraId="73CF2E1B" w14:textId="38A8C6F8" w:rsidR="00185DD1" w:rsidRPr="000A6862" w:rsidRDefault="00F22E36" w:rsidP="00FD0F1D">
            <w:pPr>
              <w:pStyle w:val="TableText"/>
              <w:spacing w:before="120" w:after="120"/>
            </w:pPr>
            <w:r>
              <w:t>NA</w:t>
            </w:r>
          </w:p>
        </w:tc>
        <w:tc>
          <w:tcPr>
            <w:tcW w:w="713" w:type="pct"/>
            <w:vAlign w:val="center"/>
          </w:tcPr>
          <w:p w14:paraId="6E28C4C8" w14:textId="37C76349" w:rsidR="00185DD1" w:rsidRPr="000A6862" w:rsidRDefault="00F22E36" w:rsidP="00FD0F1D">
            <w:pPr>
              <w:pStyle w:val="TableText"/>
              <w:spacing w:before="120" w:after="120"/>
            </w:pPr>
            <w:r>
              <w:t>NA</w:t>
            </w:r>
          </w:p>
        </w:tc>
      </w:tr>
      <w:tr w:rsidR="003D10D9" w:rsidRPr="000A6862" w14:paraId="5D291AB7" w14:textId="77777777" w:rsidTr="00185DD1">
        <w:tc>
          <w:tcPr>
            <w:tcW w:w="861" w:type="pct"/>
            <w:vAlign w:val="center"/>
          </w:tcPr>
          <w:p w14:paraId="65BD0ED7" w14:textId="147433E4" w:rsidR="00F22E36" w:rsidRDefault="00F22E36" w:rsidP="00FD0F1D">
            <w:pPr>
              <w:pStyle w:val="TableText"/>
              <w:spacing w:before="120" w:after="120"/>
            </w:pPr>
            <w:r>
              <w:t>Predator observations (count and composition)</w:t>
            </w:r>
          </w:p>
        </w:tc>
        <w:tc>
          <w:tcPr>
            <w:tcW w:w="660" w:type="pct"/>
            <w:vAlign w:val="center"/>
          </w:tcPr>
          <w:p w14:paraId="20EF4CBD" w14:textId="570A2697" w:rsidR="00F22E36" w:rsidRDefault="00F22E36" w:rsidP="00FD0F1D">
            <w:pPr>
              <w:pStyle w:val="TableText"/>
              <w:spacing w:before="120" w:after="120"/>
            </w:pPr>
            <w:r>
              <w:t>NA</w:t>
            </w:r>
          </w:p>
        </w:tc>
        <w:tc>
          <w:tcPr>
            <w:tcW w:w="678" w:type="pct"/>
            <w:vAlign w:val="center"/>
          </w:tcPr>
          <w:p w14:paraId="175FA117" w14:textId="4879486F" w:rsidR="00F22E36" w:rsidRDefault="005F7FD6" w:rsidP="00FD0F1D">
            <w:pPr>
              <w:pStyle w:val="TableText"/>
              <w:spacing w:before="120" w:after="120"/>
            </w:pPr>
            <w:r>
              <w:t>2</w:t>
            </w:r>
            <w:r w:rsidR="007A7374">
              <w:t xml:space="preserve"> </w:t>
            </w:r>
            <w:commentRangeStart w:id="734"/>
            <w:commentRangeStart w:id="735"/>
            <w:r w:rsidR="007A7374">
              <w:t>replicate</w:t>
            </w:r>
            <w:r>
              <w:t>s</w:t>
            </w:r>
            <w:commentRangeEnd w:id="734"/>
            <w:r w:rsidR="008D3921">
              <w:rPr>
                <w:rStyle w:val="CommentReference"/>
                <w:sz w:val="22"/>
                <w:szCs w:val="20"/>
              </w:rPr>
              <w:commentReference w:id="734"/>
            </w:r>
            <w:commentRangeEnd w:id="735"/>
            <w:r w:rsidR="00157103">
              <w:rPr>
                <w:rStyle w:val="CommentReference"/>
                <w:sz w:val="22"/>
                <w:szCs w:val="20"/>
              </w:rPr>
              <w:commentReference w:id="735"/>
            </w:r>
            <w:ins w:id="736" w:author="Jason Toft" w:date="2026-06-09T13:51:00Z">
              <w:r w:rsidR="00157103">
                <w:t xml:space="preserve"> (observers)</w:t>
              </w:r>
            </w:ins>
          </w:p>
        </w:tc>
        <w:tc>
          <w:tcPr>
            <w:tcW w:w="702" w:type="pct"/>
            <w:vAlign w:val="center"/>
          </w:tcPr>
          <w:p w14:paraId="4AB3AC32" w14:textId="7DD13B10" w:rsidR="00F22E36" w:rsidRDefault="007A7374" w:rsidP="00FD0F1D">
            <w:pPr>
              <w:pStyle w:val="TableText"/>
              <w:spacing w:before="120" w:after="120"/>
            </w:pPr>
            <w:r>
              <w:t>NA</w:t>
            </w:r>
          </w:p>
        </w:tc>
        <w:tc>
          <w:tcPr>
            <w:tcW w:w="702" w:type="pct"/>
            <w:vAlign w:val="center"/>
          </w:tcPr>
          <w:p w14:paraId="69E1E6E2" w14:textId="7CEDEB3C" w:rsidR="00F22E36" w:rsidRDefault="007A7374" w:rsidP="00FD0F1D">
            <w:pPr>
              <w:pStyle w:val="TableText"/>
              <w:spacing w:before="120" w:after="120"/>
            </w:pPr>
            <w:r>
              <w:t>NA</w:t>
            </w:r>
          </w:p>
        </w:tc>
        <w:tc>
          <w:tcPr>
            <w:tcW w:w="684" w:type="pct"/>
            <w:vAlign w:val="center"/>
          </w:tcPr>
          <w:p w14:paraId="1A635B73" w14:textId="47C2BE0E" w:rsidR="00F22E36" w:rsidRDefault="007A7374" w:rsidP="00FD0F1D">
            <w:pPr>
              <w:pStyle w:val="TableText"/>
              <w:spacing w:before="120" w:after="120"/>
            </w:pPr>
            <w:r>
              <w:t>NA</w:t>
            </w:r>
          </w:p>
        </w:tc>
        <w:tc>
          <w:tcPr>
            <w:tcW w:w="713" w:type="pct"/>
            <w:vAlign w:val="center"/>
          </w:tcPr>
          <w:p w14:paraId="70B7FB1A" w14:textId="07EE0B51" w:rsidR="00F22E36" w:rsidRDefault="007A7374" w:rsidP="00FD0F1D">
            <w:pPr>
              <w:pStyle w:val="TableText"/>
              <w:spacing w:before="120" w:after="120"/>
            </w:pPr>
            <w:r>
              <w:t>NA</w:t>
            </w:r>
          </w:p>
        </w:tc>
      </w:tr>
      <w:tr w:rsidR="003D10D9" w:rsidRPr="000A6862" w14:paraId="76881226" w14:textId="77777777" w:rsidTr="00185DD1">
        <w:tc>
          <w:tcPr>
            <w:tcW w:w="861" w:type="pct"/>
            <w:vAlign w:val="center"/>
          </w:tcPr>
          <w:p w14:paraId="4E0465A0" w14:textId="77777777" w:rsidR="00185DD1" w:rsidRDefault="00F22E36" w:rsidP="00FD0F1D">
            <w:pPr>
              <w:pStyle w:val="TableText"/>
              <w:spacing w:before="120" w:after="120"/>
            </w:pPr>
            <w:r>
              <w:t>Water Temperature</w:t>
            </w:r>
          </w:p>
          <w:p w14:paraId="36BF8B3B" w14:textId="708ECB98" w:rsidR="007A7374" w:rsidRPr="000A6862" w:rsidRDefault="007A7374" w:rsidP="00FD0F1D">
            <w:pPr>
              <w:pStyle w:val="TableText"/>
              <w:spacing w:before="120" w:after="120"/>
            </w:pPr>
            <w:r>
              <w:t>(</w:t>
            </w:r>
            <w:r>
              <w:rPr>
                <w:rFonts w:ascii="Times New Roman" w:hAnsi="Times New Roman" w:cs="Times New Roman"/>
              </w:rPr>
              <w:t>°</w:t>
            </w:r>
            <w:r>
              <w:t>C)</w:t>
            </w:r>
          </w:p>
        </w:tc>
        <w:tc>
          <w:tcPr>
            <w:tcW w:w="660" w:type="pct"/>
            <w:vAlign w:val="center"/>
          </w:tcPr>
          <w:p w14:paraId="6D4D1EA9" w14:textId="6D7D54A9" w:rsidR="00185DD1" w:rsidRPr="000A6862" w:rsidRDefault="00F22E36" w:rsidP="00FD0F1D">
            <w:pPr>
              <w:pStyle w:val="TableText"/>
              <w:spacing w:before="120" w:after="120"/>
            </w:pPr>
            <w:r>
              <w:t>NA</w:t>
            </w:r>
          </w:p>
        </w:tc>
        <w:tc>
          <w:tcPr>
            <w:tcW w:w="678" w:type="pct"/>
            <w:vAlign w:val="center"/>
          </w:tcPr>
          <w:p w14:paraId="429E3D7E" w14:textId="00991122" w:rsidR="00185DD1" w:rsidRPr="000A6862" w:rsidRDefault="00F22E36" w:rsidP="00FD0F1D">
            <w:pPr>
              <w:pStyle w:val="TableText"/>
              <w:spacing w:before="120" w:after="120"/>
            </w:pPr>
            <w:r>
              <w:t>2 replicates</w:t>
            </w:r>
          </w:p>
        </w:tc>
        <w:tc>
          <w:tcPr>
            <w:tcW w:w="702" w:type="pct"/>
            <w:vAlign w:val="center"/>
          </w:tcPr>
          <w:p w14:paraId="4BA9ED9A" w14:textId="3CBA579D" w:rsidR="00185DD1" w:rsidRPr="000A6862" w:rsidRDefault="00F22E36" w:rsidP="00FD0F1D">
            <w:pPr>
              <w:pStyle w:val="TableText"/>
              <w:spacing w:before="120" w:after="120"/>
            </w:pPr>
            <w:r>
              <w:t>NA</w:t>
            </w:r>
          </w:p>
        </w:tc>
        <w:tc>
          <w:tcPr>
            <w:tcW w:w="702" w:type="pct"/>
            <w:vAlign w:val="center"/>
          </w:tcPr>
          <w:p w14:paraId="510D1D30" w14:textId="057555DD" w:rsidR="00185DD1" w:rsidRPr="000A6862" w:rsidRDefault="00F22E36" w:rsidP="00FD0F1D">
            <w:pPr>
              <w:pStyle w:val="TableText"/>
              <w:spacing w:before="120" w:after="120"/>
            </w:pPr>
            <w:r>
              <w:t>NA</w:t>
            </w:r>
          </w:p>
        </w:tc>
        <w:tc>
          <w:tcPr>
            <w:tcW w:w="684" w:type="pct"/>
            <w:vAlign w:val="center"/>
          </w:tcPr>
          <w:p w14:paraId="7F259805" w14:textId="1DEEDAE8" w:rsidR="00185DD1" w:rsidRPr="000A6862" w:rsidRDefault="00F22E36" w:rsidP="00FD0F1D">
            <w:pPr>
              <w:pStyle w:val="TableText"/>
              <w:spacing w:before="120" w:after="120"/>
            </w:pPr>
            <w:r>
              <w:t>NA</w:t>
            </w:r>
          </w:p>
        </w:tc>
        <w:tc>
          <w:tcPr>
            <w:tcW w:w="713" w:type="pct"/>
            <w:vAlign w:val="center"/>
          </w:tcPr>
          <w:p w14:paraId="6045F2FF" w14:textId="08AF2510" w:rsidR="00185DD1" w:rsidRPr="000A6862" w:rsidRDefault="00F22E36" w:rsidP="00FD0F1D">
            <w:pPr>
              <w:pStyle w:val="TableText"/>
              <w:spacing w:before="120" w:after="120"/>
            </w:pPr>
            <w:r>
              <w:t>NA</w:t>
            </w:r>
          </w:p>
        </w:tc>
      </w:tr>
      <w:tr w:rsidR="003D10D9" w:rsidRPr="000A6862" w14:paraId="18256394" w14:textId="77777777" w:rsidTr="00185DD1">
        <w:tc>
          <w:tcPr>
            <w:tcW w:w="861" w:type="pct"/>
            <w:vAlign w:val="center"/>
          </w:tcPr>
          <w:p w14:paraId="5D2D4320" w14:textId="09EE3C02" w:rsidR="00185DD1" w:rsidRPr="000A6862" w:rsidRDefault="00F22E36" w:rsidP="00FD0F1D">
            <w:pPr>
              <w:pStyle w:val="TableText"/>
              <w:spacing w:before="120" w:after="120"/>
            </w:pPr>
            <w:r>
              <w:t>Water Salinity</w:t>
            </w:r>
            <w:r w:rsidR="007A7374">
              <w:t xml:space="preserve"> (PSU)</w:t>
            </w:r>
          </w:p>
        </w:tc>
        <w:tc>
          <w:tcPr>
            <w:tcW w:w="660" w:type="pct"/>
            <w:vAlign w:val="center"/>
          </w:tcPr>
          <w:p w14:paraId="2C74FE44" w14:textId="7AB3DD8F" w:rsidR="00185DD1" w:rsidRPr="000A6862" w:rsidRDefault="00F22E36" w:rsidP="00FD0F1D">
            <w:pPr>
              <w:pStyle w:val="TableText"/>
              <w:spacing w:before="120" w:after="120"/>
            </w:pPr>
            <w:r>
              <w:t>NA</w:t>
            </w:r>
          </w:p>
        </w:tc>
        <w:tc>
          <w:tcPr>
            <w:tcW w:w="678" w:type="pct"/>
            <w:vAlign w:val="center"/>
          </w:tcPr>
          <w:p w14:paraId="1F4B2FCD" w14:textId="3F1D158E" w:rsidR="00185DD1" w:rsidRPr="000A6862" w:rsidRDefault="00F22E36" w:rsidP="00FD0F1D">
            <w:pPr>
              <w:pStyle w:val="TableText"/>
              <w:spacing w:before="120" w:after="120"/>
            </w:pPr>
            <w:r>
              <w:t>2 replicates</w:t>
            </w:r>
          </w:p>
        </w:tc>
        <w:tc>
          <w:tcPr>
            <w:tcW w:w="702" w:type="pct"/>
            <w:vAlign w:val="center"/>
          </w:tcPr>
          <w:p w14:paraId="22758EAF" w14:textId="35EB41DC" w:rsidR="00185DD1" w:rsidRPr="000A6862" w:rsidRDefault="00F22E36" w:rsidP="00FD0F1D">
            <w:pPr>
              <w:pStyle w:val="TableText"/>
              <w:spacing w:before="120" w:after="120"/>
            </w:pPr>
            <w:r>
              <w:t>NA</w:t>
            </w:r>
          </w:p>
        </w:tc>
        <w:tc>
          <w:tcPr>
            <w:tcW w:w="702" w:type="pct"/>
            <w:vAlign w:val="center"/>
          </w:tcPr>
          <w:p w14:paraId="12EFA6CB" w14:textId="4BDE3CA2" w:rsidR="00185DD1" w:rsidRPr="000A6862" w:rsidRDefault="00F22E36" w:rsidP="00FD0F1D">
            <w:pPr>
              <w:pStyle w:val="TableText"/>
              <w:spacing w:before="120" w:after="120"/>
            </w:pPr>
            <w:r>
              <w:t>NA</w:t>
            </w:r>
          </w:p>
        </w:tc>
        <w:tc>
          <w:tcPr>
            <w:tcW w:w="684" w:type="pct"/>
            <w:vAlign w:val="center"/>
          </w:tcPr>
          <w:p w14:paraId="0EDE7DB6" w14:textId="60D4237D" w:rsidR="00185DD1" w:rsidRPr="000A6862" w:rsidRDefault="00F22E36" w:rsidP="00FD0F1D">
            <w:pPr>
              <w:pStyle w:val="TableText"/>
              <w:spacing w:before="120" w:after="120"/>
            </w:pPr>
            <w:r>
              <w:t>NA</w:t>
            </w:r>
          </w:p>
        </w:tc>
        <w:tc>
          <w:tcPr>
            <w:tcW w:w="713" w:type="pct"/>
            <w:vAlign w:val="center"/>
          </w:tcPr>
          <w:p w14:paraId="088958EE" w14:textId="20FFC2DE" w:rsidR="00F22E36" w:rsidRPr="000A6862" w:rsidRDefault="00F22E36" w:rsidP="00FD0F1D">
            <w:pPr>
              <w:pStyle w:val="TableText"/>
              <w:spacing w:before="120" w:after="120"/>
            </w:pPr>
            <w:r>
              <w:t>NA</w:t>
            </w:r>
          </w:p>
        </w:tc>
      </w:tr>
      <w:tr w:rsidR="003D10D9" w:rsidRPr="000A6862" w14:paraId="16B278CF" w14:textId="77777777" w:rsidTr="00185DD1">
        <w:tc>
          <w:tcPr>
            <w:tcW w:w="861" w:type="pct"/>
            <w:vAlign w:val="center"/>
          </w:tcPr>
          <w:p w14:paraId="5AE62B46" w14:textId="465AE434" w:rsidR="00F22E36" w:rsidRDefault="00F22E36" w:rsidP="00FD0F1D">
            <w:pPr>
              <w:pStyle w:val="TableText"/>
              <w:spacing w:before="120" w:after="120"/>
            </w:pPr>
            <w:r>
              <w:t>Water Depth (meters)</w:t>
            </w:r>
          </w:p>
        </w:tc>
        <w:tc>
          <w:tcPr>
            <w:tcW w:w="660" w:type="pct"/>
            <w:vAlign w:val="center"/>
          </w:tcPr>
          <w:p w14:paraId="4B16F06D" w14:textId="4E71EBA2" w:rsidR="00F22E36" w:rsidRDefault="00F22E36" w:rsidP="00FD0F1D">
            <w:pPr>
              <w:pStyle w:val="TableText"/>
              <w:spacing w:before="120" w:after="120"/>
            </w:pPr>
            <w:r>
              <w:t>NA</w:t>
            </w:r>
          </w:p>
        </w:tc>
        <w:tc>
          <w:tcPr>
            <w:tcW w:w="678" w:type="pct"/>
            <w:vAlign w:val="center"/>
          </w:tcPr>
          <w:p w14:paraId="4A1250D3" w14:textId="56569148" w:rsidR="00F22E36" w:rsidRDefault="00F22E36" w:rsidP="00FD0F1D">
            <w:pPr>
              <w:pStyle w:val="TableText"/>
              <w:spacing w:before="120" w:after="120"/>
            </w:pPr>
            <w:r>
              <w:t>3 replicates</w:t>
            </w:r>
          </w:p>
        </w:tc>
        <w:tc>
          <w:tcPr>
            <w:tcW w:w="702" w:type="pct"/>
            <w:vAlign w:val="center"/>
          </w:tcPr>
          <w:p w14:paraId="3BB39694" w14:textId="5A307394" w:rsidR="00F22E36" w:rsidRDefault="00F22E36" w:rsidP="00FD0F1D">
            <w:pPr>
              <w:pStyle w:val="TableText"/>
              <w:spacing w:before="120" w:after="120"/>
            </w:pPr>
            <w:r>
              <w:t>NA</w:t>
            </w:r>
          </w:p>
        </w:tc>
        <w:tc>
          <w:tcPr>
            <w:tcW w:w="702" w:type="pct"/>
            <w:vAlign w:val="center"/>
          </w:tcPr>
          <w:p w14:paraId="73A48321" w14:textId="0E9C022B" w:rsidR="00F22E36" w:rsidRDefault="00F22E36" w:rsidP="00FD0F1D">
            <w:pPr>
              <w:pStyle w:val="TableText"/>
              <w:spacing w:before="120" w:after="120"/>
            </w:pPr>
            <w:r>
              <w:t>NA</w:t>
            </w:r>
          </w:p>
        </w:tc>
        <w:tc>
          <w:tcPr>
            <w:tcW w:w="684" w:type="pct"/>
            <w:vAlign w:val="center"/>
          </w:tcPr>
          <w:p w14:paraId="09478140" w14:textId="6FB66E81" w:rsidR="00F22E36" w:rsidRDefault="00F22E36" w:rsidP="00FD0F1D">
            <w:pPr>
              <w:pStyle w:val="TableText"/>
              <w:spacing w:before="120" w:after="120"/>
            </w:pPr>
            <w:r>
              <w:t>NA</w:t>
            </w:r>
          </w:p>
        </w:tc>
        <w:tc>
          <w:tcPr>
            <w:tcW w:w="713" w:type="pct"/>
            <w:vAlign w:val="center"/>
          </w:tcPr>
          <w:p w14:paraId="17363C42" w14:textId="3A295990" w:rsidR="00F22E36" w:rsidRDefault="00F22E36" w:rsidP="00FD0F1D">
            <w:pPr>
              <w:pStyle w:val="TableText"/>
              <w:spacing w:before="120" w:after="120"/>
            </w:pPr>
            <w:r>
              <w:t>NA</w:t>
            </w:r>
          </w:p>
        </w:tc>
      </w:tr>
      <w:tr w:rsidR="003D10D9" w:rsidRPr="000A6862" w14:paraId="23BA02E8" w14:textId="77777777" w:rsidTr="00185DD1">
        <w:tc>
          <w:tcPr>
            <w:tcW w:w="861" w:type="pct"/>
            <w:vAlign w:val="center"/>
          </w:tcPr>
          <w:p w14:paraId="65D1BE22" w14:textId="55898282" w:rsidR="00F22E36" w:rsidRDefault="00F22E36" w:rsidP="00FD0F1D">
            <w:pPr>
              <w:pStyle w:val="TableText"/>
              <w:spacing w:before="120" w:after="120"/>
            </w:pPr>
            <w:r>
              <w:lastRenderedPageBreak/>
              <w:t>Water Clarity (meters)</w:t>
            </w:r>
          </w:p>
        </w:tc>
        <w:tc>
          <w:tcPr>
            <w:tcW w:w="660" w:type="pct"/>
            <w:vAlign w:val="center"/>
          </w:tcPr>
          <w:p w14:paraId="3A780E72" w14:textId="7E0C1169" w:rsidR="00F22E36" w:rsidRDefault="00F22E36" w:rsidP="00FD0F1D">
            <w:pPr>
              <w:pStyle w:val="TableText"/>
              <w:spacing w:before="120" w:after="120"/>
            </w:pPr>
            <w:r>
              <w:t>NA</w:t>
            </w:r>
          </w:p>
        </w:tc>
        <w:tc>
          <w:tcPr>
            <w:tcW w:w="678" w:type="pct"/>
            <w:vAlign w:val="center"/>
          </w:tcPr>
          <w:p w14:paraId="2ACEFB11" w14:textId="021E190D" w:rsidR="00F22E36" w:rsidRDefault="00F22E36" w:rsidP="00FD0F1D">
            <w:pPr>
              <w:pStyle w:val="TableText"/>
              <w:spacing w:before="120" w:after="120"/>
            </w:pPr>
            <w:r>
              <w:t>2 replicates</w:t>
            </w:r>
          </w:p>
        </w:tc>
        <w:tc>
          <w:tcPr>
            <w:tcW w:w="702" w:type="pct"/>
            <w:vAlign w:val="center"/>
          </w:tcPr>
          <w:p w14:paraId="618271DF" w14:textId="42F17BEE" w:rsidR="00F22E36" w:rsidRDefault="00F22E36" w:rsidP="00FD0F1D">
            <w:pPr>
              <w:pStyle w:val="TableText"/>
              <w:spacing w:before="120" w:after="120"/>
            </w:pPr>
            <w:r>
              <w:t>NA</w:t>
            </w:r>
          </w:p>
        </w:tc>
        <w:tc>
          <w:tcPr>
            <w:tcW w:w="702" w:type="pct"/>
            <w:vAlign w:val="center"/>
          </w:tcPr>
          <w:p w14:paraId="645768C7" w14:textId="4A2F145D" w:rsidR="00F22E36" w:rsidRDefault="00F22E36" w:rsidP="00FD0F1D">
            <w:pPr>
              <w:pStyle w:val="TableText"/>
              <w:spacing w:before="120" w:after="120"/>
            </w:pPr>
            <w:r>
              <w:t>NA</w:t>
            </w:r>
          </w:p>
        </w:tc>
        <w:tc>
          <w:tcPr>
            <w:tcW w:w="684" w:type="pct"/>
            <w:vAlign w:val="center"/>
          </w:tcPr>
          <w:p w14:paraId="085B824C" w14:textId="58BE7853" w:rsidR="00F22E36" w:rsidRDefault="00F22E36" w:rsidP="00FD0F1D">
            <w:pPr>
              <w:pStyle w:val="TableText"/>
              <w:spacing w:before="120" w:after="120"/>
            </w:pPr>
            <w:r>
              <w:t>NA</w:t>
            </w:r>
          </w:p>
        </w:tc>
        <w:tc>
          <w:tcPr>
            <w:tcW w:w="713" w:type="pct"/>
            <w:vAlign w:val="center"/>
          </w:tcPr>
          <w:p w14:paraId="39A25595" w14:textId="0990311C" w:rsidR="00F22E36" w:rsidRDefault="00F22E36" w:rsidP="00FD0F1D">
            <w:pPr>
              <w:pStyle w:val="TableText"/>
              <w:spacing w:before="120" w:after="120"/>
            </w:pPr>
            <w:r>
              <w:t>NA</w:t>
            </w:r>
          </w:p>
        </w:tc>
      </w:tr>
      <w:tr w:rsidR="003D10D9" w:rsidRPr="000A6862" w14:paraId="1F79D7EF" w14:textId="77777777" w:rsidTr="00185DD1">
        <w:tc>
          <w:tcPr>
            <w:tcW w:w="861" w:type="pct"/>
            <w:vAlign w:val="center"/>
          </w:tcPr>
          <w:p w14:paraId="438100C5" w14:textId="20822832" w:rsidR="00F22E36" w:rsidRPr="007A7374" w:rsidRDefault="007A7374" w:rsidP="00FD0F1D">
            <w:pPr>
              <w:pStyle w:val="TableText"/>
              <w:spacing w:before="120" w:after="120"/>
              <w:rPr>
                <w:highlight w:val="green"/>
              </w:rPr>
            </w:pPr>
            <w:r w:rsidRPr="0080291C">
              <w:t>eDNA parameters</w:t>
            </w:r>
          </w:p>
        </w:tc>
        <w:tc>
          <w:tcPr>
            <w:tcW w:w="660" w:type="pct"/>
            <w:vAlign w:val="center"/>
          </w:tcPr>
          <w:p w14:paraId="47075F8E" w14:textId="2D74CD48" w:rsidR="00F22E36" w:rsidRDefault="001B01F4" w:rsidP="00FD0F1D">
            <w:pPr>
              <w:pStyle w:val="TableText"/>
              <w:spacing w:before="120" w:after="120"/>
            </w:pPr>
            <w:r>
              <w:t xml:space="preserve">1 </w:t>
            </w:r>
            <w:del w:id="737" w:author="Khadijah Homolka" w:date="2026-06-29T21:21:00Z" w16du:dateUtc="2026-06-30T04:21:00Z">
              <w:r w:rsidDel="003D10D9">
                <w:delText xml:space="preserve">post-sampling blank per </w:delText>
              </w:r>
            </w:del>
            <w:ins w:id="738" w:author="Khadijah Homolka" w:date="2026-06-29T21:21:00Z" w16du:dateUtc="2026-06-30T04:21:00Z">
              <w:r w:rsidR="003D10D9">
                <w:t xml:space="preserve">blank per </w:t>
              </w:r>
            </w:ins>
            <w:ins w:id="739" w:author="Khadijah Homolka" w:date="2026-06-29T21:22:00Z" w16du:dateUtc="2026-06-30T04:22:00Z">
              <w:r w:rsidR="003D10D9">
                <w:t>filter lot</w:t>
              </w:r>
            </w:ins>
            <w:del w:id="740" w:author="Khadijah Homolka" w:date="2026-06-29T21:21:00Z" w16du:dateUtc="2026-06-30T04:21:00Z">
              <w:r w:rsidDel="003D10D9">
                <w:delText>sampling day</w:delText>
              </w:r>
            </w:del>
          </w:p>
        </w:tc>
        <w:tc>
          <w:tcPr>
            <w:tcW w:w="678" w:type="pct"/>
            <w:vAlign w:val="center"/>
          </w:tcPr>
          <w:p w14:paraId="00E9AA33" w14:textId="75CDEF96" w:rsidR="00F22E36" w:rsidRDefault="001B01F4" w:rsidP="00FD0F1D">
            <w:pPr>
              <w:pStyle w:val="TableText"/>
              <w:spacing w:before="120" w:after="120"/>
            </w:pPr>
            <w:commentRangeStart w:id="741"/>
            <w:del w:id="742" w:author="Khadijah Homolka" w:date="2026-06-29T21:22:00Z" w16du:dateUtc="2026-06-30T04:22:00Z">
              <w:r w:rsidDel="003D10D9">
                <w:delText>None</w:delText>
              </w:r>
              <w:commentRangeEnd w:id="741"/>
              <w:r w:rsidR="00263B7D" w:rsidDel="003D10D9">
                <w:rPr>
                  <w:rStyle w:val="CommentReference"/>
                  <w:sz w:val="22"/>
                  <w:szCs w:val="20"/>
                </w:rPr>
                <w:commentReference w:id="741"/>
              </w:r>
            </w:del>
            <w:ins w:id="743" w:author="Khadijah Homolka" w:date="2026-06-29T21:22:00Z" w16du:dateUtc="2026-06-30T04:22:00Z">
              <w:r w:rsidR="003D10D9">
                <w:t>1 replicate at each kelp bed</w:t>
              </w:r>
            </w:ins>
          </w:p>
        </w:tc>
        <w:tc>
          <w:tcPr>
            <w:tcW w:w="702" w:type="pct"/>
            <w:vAlign w:val="center"/>
          </w:tcPr>
          <w:p w14:paraId="1F331150" w14:textId="599F95B5" w:rsidR="00F22E36" w:rsidRDefault="001B01F4" w:rsidP="00FD0F1D">
            <w:pPr>
              <w:pStyle w:val="TableText"/>
              <w:spacing w:before="120" w:after="120"/>
            </w:pPr>
            <w:commentRangeStart w:id="744"/>
            <w:del w:id="745" w:author="Khadijah Homolka" w:date="2026-06-29T21:30:00Z" w16du:dateUtc="2026-06-30T04:30:00Z">
              <w:r w:rsidDel="003D10D9">
                <w:delText>NA; Contract lab methods</w:delText>
              </w:r>
            </w:del>
            <w:ins w:id="746" w:author="Khadijah Homolka" w:date="2026-06-29T21:30:00Z" w16du:dateUtc="2026-06-30T04:30:00Z">
              <w:r w:rsidR="003D10D9">
                <w:t>Not applicable for e</w:t>
              </w:r>
            </w:ins>
            <w:ins w:id="747" w:author="Khadijah Homolka" w:date="2026-06-29T21:31:00Z" w16du:dateUtc="2026-06-30T04:31:00Z">
              <w:r w:rsidR="003D10D9">
                <w:t>DNA analysis</w:t>
              </w:r>
            </w:ins>
          </w:p>
        </w:tc>
        <w:tc>
          <w:tcPr>
            <w:tcW w:w="702" w:type="pct"/>
            <w:vAlign w:val="center"/>
          </w:tcPr>
          <w:p w14:paraId="052BF90B" w14:textId="58E4D4D3" w:rsidR="00F22E36" w:rsidRPr="003D10D9" w:rsidRDefault="001B01F4" w:rsidP="00FD0F1D">
            <w:pPr>
              <w:pStyle w:val="TableText"/>
              <w:spacing w:before="120" w:after="120"/>
              <w:rPr>
                <w:rFonts w:asciiTheme="minorHAnsi" w:hAnsiTheme="minorHAnsi" w:cstheme="minorHAnsi"/>
                <w:szCs w:val="22"/>
                <w:rPrChange w:id="748" w:author="Khadijah Homolka" w:date="2026-06-29T21:26:00Z" w16du:dateUtc="2026-06-30T04:26:00Z">
                  <w:rPr/>
                </w:rPrChange>
              </w:rPr>
            </w:pPr>
            <w:del w:id="749" w:author="Khadijah Homolka" w:date="2026-06-29T21:25:00Z" w16du:dateUtc="2026-06-30T04:25:00Z">
              <w:r w:rsidRPr="003D10D9" w:rsidDel="003D10D9">
                <w:rPr>
                  <w:rFonts w:asciiTheme="minorHAnsi" w:hAnsiTheme="minorHAnsi" w:cstheme="minorHAnsi"/>
                  <w:szCs w:val="22"/>
                  <w:rPrChange w:id="750" w:author="Khadijah Homolka" w:date="2026-06-29T21:26:00Z" w16du:dateUtc="2026-06-30T04:26:00Z">
                    <w:rPr/>
                  </w:rPrChange>
                </w:rPr>
                <w:delText xml:space="preserve">NA; Contract </w:delText>
              </w:r>
            </w:del>
            <w:ins w:id="751" w:author="Khadijah Homolka" w:date="2026-06-29T21:25:00Z" w16du:dateUtc="2026-06-30T04:25:00Z">
              <w:r w:rsidR="003D10D9" w:rsidRPr="003D10D9">
                <w:rPr>
                  <w:rFonts w:asciiTheme="minorHAnsi" w:hAnsiTheme="minorHAnsi" w:cstheme="minorHAnsi"/>
                  <w:color w:val="000000"/>
                  <w:szCs w:val="22"/>
                  <w:rPrChange w:id="752" w:author="Khadijah Homolka" w:date="2026-06-29T21:26:00Z" w16du:dateUtc="2026-06-30T04:26:00Z">
                    <w:rPr>
                      <w:rFonts w:ascii="-webkit-standard" w:hAnsi="-webkit-standard"/>
                      <w:color w:val="000000"/>
                      <w:sz w:val="27"/>
                      <w:szCs w:val="27"/>
                    </w:rPr>
                  </w:rPrChange>
                </w:rPr>
                <w:t>Non-template controls (NTCs) and extraction blanks; expected result: no amplification / detections below LOB.</w:t>
              </w:r>
            </w:ins>
            <w:del w:id="753" w:author="Khadijah Homolka" w:date="2026-06-29T21:25:00Z" w16du:dateUtc="2026-06-30T04:25:00Z">
              <w:r w:rsidRPr="003D10D9" w:rsidDel="003D10D9">
                <w:rPr>
                  <w:rFonts w:asciiTheme="minorHAnsi" w:hAnsiTheme="minorHAnsi" w:cstheme="minorHAnsi"/>
                  <w:szCs w:val="22"/>
                  <w:rPrChange w:id="754" w:author="Khadijah Homolka" w:date="2026-06-29T21:26:00Z" w16du:dateUtc="2026-06-30T04:26:00Z">
                    <w:rPr/>
                  </w:rPrChange>
                </w:rPr>
                <w:delText>lab methods</w:delText>
              </w:r>
            </w:del>
          </w:p>
        </w:tc>
        <w:tc>
          <w:tcPr>
            <w:tcW w:w="684" w:type="pct"/>
            <w:vAlign w:val="center"/>
          </w:tcPr>
          <w:p w14:paraId="02FDC4D9" w14:textId="1822C169" w:rsidR="00F22E36" w:rsidRPr="003D10D9" w:rsidRDefault="003D10D9" w:rsidP="00FD0F1D">
            <w:pPr>
              <w:pStyle w:val="TableText"/>
              <w:spacing w:before="120" w:after="120"/>
              <w:rPr>
                <w:rFonts w:asciiTheme="minorHAnsi" w:hAnsiTheme="minorHAnsi" w:cstheme="minorHAnsi"/>
                <w:szCs w:val="22"/>
                <w:rPrChange w:id="755" w:author="Khadijah Homolka" w:date="2026-06-29T21:30:00Z" w16du:dateUtc="2026-06-30T04:30:00Z">
                  <w:rPr/>
                </w:rPrChange>
              </w:rPr>
            </w:pPr>
            <w:ins w:id="756" w:author="Khadijah Homolka" w:date="2026-06-29T21:30:00Z" w16du:dateUtc="2026-06-30T04:30:00Z">
              <w:r>
                <w:rPr>
                  <w:rFonts w:asciiTheme="minorHAnsi" w:hAnsiTheme="minorHAnsi" w:cstheme="minorHAnsi"/>
                  <w:color w:val="000000"/>
                  <w:szCs w:val="22"/>
                </w:rPr>
                <w:t>3</w:t>
              </w:r>
              <w:r w:rsidRPr="003D10D9">
                <w:rPr>
                  <w:rFonts w:asciiTheme="minorHAnsi" w:hAnsiTheme="minorHAnsi" w:cstheme="minorHAnsi"/>
                  <w:color w:val="000000"/>
                  <w:szCs w:val="22"/>
                  <w:rPrChange w:id="757" w:author="Khadijah Homolka" w:date="2026-06-29T21:30:00Z" w16du:dateUtc="2026-06-30T04:30:00Z">
                    <w:rPr>
                      <w:rFonts w:ascii="-webkit-standard" w:hAnsi="-webkit-standard"/>
                      <w:color w:val="000000"/>
                      <w:sz w:val="27"/>
                      <w:szCs w:val="27"/>
                    </w:rPr>
                  </w:rPrChange>
                </w:rPr>
                <w:t xml:space="preserve"> PCR technical replicates per sample for metabarcoding and duplicate ddPCR reactions per field replicate (</w:t>
              </w:r>
              <w:r>
                <w:rPr>
                  <w:rFonts w:asciiTheme="minorHAnsi" w:hAnsiTheme="minorHAnsi" w:cstheme="minorHAnsi"/>
                  <w:color w:val="000000"/>
                  <w:szCs w:val="22"/>
                </w:rPr>
                <w:t>pooled</w:t>
              </w:r>
              <w:r w:rsidRPr="003D10D9">
                <w:rPr>
                  <w:rFonts w:asciiTheme="minorHAnsi" w:hAnsiTheme="minorHAnsi" w:cstheme="minorHAnsi"/>
                  <w:color w:val="000000"/>
                  <w:szCs w:val="22"/>
                  <w:rPrChange w:id="758" w:author="Khadijah Homolka" w:date="2026-06-29T21:30:00Z" w16du:dateUtc="2026-06-30T04:30:00Z">
                    <w:rPr>
                      <w:rFonts w:ascii="-webkit-standard" w:hAnsi="-webkit-standard"/>
                      <w:color w:val="000000"/>
                      <w:sz w:val="27"/>
                      <w:szCs w:val="27"/>
                    </w:rPr>
                  </w:rPrChange>
                </w:rPr>
                <w:t xml:space="preserve"> before analysis)</w:t>
              </w:r>
            </w:ins>
            <w:del w:id="759" w:author="Khadijah Homolka" w:date="2026-06-29T21:30:00Z" w16du:dateUtc="2026-06-30T04:30:00Z">
              <w:r w:rsidR="001B01F4" w:rsidRPr="003D10D9" w:rsidDel="003D10D9">
                <w:rPr>
                  <w:rFonts w:asciiTheme="minorHAnsi" w:hAnsiTheme="minorHAnsi" w:cstheme="minorHAnsi"/>
                  <w:szCs w:val="22"/>
                  <w:rPrChange w:id="760" w:author="Khadijah Homolka" w:date="2026-06-29T21:30:00Z" w16du:dateUtc="2026-06-30T04:30:00Z">
                    <w:rPr/>
                  </w:rPrChange>
                </w:rPr>
                <w:delText>NA; Contract lab methods</w:delText>
              </w:r>
            </w:del>
          </w:p>
        </w:tc>
        <w:tc>
          <w:tcPr>
            <w:tcW w:w="713" w:type="pct"/>
            <w:vAlign w:val="center"/>
          </w:tcPr>
          <w:p w14:paraId="5C756A3F" w14:textId="4DCFDE3A" w:rsidR="00F22E36" w:rsidRPr="003D10D9" w:rsidRDefault="003D10D9" w:rsidP="00FD0F1D">
            <w:pPr>
              <w:pStyle w:val="TableText"/>
              <w:spacing w:before="120" w:after="120"/>
              <w:rPr>
                <w:rFonts w:asciiTheme="minorHAnsi" w:hAnsiTheme="minorHAnsi" w:cstheme="minorHAnsi"/>
                <w:szCs w:val="22"/>
                <w:rPrChange w:id="761" w:author="Khadijah Homolka" w:date="2026-06-29T21:28:00Z" w16du:dateUtc="2026-06-30T04:28:00Z">
                  <w:rPr/>
                </w:rPrChange>
              </w:rPr>
            </w:pPr>
            <w:ins w:id="762" w:author="Khadijah Homolka" w:date="2026-06-29T21:27:00Z" w16du:dateUtc="2026-06-30T04:27:00Z">
              <w:r w:rsidRPr="003D10D9">
                <w:rPr>
                  <w:rFonts w:asciiTheme="minorHAnsi" w:hAnsiTheme="minorHAnsi" w:cstheme="minorHAnsi"/>
                  <w:color w:val="000000"/>
                  <w:szCs w:val="22"/>
                  <w:rPrChange w:id="763" w:author="Khadijah Homolka" w:date="2026-06-29T21:28:00Z" w16du:dateUtc="2026-06-30T04:28:00Z">
                    <w:rPr>
                      <w:rFonts w:ascii="-webkit-standard" w:hAnsi="-webkit-standard"/>
                      <w:color w:val="000000"/>
                      <w:sz w:val="27"/>
                      <w:szCs w:val="27"/>
                    </w:rPr>
                  </w:rPrChange>
                </w:rPr>
                <w:t>Not applicable to eDNA analysis; matrix effects assessed via internal inhibition control</w:t>
              </w:r>
            </w:ins>
            <w:del w:id="764" w:author="Khadijah Homolka" w:date="2026-06-29T21:27:00Z" w16du:dateUtc="2026-06-30T04:27:00Z">
              <w:r w:rsidR="001B01F4" w:rsidRPr="003D10D9" w:rsidDel="003D10D9">
                <w:rPr>
                  <w:rFonts w:asciiTheme="minorHAnsi" w:hAnsiTheme="minorHAnsi" w:cstheme="minorHAnsi"/>
                  <w:szCs w:val="22"/>
                  <w:rPrChange w:id="765" w:author="Khadijah Homolka" w:date="2026-06-29T21:28:00Z" w16du:dateUtc="2026-06-30T04:28:00Z">
                    <w:rPr/>
                  </w:rPrChange>
                </w:rPr>
                <w:delText>NA; Contract lab methods</w:delText>
              </w:r>
            </w:del>
            <w:commentRangeEnd w:id="744"/>
            <w:r w:rsidR="00263B7D" w:rsidRPr="003D10D9">
              <w:rPr>
                <w:rStyle w:val="CommentReference"/>
                <w:rFonts w:asciiTheme="minorHAnsi" w:hAnsiTheme="minorHAnsi" w:cstheme="minorHAnsi"/>
                <w:sz w:val="22"/>
                <w:szCs w:val="22"/>
                <w:rPrChange w:id="766" w:author="Khadijah Homolka" w:date="2026-06-29T21:28:00Z" w16du:dateUtc="2026-06-30T04:28:00Z">
                  <w:rPr>
                    <w:rStyle w:val="CommentReference"/>
                    <w:sz w:val="22"/>
                    <w:szCs w:val="20"/>
                  </w:rPr>
                </w:rPrChange>
              </w:rPr>
              <w:commentReference w:id="744"/>
            </w:r>
          </w:p>
        </w:tc>
      </w:tr>
    </w:tbl>
    <w:p w14:paraId="5FC8D732" w14:textId="55AE4A3C" w:rsidR="00157103" w:rsidRPr="00157103" w:rsidRDefault="00157103" w:rsidP="008317B6">
      <w:pPr>
        <w:pStyle w:val="Heading3"/>
        <w:rPr>
          <w:ins w:id="767" w:author="Jason Toft" w:date="2026-06-09T13:49:00Z"/>
          <w:rFonts w:asciiTheme="minorHAnsi" w:hAnsiTheme="minorHAnsi" w:cstheme="minorHAnsi"/>
          <w:b w:val="0"/>
          <w:sz w:val="22"/>
          <w:rPrChange w:id="768" w:author="Jason Toft" w:date="2026-06-09T13:49:00Z">
            <w:rPr>
              <w:ins w:id="769" w:author="Jason Toft" w:date="2026-06-09T13:49:00Z"/>
            </w:rPr>
          </w:rPrChange>
        </w:rPr>
      </w:pPr>
      <w:bookmarkStart w:id="770" w:name="_Toc30162573"/>
      <w:bookmarkStart w:id="771" w:name="_Toc226028828"/>
      <w:ins w:id="772" w:author="Jason Toft" w:date="2026-06-09T13:49:00Z">
        <w:r>
          <w:rPr>
            <w:rFonts w:asciiTheme="minorHAnsi" w:hAnsiTheme="minorHAnsi" w:cstheme="minorHAnsi"/>
            <w:b w:val="0"/>
            <w:sz w:val="22"/>
          </w:rPr>
          <w:tab/>
        </w:r>
        <w:r w:rsidRPr="00C4527A">
          <w:rPr>
            <w:rFonts w:asciiTheme="minorHAnsi" w:hAnsiTheme="minorHAnsi" w:cstheme="minorHAnsi"/>
            <w:b w:val="0"/>
            <w:sz w:val="22"/>
            <w:vertAlign w:val="superscript"/>
            <w:rPrChange w:id="773" w:author="Jason Toft" w:date="2026-06-09T13:51:00Z">
              <w:rPr>
                <w:rFonts w:asciiTheme="minorHAnsi" w:hAnsiTheme="minorHAnsi" w:cstheme="minorHAnsi"/>
                <w:b w:val="0"/>
                <w:sz w:val="22"/>
              </w:rPr>
            </w:rPrChange>
          </w:rPr>
          <w:t>1</w:t>
        </w:r>
        <w:r>
          <w:rPr>
            <w:rFonts w:asciiTheme="minorHAnsi" w:hAnsiTheme="minorHAnsi" w:cstheme="minorHAnsi"/>
            <w:b w:val="0"/>
            <w:sz w:val="22"/>
          </w:rPr>
          <w:t xml:space="preserve"> </w:t>
        </w:r>
        <w:r w:rsidRPr="00157103">
          <w:rPr>
            <w:rFonts w:asciiTheme="minorHAnsi" w:hAnsiTheme="minorHAnsi" w:cstheme="minorHAnsi"/>
            <w:b w:val="0"/>
            <w:sz w:val="22"/>
          </w:rPr>
          <w:t>3 replicates at bull kelp beds and 3 at adjacent open water</w:t>
        </w:r>
        <w:r>
          <w:rPr>
            <w:rFonts w:asciiTheme="minorHAnsi" w:hAnsiTheme="minorHAnsi" w:cstheme="minorHAnsi"/>
            <w:b w:val="0"/>
            <w:sz w:val="22"/>
          </w:rPr>
          <w:t>, shallow, middle, deep</w:t>
        </w:r>
      </w:ins>
      <w:ins w:id="774" w:author="Jason Toft" w:date="2026-06-09T13:50:00Z">
        <w:r>
          <w:rPr>
            <w:rFonts w:asciiTheme="minorHAnsi" w:hAnsiTheme="minorHAnsi" w:cstheme="minorHAnsi"/>
            <w:b w:val="0"/>
            <w:sz w:val="22"/>
          </w:rPr>
          <w:t xml:space="preserve"> transects</w:t>
        </w:r>
      </w:ins>
    </w:p>
    <w:p w14:paraId="48BF04AA" w14:textId="295A4A30" w:rsidR="002C4E1F" w:rsidRPr="00F76AAD" w:rsidRDefault="002C4E1F" w:rsidP="008317B6">
      <w:pPr>
        <w:pStyle w:val="Heading3"/>
      </w:pPr>
      <w:r w:rsidRPr="00F76AAD">
        <w:t>10.</w:t>
      </w:r>
      <w:r w:rsidR="00D77708">
        <w:t>2</w:t>
      </w:r>
      <w:r w:rsidRPr="00F76AAD">
        <w:tab/>
        <w:t>Corrective action processes</w:t>
      </w:r>
      <w:bookmarkEnd w:id="770"/>
      <w:bookmarkEnd w:id="771"/>
    </w:p>
    <w:p w14:paraId="0BC4678D" w14:textId="541E8756" w:rsidR="007A7374" w:rsidRDefault="007A7374" w:rsidP="007A7374">
      <w:pPr>
        <w:rPr>
          <w:snapToGrid w:val="0"/>
        </w:rPr>
      </w:pPr>
      <w:r>
        <w:rPr>
          <w:snapToGrid w:val="0"/>
        </w:rPr>
        <w:t xml:space="preserve">Before leaving each study site, field sheets and samples will be reviewed by field lead to ensure all relevant data are collected and/or accounted for. If there are any concerns about the data, the field team will </w:t>
      </w:r>
      <w:r w:rsidR="007B3957">
        <w:rPr>
          <w:snapToGrid w:val="0"/>
        </w:rPr>
        <w:t>resurvey the site</w:t>
      </w:r>
      <w:r>
        <w:rPr>
          <w:snapToGrid w:val="0"/>
        </w:rPr>
        <w:t xml:space="preserve"> using a new datasheet. Names of all field personnel will be listed on the datasheet so they may be contacted with any questions regarding the data. Any data containing questions which may not be resolved will be considered inaccurate and not included during data analysis.</w:t>
      </w:r>
    </w:p>
    <w:p w14:paraId="0A97DFFE" w14:textId="08C53E0E" w:rsidR="00263E00" w:rsidRDefault="00263E00" w:rsidP="00263E00">
      <w:pPr>
        <w:pStyle w:val="BulletedList"/>
        <w:numPr>
          <w:ilvl w:val="0"/>
          <w:numId w:val="0"/>
        </w:numPr>
      </w:pPr>
    </w:p>
    <w:p w14:paraId="6BA44494" w14:textId="38DA2801" w:rsidR="002C4E1F" w:rsidRPr="00B6652D" w:rsidRDefault="00170093" w:rsidP="00E002A7">
      <w:pPr>
        <w:pStyle w:val="Heading2"/>
      </w:pPr>
      <w:r>
        <w:br w:type="page"/>
      </w:r>
      <w:bookmarkStart w:id="775" w:name="_Toc30162574"/>
      <w:bookmarkStart w:id="776" w:name="_Toc226028829"/>
      <w:r w:rsidR="00B6652D" w:rsidRPr="00B6652D">
        <w:lastRenderedPageBreak/>
        <w:t>11.0</w:t>
      </w:r>
      <w:r w:rsidR="005A627F">
        <w:t xml:space="preserve"> </w:t>
      </w:r>
      <w:r w:rsidR="00EE4765">
        <w:tab/>
      </w:r>
      <w:r w:rsidR="00777AFB">
        <w:t xml:space="preserve">Data </w:t>
      </w:r>
      <w:r w:rsidR="00BF504E" w:rsidRPr="00B6652D">
        <w:t>Management Procedures</w:t>
      </w:r>
      <w:bookmarkEnd w:id="775"/>
      <w:bookmarkEnd w:id="776"/>
      <w:r w:rsidR="002C4E1F" w:rsidRPr="00B6652D">
        <w:t xml:space="preserve"> </w:t>
      </w:r>
    </w:p>
    <w:p w14:paraId="17E7C2CD" w14:textId="2773AD52" w:rsidR="002C4E1F" w:rsidRPr="00F76AAD" w:rsidRDefault="002C4E1F" w:rsidP="008317B6">
      <w:pPr>
        <w:pStyle w:val="Heading3"/>
      </w:pPr>
      <w:bookmarkStart w:id="777" w:name="_Toc30162575"/>
      <w:bookmarkStart w:id="778" w:name="_Toc226028830"/>
      <w:r w:rsidRPr="00F76AAD">
        <w:t>11.1</w:t>
      </w:r>
      <w:r w:rsidRPr="00F76AAD">
        <w:tab/>
        <w:t>Data recording</w:t>
      </w:r>
      <w:r w:rsidR="000507CD">
        <w:t xml:space="preserve"> and </w:t>
      </w:r>
      <w:r w:rsidRPr="00F76AAD">
        <w:t>reporting requirements</w:t>
      </w:r>
      <w:bookmarkEnd w:id="777"/>
      <w:bookmarkEnd w:id="778"/>
    </w:p>
    <w:p w14:paraId="6BB164EA" w14:textId="7457B840" w:rsidR="00263E00" w:rsidRDefault="00A7494F" w:rsidP="00263E00">
      <w:pPr>
        <w:pStyle w:val="BodyText1"/>
      </w:pPr>
      <w:bookmarkStart w:id="779" w:name="_Toc30162576"/>
      <w:r w:rsidRPr="00E572A1">
        <w:rPr>
          <w:snapToGrid w:val="0"/>
        </w:rPr>
        <w:t xml:space="preserve">Data will be </w:t>
      </w:r>
      <w:r>
        <w:rPr>
          <w:snapToGrid w:val="0"/>
        </w:rPr>
        <w:t xml:space="preserve">recorded in the field on Rite in the Rain Underwater data sheets and entered into digital records using </w:t>
      </w:r>
      <w:r w:rsidRPr="00E572A1">
        <w:rPr>
          <w:snapToGrid w:val="0"/>
        </w:rPr>
        <w:t xml:space="preserve">Excel. </w:t>
      </w:r>
      <w:r>
        <w:rPr>
          <w:snapToGrid w:val="0"/>
        </w:rPr>
        <w:t xml:space="preserve">A second party will </w:t>
      </w:r>
      <w:r w:rsidRPr="00E572A1">
        <w:rPr>
          <w:snapToGrid w:val="0"/>
        </w:rPr>
        <w:t xml:space="preserve">visually inspect and compare data sheets </w:t>
      </w:r>
      <w:r>
        <w:rPr>
          <w:snapToGrid w:val="0"/>
        </w:rPr>
        <w:t>with Access and Excel databases</w:t>
      </w:r>
      <w:r w:rsidRPr="00E572A1">
        <w:rPr>
          <w:snapToGrid w:val="0"/>
        </w:rPr>
        <w:t xml:space="preserve"> to identify </w:t>
      </w:r>
      <w:r>
        <w:rPr>
          <w:snapToGrid w:val="0"/>
        </w:rPr>
        <w:t xml:space="preserve">and correct any </w:t>
      </w:r>
      <w:r w:rsidRPr="00E572A1">
        <w:rPr>
          <w:snapToGrid w:val="0"/>
        </w:rPr>
        <w:t>data entry errors.</w:t>
      </w:r>
      <w:r>
        <w:rPr>
          <w:snapToGrid w:val="0"/>
        </w:rPr>
        <w:t xml:space="preserve"> Data will then be uploaded to appropriate public access databases including the </w:t>
      </w:r>
      <w:hyperlink r:id="rId34" w:history="1">
        <w:r w:rsidRPr="007C2EEC">
          <w:rPr>
            <w:rStyle w:val="Hyperlink"/>
          </w:rPr>
          <w:t>Shoreline Monitoring Database</w:t>
        </w:r>
      </w:hyperlink>
      <w:r>
        <w:t>.</w:t>
      </w:r>
    </w:p>
    <w:p w14:paraId="297CE8DE" w14:textId="01EAEEA4" w:rsidR="002C4E1F" w:rsidRPr="00A7494F" w:rsidRDefault="002C4E1F" w:rsidP="00A7494F">
      <w:pPr>
        <w:pStyle w:val="Heading3"/>
      </w:pPr>
      <w:bookmarkStart w:id="780" w:name="_Toc226028831"/>
      <w:r w:rsidRPr="00F76AAD">
        <w:t>11.2</w:t>
      </w:r>
      <w:r w:rsidRPr="00F76AAD">
        <w:tab/>
        <w:t>Lab</w:t>
      </w:r>
      <w:r w:rsidR="00455114" w:rsidRPr="00F76AAD">
        <w:t>oratory</w:t>
      </w:r>
      <w:r w:rsidRPr="00F76AAD">
        <w:t xml:space="preserve"> data package requirements</w:t>
      </w:r>
      <w:bookmarkEnd w:id="779"/>
      <w:bookmarkEnd w:id="780"/>
      <w:r w:rsidR="00F703C1">
        <w:rPr>
          <w:color w:val="943634" w:themeColor="accent2" w:themeShade="BF"/>
        </w:rPr>
        <w:t xml:space="preserve"> </w:t>
      </w:r>
    </w:p>
    <w:p w14:paraId="137E8041" w14:textId="1414DF90" w:rsidR="00A7494F" w:rsidRDefault="00A7494F" w:rsidP="00A7494F">
      <w:pPr>
        <w:rPr>
          <w:snapToGrid w:val="0"/>
        </w:rPr>
      </w:pPr>
      <w:bookmarkStart w:id="781" w:name="_Toc30162577"/>
      <w:r>
        <w:rPr>
          <w:snapToGrid w:val="0"/>
        </w:rPr>
        <w:t>Fish and predator data will be provided in Excel format and converted to a CSV file prior to importing into R Statistical Software for further analysis. Included in the file will be confirmation of quality assurance/quality control (QA</w:t>
      </w:r>
      <w:r w:rsidR="007B3957">
        <w:rPr>
          <w:snapToGrid w:val="0"/>
        </w:rPr>
        <w:t>/</w:t>
      </w:r>
      <w:r>
        <w:rPr>
          <w:snapToGrid w:val="0"/>
        </w:rPr>
        <w:t>QC) checks (as in 11.1, v</w:t>
      </w:r>
      <w:r w:rsidRPr="009101EB">
        <w:rPr>
          <w:snapToGrid w:val="0"/>
        </w:rPr>
        <w:t>isually inspect and compare</w:t>
      </w:r>
      <w:r>
        <w:rPr>
          <w:snapToGrid w:val="0"/>
        </w:rPr>
        <w:t xml:space="preserve"> lab</w:t>
      </w:r>
      <w:r w:rsidRPr="009101EB">
        <w:rPr>
          <w:snapToGrid w:val="0"/>
        </w:rPr>
        <w:t xml:space="preserve"> data sheets </w:t>
      </w:r>
      <w:r>
        <w:rPr>
          <w:snapToGrid w:val="0"/>
        </w:rPr>
        <w:t>with</w:t>
      </w:r>
      <w:r w:rsidRPr="009101EB">
        <w:rPr>
          <w:snapToGrid w:val="0"/>
        </w:rPr>
        <w:t xml:space="preserve"> </w:t>
      </w:r>
      <w:r>
        <w:rPr>
          <w:snapToGrid w:val="0"/>
        </w:rPr>
        <w:t>E</w:t>
      </w:r>
      <w:r w:rsidRPr="009101EB">
        <w:rPr>
          <w:snapToGrid w:val="0"/>
        </w:rPr>
        <w:t>xcel databases to identify and correct any data entry errors</w:t>
      </w:r>
      <w:r>
        <w:rPr>
          <w:snapToGrid w:val="0"/>
        </w:rPr>
        <w:t>), personnel performing QA</w:t>
      </w:r>
      <w:r w:rsidR="007B3957">
        <w:rPr>
          <w:snapToGrid w:val="0"/>
        </w:rPr>
        <w:t>/</w:t>
      </w:r>
      <w:r>
        <w:rPr>
          <w:snapToGrid w:val="0"/>
        </w:rPr>
        <w:t>QC, and documentation of any issues with the samples or analysis.</w:t>
      </w:r>
    </w:p>
    <w:p w14:paraId="636F058F" w14:textId="68E365BF" w:rsidR="0029347E" w:rsidRPr="00597E3B" w:rsidRDefault="00E36A81" w:rsidP="00A7494F">
      <w:pPr>
        <w:rPr>
          <w:snapToGrid w:val="0"/>
        </w:rPr>
      </w:pPr>
      <w:r>
        <w:t>Metabarcoding and ddPCR d</w:t>
      </w:r>
      <w:r w:rsidR="0029347E">
        <w:t>ata will be imported into R Statistical Software for multivariate community analysis</w:t>
      </w:r>
      <w:r>
        <w:t xml:space="preserve"> using the </w:t>
      </w:r>
      <w:r w:rsidRPr="00641B84">
        <w:rPr>
          <w:i/>
          <w:iCs/>
        </w:rPr>
        <w:t>vegan</w:t>
      </w:r>
      <w:r>
        <w:t xml:space="preserve"> package</w:t>
      </w:r>
      <w:r w:rsidR="0029347E">
        <w:t xml:space="preserve">. Anticipated analyses include ordination </w:t>
      </w:r>
      <w:r>
        <w:t>plots</w:t>
      </w:r>
      <w:r w:rsidR="0029347E">
        <w:t xml:space="preserve"> such as Redundancy Analysis (RDA) to examine relationships between fish and </w:t>
      </w:r>
      <w:r>
        <w:t>eDNA (18S, 12S and CO1)</w:t>
      </w:r>
      <w:r w:rsidR="0029347E">
        <w:t xml:space="preserve"> community composition and environmental variables, and Principal Coordinates Analysis (PCoA) to visualize beta diversity patterns across sites and sampling events</w:t>
      </w:r>
      <w:commentRangeStart w:id="782"/>
      <w:r w:rsidR="0029347E">
        <w:t>.</w:t>
      </w:r>
      <w:del w:id="783" w:author="Khadijah Homolka" w:date="2026-06-29T21:42:00Z" w16du:dateUtc="2026-06-30T04:42:00Z">
        <w:r w:rsidR="0029347E" w:rsidDel="003D10D9">
          <w:delText xml:space="preserve"> </w:delText>
        </w:r>
        <w:r w:rsidDel="003D10D9">
          <w:delText xml:space="preserve">Further analyses </w:delText>
        </w:r>
        <w:commentRangeEnd w:id="782"/>
        <w:r w:rsidR="00590A39" w:rsidDel="003D10D9">
          <w:rPr>
            <w:rStyle w:val="CommentReference"/>
            <w:sz w:val="24"/>
            <w:szCs w:val="20"/>
          </w:rPr>
          <w:commentReference w:id="782"/>
        </w:r>
        <w:r w:rsidDel="003D10D9">
          <w:delText xml:space="preserve">will also be performed using R. </w:delText>
        </w:r>
      </w:del>
    </w:p>
    <w:p w14:paraId="79FF6084" w14:textId="770B0B03" w:rsidR="00263E00" w:rsidRDefault="00263E00" w:rsidP="00263E00">
      <w:pPr>
        <w:pStyle w:val="BodyText1"/>
      </w:pPr>
    </w:p>
    <w:p w14:paraId="35979C1E" w14:textId="6A67D9A4" w:rsidR="002C4E1F" w:rsidRPr="00F76AAD" w:rsidRDefault="002C4E1F" w:rsidP="008317B6">
      <w:pPr>
        <w:pStyle w:val="Heading3"/>
      </w:pPr>
      <w:bookmarkStart w:id="784" w:name="_Toc226028832"/>
      <w:r w:rsidRPr="00F76AAD">
        <w:t>11.3</w:t>
      </w:r>
      <w:r w:rsidRPr="00F76AAD">
        <w:tab/>
        <w:t>Electronic transfer requirements</w:t>
      </w:r>
      <w:bookmarkEnd w:id="781"/>
      <w:bookmarkEnd w:id="784"/>
    </w:p>
    <w:p w14:paraId="731E3696" w14:textId="70BEFF68" w:rsidR="00263E00" w:rsidRPr="00A7494F" w:rsidRDefault="00A7494F" w:rsidP="00A7494F">
      <w:pPr>
        <w:rPr>
          <w:snapToGrid w:val="0"/>
        </w:rPr>
      </w:pPr>
      <w:bookmarkStart w:id="785" w:name="_Toc30162578"/>
      <w:r w:rsidRPr="006C5D97">
        <w:rPr>
          <w:snapToGrid w:val="0"/>
        </w:rPr>
        <w:t>To limit issues with data reentry, data transferred electronically will be requested</w:t>
      </w:r>
      <w:r>
        <w:rPr>
          <w:snapToGrid w:val="0"/>
        </w:rPr>
        <w:t xml:space="preserve"> or provided</w:t>
      </w:r>
      <w:r w:rsidRPr="006C5D97">
        <w:rPr>
          <w:snapToGrid w:val="0"/>
        </w:rPr>
        <w:t xml:space="preserve"> in </w:t>
      </w:r>
      <w:r>
        <w:rPr>
          <w:snapToGrid w:val="0"/>
        </w:rPr>
        <w:t>Microsoft Excel, CSV, or</w:t>
      </w:r>
      <w:r w:rsidRPr="006C5D97">
        <w:rPr>
          <w:snapToGrid w:val="0"/>
        </w:rPr>
        <w:t xml:space="preserve"> text formats.</w:t>
      </w:r>
    </w:p>
    <w:p w14:paraId="435B8ACC" w14:textId="3CE1C564" w:rsidR="002C4E1F" w:rsidRPr="00F76AAD" w:rsidRDefault="002C4E1F" w:rsidP="008317B6">
      <w:pPr>
        <w:pStyle w:val="Heading3"/>
      </w:pPr>
      <w:bookmarkStart w:id="786" w:name="_Toc226028833"/>
      <w:r w:rsidRPr="00F76AAD">
        <w:t>11.</w:t>
      </w:r>
      <w:r w:rsidR="004E4507">
        <w:t>4</w:t>
      </w:r>
      <w:r w:rsidRPr="00F76AAD">
        <w:tab/>
      </w:r>
      <w:r w:rsidR="004F4A31">
        <w:t>D</w:t>
      </w:r>
      <w:r w:rsidRPr="00F76AAD">
        <w:t>ata upload procedures</w:t>
      </w:r>
      <w:bookmarkEnd w:id="785"/>
      <w:bookmarkEnd w:id="786"/>
    </w:p>
    <w:p w14:paraId="347346B0" w14:textId="3370E1EE" w:rsidR="00263E00" w:rsidRDefault="00A7494F" w:rsidP="00263E00">
      <w:pPr>
        <w:pStyle w:val="BodyText1"/>
      </w:pPr>
      <w:bookmarkStart w:id="787" w:name="_Toc30162579"/>
      <w:r w:rsidRPr="00C65D33">
        <w:t xml:space="preserve">Data </w:t>
      </w:r>
      <w:r>
        <w:t xml:space="preserve">for fish and predators will be uploaded and made available </w:t>
      </w:r>
      <w:r w:rsidRPr="00C65D33">
        <w:t>in</w:t>
      </w:r>
      <w:r>
        <w:t xml:space="preserve"> University of Washington and Washington Sea Grant’s </w:t>
      </w:r>
      <w:hyperlink r:id="rId35" w:history="1">
        <w:r w:rsidRPr="007C2EEC">
          <w:rPr>
            <w:rStyle w:val="Hyperlink"/>
          </w:rPr>
          <w:t>Shoreline Monitoring Database</w:t>
        </w:r>
      </w:hyperlink>
      <w:r>
        <w:rPr>
          <w:rStyle w:val="Hyperlink"/>
          <w:color w:val="auto"/>
          <w:u w:val="none"/>
        </w:rPr>
        <w:t xml:space="preserve">. In addition, </w:t>
      </w:r>
      <w:r>
        <w:t>al</w:t>
      </w:r>
      <w:r w:rsidRPr="00790545">
        <w:t>l compatible data collected for this project will be uploaded to EPA’s Water Quality Exchange (WQX).</w:t>
      </w:r>
    </w:p>
    <w:p w14:paraId="5E71C146" w14:textId="7FF9D74B" w:rsidR="00624628" w:rsidRPr="002B1275" w:rsidRDefault="00624628" w:rsidP="008317B6">
      <w:pPr>
        <w:pStyle w:val="Heading3"/>
      </w:pPr>
      <w:bookmarkStart w:id="788" w:name="_Toc226028834"/>
      <w:r w:rsidRPr="002B1275">
        <w:t>11.5</w:t>
      </w:r>
      <w:r w:rsidRPr="002B1275">
        <w:tab/>
        <w:t>Model information management</w:t>
      </w:r>
      <w:bookmarkEnd w:id="787"/>
      <w:bookmarkEnd w:id="788"/>
    </w:p>
    <w:p w14:paraId="3C708FE1" w14:textId="22228BE1" w:rsidR="00890A4A" w:rsidRDefault="00860EEC">
      <w:pPr>
        <w:rPr>
          <w:snapToGrid w:val="0"/>
        </w:rPr>
      </w:pPr>
      <w:r>
        <w:rPr>
          <w:snapToGrid w:val="0"/>
        </w:rPr>
        <w:t>Not applicable.</w:t>
      </w:r>
      <w:r w:rsidR="00890A4A">
        <w:rPr>
          <w:snapToGrid w:val="0"/>
        </w:rPr>
        <w:br w:type="page"/>
      </w:r>
    </w:p>
    <w:p w14:paraId="454C84E1" w14:textId="70C0EE94" w:rsidR="00890A4A" w:rsidRPr="000674D0" w:rsidRDefault="00890A4A" w:rsidP="00440207">
      <w:pPr>
        <w:pStyle w:val="Heading2"/>
      </w:pPr>
      <w:bookmarkStart w:id="789" w:name="_Toc30162580"/>
      <w:bookmarkStart w:id="790" w:name="_Toc226028835"/>
      <w:r>
        <w:lastRenderedPageBreak/>
        <w:t>12.0</w:t>
      </w:r>
      <w:r w:rsidR="005A627F">
        <w:t xml:space="preserve"> </w:t>
      </w:r>
      <w:r w:rsidR="00EE4765">
        <w:tab/>
      </w:r>
      <w:r>
        <w:t xml:space="preserve">Audits and </w:t>
      </w:r>
      <w:r w:rsidRPr="000674D0">
        <w:t>Reports</w:t>
      </w:r>
      <w:bookmarkEnd w:id="789"/>
      <w:bookmarkEnd w:id="790"/>
    </w:p>
    <w:p w14:paraId="239272EC" w14:textId="5C99305A" w:rsidR="00890A4A" w:rsidRPr="00F76AAD" w:rsidRDefault="00890A4A" w:rsidP="008317B6">
      <w:pPr>
        <w:pStyle w:val="Heading3"/>
      </w:pPr>
      <w:bookmarkStart w:id="791" w:name="_Toc30162581"/>
      <w:bookmarkStart w:id="792" w:name="_Toc226028836"/>
      <w:r w:rsidRPr="00F76AAD">
        <w:t>1</w:t>
      </w:r>
      <w:r>
        <w:t>2</w:t>
      </w:r>
      <w:r w:rsidRPr="00F76AAD">
        <w:t>.</w:t>
      </w:r>
      <w:r>
        <w:t>1</w:t>
      </w:r>
      <w:r w:rsidRPr="00F76AAD">
        <w:tab/>
      </w:r>
      <w:r>
        <w:t>Field, laboratory, and other audits</w:t>
      </w:r>
      <w:bookmarkEnd w:id="791"/>
      <w:bookmarkEnd w:id="792"/>
    </w:p>
    <w:p w14:paraId="38D0D276" w14:textId="450C73DC" w:rsidR="006E493A" w:rsidRDefault="00750D6D" w:rsidP="006E493A">
      <w:pPr>
        <w:pStyle w:val="BodyText1"/>
      </w:pPr>
      <w:bookmarkStart w:id="793" w:name="_Toc30162582"/>
      <w:r>
        <w:t xml:space="preserve">Field staff will check in monthly with project leads to ensure consistent and correct sampling practices are being applied. New staff will be trained side-by-side with experienced staff. </w:t>
      </w:r>
    </w:p>
    <w:p w14:paraId="54277500" w14:textId="642B9118" w:rsidR="00890A4A" w:rsidRPr="005D05DC" w:rsidRDefault="00890A4A" w:rsidP="008317B6">
      <w:pPr>
        <w:pStyle w:val="Heading3"/>
      </w:pPr>
      <w:bookmarkStart w:id="794" w:name="_Toc226028837"/>
      <w:r>
        <w:t>12</w:t>
      </w:r>
      <w:r w:rsidRPr="005D05DC">
        <w:t>.</w:t>
      </w:r>
      <w:r w:rsidR="00971C30">
        <w:t>2</w:t>
      </w:r>
      <w:r w:rsidR="00971C30">
        <w:tab/>
      </w:r>
      <w:r w:rsidRPr="005D05DC">
        <w:t>Responsible personnel</w:t>
      </w:r>
      <w:bookmarkEnd w:id="793"/>
      <w:bookmarkEnd w:id="794"/>
    </w:p>
    <w:p w14:paraId="7A1B61C5" w14:textId="6C1A267B" w:rsidR="006E493A" w:rsidRPr="00750D6D" w:rsidRDefault="00750D6D" w:rsidP="00750D6D">
      <w:pPr>
        <w:pStyle w:val="instructiontext"/>
        <w:rPr>
          <w:color w:val="auto"/>
        </w:rPr>
      </w:pPr>
      <w:bookmarkStart w:id="795" w:name="_Toc30162583"/>
      <w:r w:rsidRPr="0026758C">
        <w:rPr>
          <w:color w:val="auto"/>
        </w:rPr>
        <w:t>Project staff are responsible for reporting quarterly on sampling activities</w:t>
      </w:r>
      <w:r>
        <w:rPr>
          <w:color w:val="auto"/>
        </w:rPr>
        <w:t>.</w:t>
      </w:r>
    </w:p>
    <w:p w14:paraId="505F6D3D" w14:textId="050C42BE" w:rsidR="00890A4A" w:rsidRPr="00F76AAD" w:rsidRDefault="00890A4A" w:rsidP="008317B6">
      <w:pPr>
        <w:pStyle w:val="Heading3"/>
      </w:pPr>
      <w:bookmarkStart w:id="796" w:name="_Toc226028838"/>
      <w:r w:rsidRPr="00F76AAD">
        <w:t>1</w:t>
      </w:r>
      <w:r>
        <w:t>2</w:t>
      </w:r>
      <w:r w:rsidRPr="00F76AAD">
        <w:t>.</w:t>
      </w:r>
      <w:r>
        <w:t>3</w:t>
      </w:r>
      <w:r w:rsidRPr="00F76AAD">
        <w:tab/>
        <w:t>Frequency and distribution of report</w:t>
      </w:r>
      <w:r w:rsidR="004259D6">
        <w:t>s</w:t>
      </w:r>
      <w:bookmarkEnd w:id="795"/>
      <w:bookmarkEnd w:id="796"/>
    </w:p>
    <w:p w14:paraId="6D795304" w14:textId="77777777" w:rsidR="00750D6D" w:rsidRPr="007D5F64" w:rsidRDefault="00750D6D" w:rsidP="00750D6D">
      <w:pPr>
        <w:spacing w:after="0"/>
        <w:rPr>
          <w:lang w:bidi="en-US"/>
        </w:rPr>
      </w:pPr>
      <w:bookmarkStart w:id="797" w:name="_Toc30162584"/>
      <w:r w:rsidRPr="007D5F64">
        <w:t xml:space="preserve">We will submit quarterly progress reports to our award manager. </w:t>
      </w:r>
      <w:r w:rsidRPr="007D5F64">
        <w:rPr>
          <w:lang w:bidi="en-US"/>
        </w:rPr>
        <w:t xml:space="preserve">Progress reports shall include: </w:t>
      </w:r>
    </w:p>
    <w:p w14:paraId="6272A3CE" w14:textId="77777777" w:rsidR="00750D6D" w:rsidRPr="00115901" w:rsidRDefault="00750D6D" w:rsidP="00A05D53">
      <w:pPr>
        <w:pStyle w:val="ListParagraph"/>
        <w:numPr>
          <w:ilvl w:val="0"/>
          <w:numId w:val="17"/>
        </w:numPr>
        <w:spacing w:before="0" w:after="0" w:line="259" w:lineRule="auto"/>
        <w:contextualSpacing/>
        <w:rPr>
          <w:b/>
          <w:bCs/>
          <w:szCs w:val="20"/>
          <w:lang w:bidi="en-US"/>
        </w:rPr>
      </w:pPr>
      <w:r w:rsidRPr="007D5F64">
        <w:rPr>
          <w:rFonts w:cs="Arial"/>
          <w:szCs w:val="20"/>
          <w:shd w:val="clear" w:color="auto" w:fill="FFFFFF"/>
        </w:rPr>
        <w:t>A description</w:t>
      </w:r>
      <w:r w:rsidRPr="00285818">
        <w:rPr>
          <w:rFonts w:cs="Arial"/>
          <w:szCs w:val="20"/>
          <w:shd w:val="clear" w:color="auto" w:fill="FFFFFF"/>
        </w:rPr>
        <w:t xml:space="preserve"> of</w:t>
      </w:r>
      <w:r>
        <w:rPr>
          <w:rFonts w:cs="Arial"/>
          <w:szCs w:val="20"/>
          <w:shd w:val="clear" w:color="auto" w:fill="FFFFFF"/>
        </w:rPr>
        <w:t xml:space="preserve">: </w:t>
      </w:r>
    </w:p>
    <w:p w14:paraId="630310A4" w14:textId="77777777" w:rsidR="00750D6D" w:rsidRPr="00115901" w:rsidRDefault="00750D6D" w:rsidP="00A05D53">
      <w:pPr>
        <w:pStyle w:val="ListParagraph"/>
        <w:numPr>
          <w:ilvl w:val="1"/>
          <w:numId w:val="17"/>
        </w:numPr>
        <w:spacing w:before="0" w:after="0" w:line="259" w:lineRule="auto"/>
        <w:contextualSpacing/>
        <w:rPr>
          <w:b/>
          <w:bCs/>
          <w:lang w:bidi="en-US"/>
        </w:rPr>
      </w:pPr>
      <w:r w:rsidRPr="39C1FBB1">
        <w:rPr>
          <w:rFonts w:cs="Arial"/>
          <w:shd w:val="clear" w:color="auto" w:fill="FFFFFF"/>
        </w:rPr>
        <w:t>Work completed for each task/</w:t>
      </w:r>
      <w:r>
        <w:rPr>
          <w:rFonts w:cs="Arial"/>
          <w:shd w:val="clear" w:color="auto" w:fill="FFFFFF"/>
        </w:rPr>
        <w:t>deliverable</w:t>
      </w:r>
      <w:r w:rsidRPr="39C1FBB1">
        <w:rPr>
          <w:rFonts w:cs="Arial"/>
          <w:shd w:val="clear" w:color="auto" w:fill="FFFFFF"/>
        </w:rPr>
        <w:t xml:space="preserve"> during the reporting period, including what deliverables were completed and submitted during the reporting period.</w:t>
      </w:r>
    </w:p>
    <w:p w14:paraId="07A2589F" w14:textId="77777777" w:rsidR="00750D6D" w:rsidRPr="006162C8" w:rsidRDefault="00750D6D" w:rsidP="00A05D53">
      <w:pPr>
        <w:pStyle w:val="ListParagraph"/>
        <w:numPr>
          <w:ilvl w:val="1"/>
          <w:numId w:val="17"/>
        </w:numPr>
        <w:spacing w:before="0" w:after="0" w:line="259" w:lineRule="auto"/>
        <w:contextualSpacing/>
        <w:rPr>
          <w:b/>
          <w:bCs/>
          <w:szCs w:val="20"/>
          <w:lang w:bidi="en-US"/>
        </w:rPr>
      </w:pPr>
      <w:r>
        <w:rPr>
          <w:rFonts w:cs="Arial"/>
        </w:rPr>
        <w:t>Success measures or storytelling metrics completed during the reporting period.</w:t>
      </w:r>
    </w:p>
    <w:p w14:paraId="7A2E7498" w14:textId="77777777" w:rsidR="00750D6D" w:rsidRPr="00285818" w:rsidRDefault="00750D6D" w:rsidP="00A05D53">
      <w:pPr>
        <w:pStyle w:val="ListParagraph"/>
        <w:numPr>
          <w:ilvl w:val="1"/>
          <w:numId w:val="17"/>
        </w:numPr>
        <w:spacing w:before="0" w:after="0" w:line="259" w:lineRule="auto"/>
        <w:contextualSpacing/>
        <w:rPr>
          <w:b/>
          <w:bCs/>
          <w:szCs w:val="20"/>
          <w:lang w:bidi="en-US"/>
        </w:rPr>
      </w:pPr>
      <w:r>
        <w:rPr>
          <w:rFonts w:cs="Arial"/>
          <w:szCs w:val="20"/>
          <w:shd w:val="clear" w:color="auto" w:fill="FFFFFF"/>
        </w:rPr>
        <w:t>S</w:t>
      </w:r>
      <w:r w:rsidRPr="00285818">
        <w:rPr>
          <w:rFonts w:cs="Arial"/>
          <w:szCs w:val="20"/>
          <w:shd w:val="clear" w:color="auto" w:fill="FFFFFF"/>
        </w:rPr>
        <w:t xml:space="preserve">tatus for </w:t>
      </w:r>
      <w:r>
        <w:rPr>
          <w:rFonts w:cs="Arial"/>
          <w:szCs w:val="20"/>
          <w:shd w:val="clear" w:color="auto" w:fill="FFFFFF"/>
        </w:rPr>
        <w:t>ongoing</w:t>
      </w:r>
      <w:r w:rsidRPr="00285818">
        <w:rPr>
          <w:rFonts w:cs="Arial"/>
          <w:szCs w:val="20"/>
          <w:shd w:val="clear" w:color="auto" w:fill="FFFFFF"/>
        </w:rPr>
        <w:t xml:space="preserve"> project </w:t>
      </w:r>
      <w:r>
        <w:rPr>
          <w:rFonts w:cs="Arial"/>
          <w:szCs w:val="20"/>
          <w:shd w:val="clear" w:color="auto" w:fill="FFFFFF"/>
        </w:rPr>
        <w:t>tasks</w:t>
      </w:r>
      <w:r w:rsidRPr="00285818">
        <w:rPr>
          <w:rFonts w:cs="Arial"/>
          <w:szCs w:val="20"/>
          <w:shd w:val="clear" w:color="auto" w:fill="FFFFFF"/>
        </w:rPr>
        <w:t>.</w:t>
      </w:r>
    </w:p>
    <w:p w14:paraId="633BEB32" w14:textId="77777777" w:rsidR="00750D6D" w:rsidRPr="007D5F64" w:rsidRDefault="00750D6D" w:rsidP="00A05D53">
      <w:pPr>
        <w:pStyle w:val="ListParagraph"/>
        <w:numPr>
          <w:ilvl w:val="1"/>
          <w:numId w:val="17"/>
        </w:numPr>
        <w:spacing w:before="0" w:after="0" w:line="259" w:lineRule="auto"/>
        <w:contextualSpacing/>
        <w:rPr>
          <w:b/>
          <w:bCs/>
          <w:szCs w:val="20"/>
          <w:lang w:bidi="en-US"/>
        </w:rPr>
      </w:pPr>
      <w:r>
        <w:rPr>
          <w:rFonts w:cs="Arial"/>
          <w:szCs w:val="20"/>
          <w:shd w:val="clear" w:color="auto" w:fill="FFFFFF"/>
        </w:rPr>
        <w:t xml:space="preserve">Challenges </w:t>
      </w:r>
      <w:r w:rsidRPr="00285818">
        <w:rPr>
          <w:rFonts w:cs="Arial"/>
          <w:szCs w:val="20"/>
          <w:shd w:val="clear" w:color="auto" w:fill="FFFFFF"/>
        </w:rPr>
        <w:t xml:space="preserve">affecting </w:t>
      </w:r>
      <w:r>
        <w:rPr>
          <w:rFonts w:cs="Arial"/>
          <w:szCs w:val="20"/>
          <w:shd w:val="clear" w:color="auto" w:fill="FFFFFF"/>
        </w:rPr>
        <w:t xml:space="preserve">task-specific or overall project </w:t>
      </w:r>
      <w:r w:rsidRPr="00285818">
        <w:rPr>
          <w:rFonts w:cs="Arial"/>
          <w:szCs w:val="20"/>
          <w:shd w:val="clear" w:color="auto" w:fill="FFFFFF"/>
        </w:rPr>
        <w:t>completion date</w:t>
      </w:r>
      <w:r>
        <w:rPr>
          <w:rFonts w:cs="Arial"/>
          <w:szCs w:val="20"/>
          <w:shd w:val="clear" w:color="auto" w:fill="FFFFFF"/>
        </w:rPr>
        <w:t>(s)</w:t>
      </w:r>
      <w:r w:rsidRPr="00285818">
        <w:rPr>
          <w:rFonts w:cs="Arial"/>
          <w:szCs w:val="20"/>
          <w:shd w:val="clear" w:color="auto" w:fill="FFFFFF"/>
        </w:rPr>
        <w:t>, scope of work, or costs.</w:t>
      </w:r>
    </w:p>
    <w:p w14:paraId="0CBAC04C" w14:textId="77777777" w:rsidR="00750D6D" w:rsidRPr="00750D6D" w:rsidRDefault="00750D6D" w:rsidP="00A05D53">
      <w:pPr>
        <w:pStyle w:val="ListParagraph"/>
        <w:numPr>
          <w:ilvl w:val="0"/>
          <w:numId w:val="17"/>
        </w:numPr>
        <w:spacing w:before="0" w:after="0" w:line="259" w:lineRule="auto"/>
        <w:contextualSpacing/>
        <w:rPr>
          <w:b/>
          <w:bCs/>
          <w:szCs w:val="20"/>
          <w:lang w:bidi="en-US"/>
        </w:rPr>
      </w:pPr>
      <w:r w:rsidRPr="00285818">
        <w:rPr>
          <w:rFonts w:cs="Arial"/>
          <w:szCs w:val="20"/>
          <w:shd w:val="clear" w:color="auto" w:fill="FFFFFF"/>
        </w:rPr>
        <w:t>Evidence of</w:t>
      </w:r>
      <w:r>
        <w:rPr>
          <w:rFonts w:cs="Arial"/>
          <w:szCs w:val="20"/>
          <w:shd w:val="clear" w:color="auto" w:fill="FFFFFF"/>
        </w:rPr>
        <w:t xml:space="preserve"> </w:t>
      </w:r>
      <w:r w:rsidRPr="00285818">
        <w:rPr>
          <w:rFonts w:cs="Arial"/>
          <w:szCs w:val="20"/>
          <w:shd w:val="clear" w:color="auto" w:fill="FFFFFF"/>
        </w:rPr>
        <w:t>satisfactory completion of</w:t>
      </w:r>
      <w:r>
        <w:rPr>
          <w:rFonts w:cs="Arial"/>
          <w:szCs w:val="20"/>
          <w:shd w:val="clear" w:color="auto" w:fill="FFFFFF"/>
        </w:rPr>
        <w:t xml:space="preserve"> </w:t>
      </w:r>
      <w:r w:rsidRPr="00285818">
        <w:rPr>
          <w:rFonts w:cs="Arial"/>
          <w:szCs w:val="20"/>
          <w:shd w:val="clear" w:color="auto" w:fill="FFFFFF"/>
        </w:rPr>
        <w:t>all reporting requirements.</w:t>
      </w:r>
    </w:p>
    <w:p w14:paraId="118BA170" w14:textId="77777777" w:rsidR="00750D6D" w:rsidRDefault="00750D6D" w:rsidP="00750D6D">
      <w:pPr>
        <w:spacing w:before="0" w:after="0" w:line="259" w:lineRule="auto"/>
        <w:contextualSpacing/>
        <w:rPr>
          <w:b/>
          <w:bCs/>
          <w:lang w:bidi="en-US"/>
        </w:rPr>
      </w:pPr>
    </w:p>
    <w:p w14:paraId="771BC2F5" w14:textId="5638169F" w:rsidR="00750D6D" w:rsidRPr="00D3361D" w:rsidRDefault="00750D6D" w:rsidP="00DB5D54">
      <w:pPr>
        <w:spacing w:before="0" w:after="0" w:line="259" w:lineRule="auto"/>
        <w:contextualSpacing/>
        <w:rPr>
          <w:bCs/>
          <w:lang w:bidi="en-US"/>
        </w:rPr>
      </w:pPr>
      <w:r>
        <w:rPr>
          <w:bCs/>
          <w:lang w:bidi="en-US"/>
        </w:rPr>
        <w:t xml:space="preserve">We will complete a technical report, and </w:t>
      </w:r>
      <w:r w:rsidRPr="007D5F64">
        <w:rPr>
          <w:bCs/>
          <w:lang w:bidi="en-US"/>
        </w:rPr>
        <w:t>a final Close-out report to document succes</w:t>
      </w:r>
      <w:r>
        <w:rPr>
          <w:bCs/>
          <w:lang w:bidi="en-US"/>
        </w:rPr>
        <w:t>sful completion of the project. The</w:t>
      </w:r>
      <w:r w:rsidRPr="00D3361D">
        <w:rPr>
          <w:bCs/>
          <w:lang w:bidi="en-US"/>
        </w:rPr>
        <w:t xml:space="preserve"> technical report </w:t>
      </w:r>
      <w:r>
        <w:rPr>
          <w:bCs/>
          <w:lang w:bidi="en-US"/>
        </w:rPr>
        <w:t xml:space="preserve">will describe how </w:t>
      </w:r>
      <w:r w:rsidR="00DB5D54" w:rsidRPr="00DB5D54">
        <w:rPr>
          <w:bCs/>
          <w:lang w:bidi="en-US"/>
        </w:rPr>
        <w:t>localized and regional differences in fish use, food webs, and</w:t>
      </w:r>
      <w:r w:rsidR="00DB5D54">
        <w:rPr>
          <w:bCs/>
          <w:lang w:bidi="en-US"/>
        </w:rPr>
        <w:t xml:space="preserve"> </w:t>
      </w:r>
      <w:r w:rsidR="00DB5D54" w:rsidRPr="00DB5D54">
        <w:rPr>
          <w:bCs/>
          <w:lang w:bidi="en-US"/>
        </w:rPr>
        <w:t>ecosystem structure in the Salish Sea may be influenced by bull kelp habitat</w:t>
      </w:r>
      <w:r w:rsidRPr="00D3361D">
        <w:rPr>
          <w:bCs/>
          <w:lang w:bidi="en-US"/>
        </w:rPr>
        <w:t>. The report will include an introduction and relevant background to describe the project approach and outcomes. The report will also contain sufficient description of the methods and analyses to allow for replication</w:t>
      </w:r>
      <w:r>
        <w:rPr>
          <w:bCs/>
          <w:lang w:bidi="en-US"/>
        </w:rPr>
        <w:t>. The report will</w:t>
      </w:r>
      <w:r w:rsidRPr="00D3361D">
        <w:rPr>
          <w:bCs/>
          <w:lang w:bidi="en-US"/>
        </w:rPr>
        <w:t xml:space="preserve"> also include a discussion of the findings and recommendations for future work.  </w:t>
      </w:r>
    </w:p>
    <w:p w14:paraId="7F131BEC" w14:textId="77777777" w:rsidR="00750D6D" w:rsidRPr="00D3361D" w:rsidRDefault="00750D6D" w:rsidP="00750D6D">
      <w:pPr>
        <w:spacing w:before="0" w:after="0" w:line="259" w:lineRule="auto"/>
        <w:contextualSpacing/>
        <w:rPr>
          <w:bCs/>
          <w:lang w:bidi="en-US"/>
        </w:rPr>
      </w:pPr>
    </w:p>
    <w:p w14:paraId="46E3B597" w14:textId="77777777" w:rsidR="00DB5D54" w:rsidRDefault="00750D6D" w:rsidP="00750D6D">
      <w:pPr>
        <w:spacing w:before="0" w:after="0" w:line="259" w:lineRule="auto"/>
        <w:contextualSpacing/>
        <w:rPr>
          <w:bCs/>
          <w:lang w:bidi="en-US"/>
        </w:rPr>
      </w:pPr>
      <w:r>
        <w:rPr>
          <w:bCs/>
          <w:lang w:bidi="en-US"/>
        </w:rPr>
        <w:t>In the report, we</w:t>
      </w:r>
      <w:r w:rsidRPr="00D3361D">
        <w:rPr>
          <w:bCs/>
          <w:lang w:bidi="en-US"/>
        </w:rPr>
        <w:t xml:space="preserve"> will evaluate </w:t>
      </w:r>
      <w:r w:rsidR="00DB5D54">
        <w:rPr>
          <w:bCs/>
          <w:lang w:bidi="en-US"/>
        </w:rPr>
        <w:t xml:space="preserve">how </w:t>
      </w:r>
      <w:r w:rsidR="00DB5D54" w:rsidRPr="00750D6D">
        <w:rPr>
          <w:bCs/>
          <w:lang w:bidi="en-US"/>
        </w:rPr>
        <w:t>bull kelp attributes</w:t>
      </w:r>
      <w:r w:rsidR="00DB5D54">
        <w:rPr>
          <w:bCs/>
          <w:lang w:bidi="en-US"/>
        </w:rPr>
        <w:t xml:space="preserve"> including</w:t>
      </w:r>
      <w:r w:rsidR="00DB5D54" w:rsidRPr="00750D6D">
        <w:rPr>
          <w:bCs/>
          <w:lang w:bidi="en-US"/>
        </w:rPr>
        <w:t xml:space="preserve"> canopy size, density, developmental stage, and spatial context influence juvenile salmonid </w:t>
      </w:r>
      <w:r w:rsidR="00DB5D54">
        <w:rPr>
          <w:bCs/>
          <w:lang w:bidi="en-US"/>
        </w:rPr>
        <w:t xml:space="preserve">habitat </w:t>
      </w:r>
      <w:r w:rsidR="00DB5D54" w:rsidRPr="00750D6D">
        <w:rPr>
          <w:bCs/>
          <w:lang w:bidi="en-US"/>
        </w:rPr>
        <w:t>use and behavior</w:t>
      </w:r>
      <w:r w:rsidR="00DB5D54">
        <w:rPr>
          <w:bCs/>
          <w:lang w:bidi="en-US"/>
        </w:rPr>
        <w:t xml:space="preserve">. </w:t>
      </w:r>
      <w:r w:rsidR="00DB5D54" w:rsidRPr="00DB5D54">
        <w:rPr>
          <w:bCs/>
          <w:lang w:bidi="en-US"/>
        </w:rPr>
        <w:t>Pairing eDNA sampling with snorkel surveys of juvenile salmon, forage fish, and avian predator observations will build a robust, multidimensional dataset providing insight into bull kelp forest ecosystem structure and function. This comprehensive approach will inform Puget Sound managers about how bull kelp influences fish communities and marine food webs, thereby guiding recovery and conservation strategies for salmon, kelp, and the broader Salish Sea ecosystem.</w:t>
      </w:r>
      <w:r w:rsidR="00DB5D54">
        <w:rPr>
          <w:bCs/>
          <w:lang w:bidi="en-US"/>
        </w:rPr>
        <w:t xml:space="preserve"> </w:t>
      </w:r>
    </w:p>
    <w:p w14:paraId="094C4777" w14:textId="77777777" w:rsidR="00DB5D54" w:rsidRDefault="00DB5D54" w:rsidP="00750D6D">
      <w:pPr>
        <w:spacing w:before="0" w:after="0" w:line="259" w:lineRule="auto"/>
        <w:contextualSpacing/>
        <w:rPr>
          <w:bCs/>
          <w:lang w:bidi="en-US"/>
        </w:rPr>
      </w:pPr>
    </w:p>
    <w:p w14:paraId="11F22D1F" w14:textId="126A0424" w:rsidR="00DB5D54" w:rsidRDefault="00DB5D54" w:rsidP="00750D6D">
      <w:pPr>
        <w:spacing w:before="0" w:after="0" w:line="259" w:lineRule="auto"/>
        <w:contextualSpacing/>
        <w:rPr>
          <w:bCs/>
          <w:lang w:bidi="en-US"/>
        </w:rPr>
      </w:pPr>
      <w:r w:rsidRPr="00DB5D54">
        <w:rPr>
          <w:bCs/>
          <w:lang w:bidi="en-US"/>
        </w:rPr>
        <w:t xml:space="preserve">Reporting will interpret the results in light of recovery plans for Puget Sound Chinook Salmon (NMFS 2007) and bull kelp (Calloway et al. 2020), as well as the </w:t>
      </w:r>
      <w:hyperlink r:id="rId36" w:history="1">
        <w:r w:rsidRPr="00DB5D54">
          <w:rPr>
            <w:rStyle w:val="Hyperlink"/>
            <w:bCs/>
            <w:lang w:bidi="en-US"/>
          </w:rPr>
          <w:t xml:space="preserve">Floating Kelp Vital Sign </w:t>
        </w:r>
        <w:r>
          <w:rPr>
            <w:rStyle w:val="Hyperlink"/>
            <w:bCs/>
            <w:lang w:bidi="en-US"/>
          </w:rPr>
          <w:lastRenderedPageBreak/>
          <w:t>I</w:t>
        </w:r>
        <w:r w:rsidRPr="00DB5D54">
          <w:rPr>
            <w:rStyle w:val="Hyperlink"/>
            <w:bCs/>
            <w:lang w:bidi="en-US"/>
          </w:rPr>
          <w:t>ndicator</w:t>
        </w:r>
      </w:hyperlink>
      <w:r w:rsidRPr="00DB5D54">
        <w:rPr>
          <w:bCs/>
          <w:lang w:bidi="en-US"/>
        </w:rPr>
        <w:t xml:space="preserve">. Specifically, we will analyze our fish data in relation to status of bull kelp forests at the sub-basin scale (e.g., stable or declining) and long-term trends at specific locations (e.g., decreasing, no trend, increasing), so that managers will have linked salmonid and forage fish data to guide recovery efforts. </w:t>
      </w:r>
    </w:p>
    <w:p w14:paraId="79E725B1" w14:textId="77777777" w:rsidR="00DB5D54" w:rsidRDefault="00DB5D54" w:rsidP="00750D6D">
      <w:pPr>
        <w:spacing w:before="0" w:after="0" w:line="259" w:lineRule="auto"/>
        <w:contextualSpacing/>
        <w:rPr>
          <w:bCs/>
          <w:lang w:bidi="en-US"/>
        </w:rPr>
      </w:pPr>
    </w:p>
    <w:p w14:paraId="61182A4D" w14:textId="4A448E9D" w:rsidR="00750D6D" w:rsidRPr="00750D6D" w:rsidRDefault="00DB5D54" w:rsidP="00750D6D">
      <w:pPr>
        <w:spacing w:before="0" w:after="0" w:line="259" w:lineRule="auto"/>
        <w:contextualSpacing/>
        <w:rPr>
          <w:b/>
          <w:bCs/>
          <w:lang w:bidi="en-US"/>
        </w:rPr>
      </w:pPr>
      <w:r w:rsidRPr="00DB5D54">
        <w:rPr>
          <w:bCs/>
          <w:lang w:bidi="en-US"/>
        </w:rPr>
        <w:t>Reporting will include (1) a conceptual framework that links juvenile salmon habitat use with the “kelp highway”, addressing fragmentation, target areas for conservation and restoration, and priorities for future work, (2) a final report in the form of a peer-reviewed manuscript, (3) a summary 2-pg policy-oriented briefing for managers, (4) presentations to groups such as the PSEMP Nearshore work group and regional conferences, and (5) outreach to community scientist groups.</w:t>
      </w:r>
    </w:p>
    <w:p w14:paraId="0B8B8BB8" w14:textId="2BA58CCF" w:rsidR="00890A4A" w:rsidRPr="00F76AAD" w:rsidRDefault="00890A4A" w:rsidP="008317B6">
      <w:pPr>
        <w:pStyle w:val="Heading3"/>
      </w:pPr>
      <w:bookmarkStart w:id="798" w:name="_Toc226028839"/>
      <w:r w:rsidRPr="00F76AAD">
        <w:t>1</w:t>
      </w:r>
      <w:r>
        <w:t>2</w:t>
      </w:r>
      <w:r w:rsidRPr="00F76AAD">
        <w:t>.</w:t>
      </w:r>
      <w:r>
        <w:t>4</w:t>
      </w:r>
      <w:r w:rsidRPr="00F76AAD">
        <w:tab/>
        <w:t>Responsibility for reports</w:t>
      </w:r>
      <w:bookmarkEnd w:id="797"/>
      <w:bookmarkEnd w:id="798"/>
    </w:p>
    <w:p w14:paraId="3F5C21A3" w14:textId="7D4817C6" w:rsidR="006E493A" w:rsidRPr="00750D6D" w:rsidRDefault="00750D6D" w:rsidP="00750D6D">
      <w:pPr>
        <w:pStyle w:val="instructiontext"/>
        <w:rPr>
          <w:color w:val="auto"/>
        </w:rPr>
      </w:pPr>
      <w:r w:rsidRPr="00284F5F">
        <w:rPr>
          <w:color w:val="auto"/>
        </w:rPr>
        <w:t xml:space="preserve">Project staff will author the report: Jason Toft, </w:t>
      </w:r>
      <w:r>
        <w:rPr>
          <w:color w:val="auto"/>
        </w:rPr>
        <w:t>Bianca Perla, Hans Daubenberger,</w:t>
      </w:r>
      <w:r w:rsidR="009A0378">
        <w:rPr>
          <w:color w:val="auto"/>
        </w:rPr>
        <w:t xml:space="preserve"> Andrew Berger,</w:t>
      </w:r>
      <w:r>
        <w:rPr>
          <w:color w:val="auto"/>
        </w:rPr>
        <w:t xml:space="preserve"> Anne Shaffer, Tina Whitman, Jodie Toft</w:t>
      </w:r>
    </w:p>
    <w:p w14:paraId="627A1D3F" w14:textId="77777777" w:rsidR="00345C92" w:rsidRDefault="00345C92">
      <w:r>
        <w:br w:type="page"/>
      </w:r>
    </w:p>
    <w:p w14:paraId="2A8F6C60" w14:textId="348D93EF" w:rsidR="00237386" w:rsidRPr="00B6652D" w:rsidRDefault="00B6652D" w:rsidP="00440207">
      <w:pPr>
        <w:pStyle w:val="Heading2"/>
      </w:pPr>
      <w:bookmarkStart w:id="799" w:name="_Toc30162585"/>
      <w:bookmarkStart w:id="800" w:name="_Toc226028840"/>
      <w:r w:rsidRPr="00B6652D">
        <w:lastRenderedPageBreak/>
        <w:t>1</w:t>
      </w:r>
      <w:r w:rsidR="00971C30">
        <w:t>3</w:t>
      </w:r>
      <w:r w:rsidRPr="00B6652D">
        <w:t>.0</w:t>
      </w:r>
      <w:r w:rsidR="005A627F">
        <w:t xml:space="preserve"> </w:t>
      </w:r>
      <w:r w:rsidR="00EE4765">
        <w:tab/>
      </w:r>
      <w:r w:rsidR="00237386" w:rsidRPr="00B6652D">
        <w:t>Data Verification</w:t>
      </w:r>
      <w:bookmarkEnd w:id="799"/>
      <w:bookmarkEnd w:id="800"/>
      <w:r w:rsidR="00237386" w:rsidRPr="00B6652D">
        <w:t xml:space="preserve"> </w:t>
      </w:r>
    </w:p>
    <w:p w14:paraId="02CC71E7" w14:textId="6E26BB3F" w:rsidR="00237386" w:rsidRPr="00E74A1B" w:rsidRDefault="00237386" w:rsidP="008317B6">
      <w:pPr>
        <w:pStyle w:val="Heading3"/>
      </w:pPr>
      <w:bookmarkStart w:id="801" w:name="_Toc30162586"/>
      <w:bookmarkStart w:id="802" w:name="_Toc226028841"/>
      <w:r w:rsidRPr="00E74A1B">
        <w:t>1</w:t>
      </w:r>
      <w:r w:rsidR="00971C30" w:rsidRPr="00E74A1B">
        <w:t>3</w:t>
      </w:r>
      <w:r w:rsidRPr="00E74A1B">
        <w:t>.1</w:t>
      </w:r>
      <w:r w:rsidRPr="00E74A1B">
        <w:tab/>
        <w:t>Field data verification, requirements, and</w:t>
      </w:r>
      <w:r w:rsidR="002540C3">
        <w:t xml:space="preserve"> </w:t>
      </w:r>
      <w:r w:rsidRPr="00E74A1B">
        <w:t>responsibilities</w:t>
      </w:r>
      <w:bookmarkEnd w:id="801"/>
      <w:bookmarkEnd w:id="802"/>
    </w:p>
    <w:p w14:paraId="15576209" w14:textId="237744A5" w:rsidR="006E493A" w:rsidRDefault="009A0378" w:rsidP="009A0378">
      <w:bookmarkStart w:id="803" w:name="_Toc30162587"/>
      <w:r w:rsidRPr="00EC0A5F">
        <w:t xml:space="preserve">Field Leads </w:t>
      </w:r>
      <w:r w:rsidRPr="00284F5F">
        <w:t xml:space="preserve">Jason Toft, </w:t>
      </w:r>
      <w:r>
        <w:t xml:space="preserve">Bianca Perla, Hans Daubenberger, Anne Shaffer, Tina Whitman, Andrew Berger, and </w:t>
      </w:r>
      <w:r w:rsidR="007B3957">
        <w:t>Kari Inch</w:t>
      </w:r>
      <w:r w:rsidRPr="00EC0A5F">
        <w:t xml:space="preserve"> will review</w:t>
      </w:r>
      <w:r>
        <w:t xml:space="preserve"> data sheets as they are submitted in the field to ensure completeness and address any irregularities. Any issues found will be corrected before leaving the field.</w:t>
      </w:r>
    </w:p>
    <w:p w14:paraId="162208DB" w14:textId="4B91B175" w:rsidR="00237386" w:rsidRPr="00F76AAD" w:rsidRDefault="00237386" w:rsidP="008317B6">
      <w:pPr>
        <w:pStyle w:val="Heading3"/>
      </w:pPr>
      <w:bookmarkStart w:id="804" w:name="_Toc226028842"/>
      <w:r w:rsidRPr="00F76AAD">
        <w:t>1</w:t>
      </w:r>
      <w:r w:rsidR="00971C30">
        <w:t>3</w:t>
      </w:r>
      <w:r w:rsidRPr="00F76AAD">
        <w:t>.2</w:t>
      </w:r>
      <w:r w:rsidRPr="00F76AAD">
        <w:tab/>
        <w:t>Lab</w:t>
      </w:r>
      <w:r>
        <w:t>oratory</w:t>
      </w:r>
      <w:r w:rsidRPr="00F76AAD">
        <w:t xml:space="preserve"> data verification</w:t>
      </w:r>
      <w:bookmarkEnd w:id="803"/>
      <w:bookmarkEnd w:id="804"/>
    </w:p>
    <w:p w14:paraId="52F197E2" w14:textId="621FF0CF" w:rsidR="00E36A81" w:rsidRPr="00E36A81" w:rsidRDefault="00E36A81" w:rsidP="00641B84">
      <w:pPr>
        <w:pStyle w:val="BodyText"/>
      </w:pPr>
      <w:bookmarkStart w:id="805" w:name="_Toc30162588"/>
      <w:r>
        <w:t>eDNA data will be provided by the third-party laboratory as a digital data package (e.g. CSV files), which is expected to include a species/OTU abundance matrix from metabarcoding analysis, ddPCR concentration estimates by target taxon, associated sample metadata (sample ID, collection date, site, water quality parameters), list of removed contaminants, and a laboratory QAQC report documenting any samples that failed extraction, sequencing, or amplification thresholds. Prior to analysis, sample IDs in the laboratory data package will be cross-referenced against field datasheets to confirm all samples are accounted for and correctly labeled.</w:t>
      </w:r>
    </w:p>
    <w:p w14:paraId="2BEB9F62" w14:textId="5B95835F" w:rsidR="00237386" w:rsidRPr="00F76AAD" w:rsidRDefault="00237386" w:rsidP="008317B6">
      <w:pPr>
        <w:pStyle w:val="Heading3"/>
      </w:pPr>
      <w:bookmarkStart w:id="806" w:name="_Toc226028843"/>
      <w:r w:rsidRPr="00F76AAD">
        <w:t>1</w:t>
      </w:r>
      <w:r w:rsidR="00971C30">
        <w:t>3</w:t>
      </w:r>
      <w:r w:rsidRPr="00F76AAD">
        <w:t>.3</w:t>
      </w:r>
      <w:r w:rsidRPr="00F76AAD">
        <w:tab/>
        <w:t>Validation requirements, if necessary</w:t>
      </w:r>
      <w:bookmarkEnd w:id="805"/>
      <w:bookmarkEnd w:id="806"/>
    </w:p>
    <w:p w14:paraId="42F6BF56" w14:textId="23FBCE05" w:rsidR="006E493A" w:rsidRDefault="00860EEC" w:rsidP="006E493A">
      <w:pPr>
        <w:pStyle w:val="BodyText1"/>
      </w:pPr>
      <w:bookmarkStart w:id="807" w:name="_Toc30162589"/>
      <w:r>
        <w:t>Not applicable.</w:t>
      </w:r>
    </w:p>
    <w:p w14:paraId="191B30BA" w14:textId="380AED89" w:rsidR="006F1819" w:rsidRPr="00124689" w:rsidRDefault="00624628" w:rsidP="008317B6">
      <w:pPr>
        <w:pStyle w:val="Heading3"/>
      </w:pPr>
      <w:bookmarkStart w:id="808" w:name="_Toc226028844"/>
      <w:r w:rsidRPr="00860EEC">
        <w:t>1</w:t>
      </w:r>
      <w:r w:rsidR="00971C30" w:rsidRPr="00860EEC">
        <w:t>3</w:t>
      </w:r>
      <w:r w:rsidRPr="00860EEC">
        <w:t>.4</w:t>
      </w:r>
      <w:r w:rsidRPr="00860EEC">
        <w:tab/>
        <w:t xml:space="preserve">Model </w:t>
      </w:r>
      <w:r w:rsidR="00181680" w:rsidRPr="00860EEC">
        <w:t>quality assessment</w:t>
      </w:r>
      <w:bookmarkEnd w:id="807"/>
      <w:bookmarkEnd w:id="808"/>
    </w:p>
    <w:p w14:paraId="0E1286F7" w14:textId="77777777" w:rsidR="00860EEC" w:rsidRDefault="00860EEC" w:rsidP="00860EEC">
      <w:pPr>
        <w:pStyle w:val="BodyText1"/>
      </w:pPr>
      <w:bookmarkStart w:id="809" w:name="_Toc30162590"/>
      <w:r>
        <w:t>Not applicable.</w:t>
      </w:r>
    </w:p>
    <w:p w14:paraId="0289D699" w14:textId="3B88DF94" w:rsidR="00624628" w:rsidRPr="00E74A1B" w:rsidRDefault="00624628" w:rsidP="004B2614">
      <w:pPr>
        <w:pStyle w:val="Heading4"/>
      </w:pPr>
      <w:r w:rsidRPr="00E74A1B">
        <w:t>1</w:t>
      </w:r>
      <w:r w:rsidR="00971C30" w:rsidRPr="00E74A1B">
        <w:t>3</w:t>
      </w:r>
      <w:r w:rsidRPr="00E74A1B">
        <w:t>.4.1</w:t>
      </w:r>
      <w:r w:rsidR="006B27F2">
        <w:tab/>
      </w:r>
      <w:r w:rsidR="006B27F2">
        <w:tab/>
      </w:r>
      <w:r w:rsidR="00720A79" w:rsidRPr="00E74A1B">
        <w:t>Calibration and validation</w:t>
      </w:r>
      <w:bookmarkEnd w:id="809"/>
    </w:p>
    <w:p w14:paraId="77D06CEC" w14:textId="77777777" w:rsidR="00860EEC" w:rsidRDefault="00860EEC" w:rsidP="00860EEC">
      <w:pPr>
        <w:pStyle w:val="BodyText1"/>
      </w:pPr>
      <w:r>
        <w:t>Not applicable.</w:t>
      </w:r>
    </w:p>
    <w:p w14:paraId="153DB475" w14:textId="77777777" w:rsidR="00181680" w:rsidRPr="00E97E38" w:rsidRDefault="00181680" w:rsidP="00205DE1">
      <w:pPr>
        <w:pStyle w:val="Heading5"/>
      </w:pPr>
      <w:r w:rsidRPr="00E97E38">
        <w:t>1</w:t>
      </w:r>
      <w:r w:rsidR="00971C30" w:rsidRPr="00E97E38">
        <w:t>3</w:t>
      </w:r>
      <w:r w:rsidRPr="00E97E38">
        <w:t>.4.1.1</w:t>
      </w:r>
      <w:r w:rsidR="003B7A84" w:rsidRPr="00E97E38">
        <w:tab/>
      </w:r>
      <w:r w:rsidRPr="00E97E38">
        <w:t>Precision</w:t>
      </w:r>
    </w:p>
    <w:p w14:paraId="11EF869C" w14:textId="77777777" w:rsidR="00860EEC" w:rsidRDefault="00860EEC" w:rsidP="00860EEC">
      <w:pPr>
        <w:pStyle w:val="BodyText1"/>
      </w:pPr>
      <w:r>
        <w:t>Not applicable.</w:t>
      </w:r>
    </w:p>
    <w:p w14:paraId="0114C3A4" w14:textId="77777777" w:rsidR="00181680" w:rsidRDefault="00181680" w:rsidP="00205DE1">
      <w:pPr>
        <w:pStyle w:val="Heading5"/>
      </w:pPr>
      <w:r>
        <w:t>1</w:t>
      </w:r>
      <w:r w:rsidR="00971C30">
        <w:t>3</w:t>
      </w:r>
      <w:r>
        <w:t>.4.1.2</w:t>
      </w:r>
      <w:r>
        <w:tab/>
        <w:t>Bias</w:t>
      </w:r>
    </w:p>
    <w:p w14:paraId="768EAA8F" w14:textId="1078ABBE" w:rsidR="006E493A" w:rsidRDefault="00860EEC" w:rsidP="006E493A">
      <w:pPr>
        <w:pStyle w:val="BodyText1"/>
      </w:pPr>
      <w:bookmarkStart w:id="810" w:name="_Toc458690689"/>
      <w:r>
        <w:t>Not applicable.</w:t>
      </w:r>
    </w:p>
    <w:p w14:paraId="34CBFE15" w14:textId="77777777" w:rsidR="003C179B" w:rsidRPr="003C179B" w:rsidRDefault="003C179B" w:rsidP="00205DE1">
      <w:pPr>
        <w:pStyle w:val="Heading5"/>
      </w:pPr>
      <w:r w:rsidRPr="003C179B">
        <w:t>1</w:t>
      </w:r>
      <w:r w:rsidR="00971C30">
        <w:t>3</w:t>
      </w:r>
      <w:r w:rsidRPr="003C179B">
        <w:t>.4.1.3</w:t>
      </w:r>
      <w:r w:rsidRPr="003C179B">
        <w:tab/>
        <w:t>Representativeness</w:t>
      </w:r>
      <w:bookmarkEnd w:id="810"/>
    </w:p>
    <w:p w14:paraId="75D2A004" w14:textId="3FA4658D" w:rsidR="006E493A" w:rsidRDefault="00860EEC" w:rsidP="006E493A">
      <w:pPr>
        <w:pStyle w:val="BodyText1"/>
      </w:pPr>
      <w:r>
        <w:t>Not applicable.</w:t>
      </w:r>
    </w:p>
    <w:p w14:paraId="04248A43" w14:textId="77777777" w:rsidR="003C179B" w:rsidRDefault="003C179B" w:rsidP="00205DE1">
      <w:pPr>
        <w:pStyle w:val="Heading5"/>
      </w:pPr>
      <w:r>
        <w:t>1</w:t>
      </w:r>
      <w:r w:rsidR="00971C30">
        <w:t>3</w:t>
      </w:r>
      <w:r>
        <w:t>.4.1.4</w:t>
      </w:r>
      <w:r>
        <w:tab/>
        <w:t>Qualitative assessment</w:t>
      </w:r>
    </w:p>
    <w:p w14:paraId="467E68B8" w14:textId="6322E0D5" w:rsidR="006E493A" w:rsidRDefault="00860EEC" w:rsidP="006E493A">
      <w:pPr>
        <w:pStyle w:val="BodyText1"/>
      </w:pPr>
      <w:bookmarkStart w:id="811" w:name="_Toc458690688"/>
      <w:bookmarkStart w:id="812" w:name="_Toc30162591"/>
      <w:r>
        <w:t>Not applicable.</w:t>
      </w:r>
    </w:p>
    <w:p w14:paraId="3C551284" w14:textId="42147221" w:rsidR="00181680" w:rsidRPr="00124689" w:rsidRDefault="00181680" w:rsidP="004B2614">
      <w:pPr>
        <w:pStyle w:val="Heading4"/>
      </w:pPr>
      <w:r w:rsidRPr="00124689">
        <w:lastRenderedPageBreak/>
        <w:t>1</w:t>
      </w:r>
      <w:r w:rsidR="00971C30">
        <w:t>3</w:t>
      </w:r>
      <w:r w:rsidRPr="00124689">
        <w:t>.4.2</w:t>
      </w:r>
      <w:r w:rsidR="006B27F2">
        <w:tab/>
      </w:r>
      <w:r w:rsidR="006B27F2">
        <w:tab/>
      </w:r>
      <w:r w:rsidRPr="00124689">
        <w:t>Analysis</w:t>
      </w:r>
      <w:bookmarkEnd w:id="811"/>
      <w:r w:rsidR="00492B9A" w:rsidRPr="00124689">
        <w:t xml:space="preserve"> of sensitivity and uncertainty</w:t>
      </w:r>
      <w:bookmarkEnd w:id="812"/>
    </w:p>
    <w:p w14:paraId="62B43076" w14:textId="5903F997" w:rsidR="00881BA7" w:rsidRDefault="00860EEC" w:rsidP="003A3C24">
      <w:pPr>
        <w:pStyle w:val="BodyText1"/>
      </w:pPr>
      <w:r>
        <w:t xml:space="preserve">Not applicable </w:t>
      </w:r>
      <w:r w:rsidR="00881BA7">
        <w:br w:type="page"/>
      </w:r>
    </w:p>
    <w:p w14:paraId="0E298BE9" w14:textId="40E3031A" w:rsidR="002C4E1F" w:rsidRPr="00B6652D" w:rsidRDefault="00B6652D" w:rsidP="00440207">
      <w:pPr>
        <w:pStyle w:val="Heading2"/>
      </w:pPr>
      <w:bookmarkStart w:id="813" w:name="_Toc30162592"/>
      <w:bookmarkStart w:id="814" w:name="_Toc226028845"/>
      <w:r>
        <w:lastRenderedPageBreak/>
        <w:t>1</w:t>
      </w:r>
      <w:r w:rsidR="00971C30">
        <w:t>4</w:t>
      </w:r>
      <w:r>
        <w:t>.0</w:t>
      </w:r>
      <w:r w:rsidR="00EE4765">
        <w:t xml:space="preserve"> </w:t>
      </w:r>
      <w:r w:rsidR="00EE4765">
        <w:tab/>
      </w:r>
      <w:r w:rsidR="00237386" w:rsidRPr="00B6652D">
        <w:t>Data Quality (Usability) Assessment</w:t>
      </w:r>
      <w:bookmarkEnd w:id="813"/>
      <w:bookmarkEnd w:id="814"/>
      <w:r w:rsidR="00237386" w:rsidRPr="00B6652D">
        <w:t xml:space="preserve"> </w:t>
      </w:r>
    </w:p>
    <w:p w14:paraId="6AE9157A" w14:textId="5D27B7DC" w:rsidR="00FE4797" w:rsidRPr="00F76AAD" w:rsidRDefault="00FE4797" w:rsidP="008317B6">
      <w:pPr>
        <w:pStyle w:val="Heading3"/>
      </w:pPr>
      <w:bookmarkStart w:id="815" w:name="_Toc30162593"/>
      <w:bookmarkStart w:id="816" w:name="_Toc226028846"/>
      <w:r w:rsidRPr="00F76AAD">
        <w:t>1</w:t>
      </w:r>
      <w:r w:rsidR="00971C30">
        <w:t>4</w:t>
      </w:r>
      <w:r w:rsidRPr="00F76AAD">
        <w:t>.1</w:t>
      </w:r>
      <w:r w:rsidRPr="00F76AAD">
        <w:tab/>
        <w:t xml:space="preserve">Process for determining project objectives </w:t>
      </w:r>
      <w:r>
        <w:t>were</w:t>
      </w:r>
      <w:r w:rsidRPr="00F76AAD">
        <w:t xml:space="preserve"> met</w:t>
      </w:r>
      <w:bookmarkEnd w:id="815"/>
      <w:bookmarkEnd w:id="816"/>
    </w:p>
    <w:p w14:paraId="39B2791C" w14:textId="77777777" w:rsidR="00860EEC" w:rsidRPr="00A129A9" w:rsidRDefault="00860EEC" w:rsidP="00860EEC">
      <w:pPr>
        <w:rPr>
          <w:snapToGrid w:val="0"/>
        </w:rPr>
      </w:pPr>
      <w:bookmarkStart w:id="817" w:name="_Toc30162594"/>
      <w:r>
        <w:rPr>
          <w:snapToGrid w:val="0"/>
        </w:rPr>
        <w:t>The project objectives will be met if 95% of the planned data collection at each site has occurred. Results will be reviewed periodically throughout the season to determine if project objectives are being met and if updates to the project design are needed.</w:t>
      </w:r>
    </w:p>
    <w:p w14:paraId="59E2063F" w14:textId="2B43FE3D" w:rsidR="00FE4797" w:rsidRPr="00F76AAD" w:rsidRDefault="00FE4797" w:rsidP="008317B6">
      <w:pPr>
        <w:pStyle w:val="Heading3"/>
      </w:pPr>
      <w:bookmarkStart w:id="818" w:name="_Toc226028847"/>
      <w:commentRangeStart w:id="819"/>
      <w:r w:rsidRPr="00F76AAD">
        <w:t>1</w:t>
      </w:r>
      <w:r w:rsidR="00971C30">
        <w:t>4</w:t>
      </w:r>
      <w:r w:rsidRPr="00F76AAD">
        <w:t>.2</w:t>
      </w:r>
      <w:r w:rsidRPr="00F76AAD">
        <w:tab/>
        <w:t>Treatment of non-detects</w:t>
      </w:r>
      <w:bookmarkEnd w:id="817"/>
      <w:bookmarkEnd w:id="818"/>
      <w:r w:rsidRPr="00F76AAD">
        <w:t xml:space="preserve"> </w:t>
      </w:r>
      <w:commentRangeEnd w:id="819"/>
      <w:r w:rsidR="00F849E7" w:rsidRPr="00F76AAD">
        <w:rPr>
          <w:rStyle w:val="CommentReference"/>
          <w:sz w:val="32"/>
          <w:szCs w:val="20"/>
        </w:rPr>
        <w:commentReference w:id="819"/>
      </w:r>
    </w:p>
    <w:p w14:paraId="50B7E7B9" w14:textId="0A80A79D" w:rsidR="006E493A" w:rsidRPr="003D10D9" w:rsidDel="003D10D9" w:rsidRDefault="003D10D9" w:rsidP="008317B6">
      <w:pPr>
        <w:pStyle w:val="Heading3"/>
        <w:rPr>
          <w:del w:id="820" w:author="Khadijah Homolka" w:date="2026-06-29T21:48:00Z" w16du:dateUtc="2026-06-30T04:48:00Z"/>
          <w:rFonts w:asciiTheme="minorHAnsi" w:hAnsiTheme="minorHAnsi" w:cstheme="minorHAnsi"/>
          <w:color w:val="000000"/>
          <w:sz w:val="24"/>
          <w:szCs w:val="24"/>
          <w:rPrChange w:id="821" w:author="Khadijah Homolka" w:date="2026-06-29T21:48:00Z" w16du:dateUtc="2026-06-30T04:48:00Z">
            <w:rPr>
              <w:del w:id="822" w:author="Khadijah Homolka" w:date="2026-06-29T21:48:00Z" w16du:dateUtc="2026-06-30T04:48:00Z"/>
              <w:rFonts w:ascii="-webkit-standard" w:hAnsi="-webkit-standard"/>
              <w:color w:val="000000"/>
              <w:sz w:val="27"/>
              <w:szCs w:val="27"/>
            </w:rPr>
          </w:rPrChange>
        </w:rPr>
      </w:pPr>
      <w:bookmarkStart w:id="823" w:name="_Toc30162595"/>
      <w:ins w:id="824" w:author="Khadijah Homolka" w:date="2026-06-29T21:48:00Z" w16du:dateUtc="2026-06-30T04:48:00Z">
        <w:r w:rsidRPr="003D10D9">
          <w:rPr>
            <w:rFonts w:asciiTheme="minorHAnsi" w:hAnsiTheme="minorHAnsi" w:cstheme="minorHAnsi"/>
            <w:color w:val="000000"/>
            <w:sz w:val="24"/>
            <w:szCs w:val="24"/>
            <w:rPrChange w:id="825" w:author="Khadijah Homolka" w:date="2026-06-29T21:48:00Z" w16du:dateUtc="2026-06-30T04:48:00Z">
              <w:rPr>
                <w:rFonts w:ascii="-webkit-standard" w:hAnsi="-webkit-standard"/>
                <w:color w:val="000000"/>
                <w:sz w:val="27"/>
                <w:szCs w:val="27"/>
              </w:rPr>
            </w:rPrChange>
          </w:rPr>
          <w:t>For ddPCR, a non-detect is defined as a sample with zero positive droplets across all replicates, or with positive droplet counts below the assay-specific Limit of Blank (LOB). Non-detects are reported as zero copies/L rather than as a censored value, with the understanding that a non-detect indicates target DNA was below detection limits in the sampled water volume and does not confirm true absence of the species. Detections that fall above the LOB but below the Limit of Detection (LOD) are reported as presence/absence only and are not used for quantitative analyses; detections above the LOD but below the Limit of Quantification (LOQ) are reported with the caveat that quantitative precision is reduced. For metabarcoding, a non-detection for a given taxon in a given sample means no reads passing pipeline quality and minimum read-count thresholds were assigned to that taxon; as with ddPCR, this indicates the taxon's DNA was below detection limits and does not confirm absence. All non-detects are retained in the dataset and clearly flagged</w:t>
        </w:r>
        <w:r>
          <w:rPr>
            <w:rFonts w:asciiTheme="minorHAnsi" w:hAnsiTheme="minorHAnsi" w:cstheme="minorHAnsi"/>
            <w:color w:val="000000"/>
            <w:szCs w:val="24"/>
          </w:rPr>
          <w:t>.</w:t>
        </w:r>
      </w:ins>
      <w:del w:id="826" w:author="Khadijah Homolka" w:date="2026-06-29T21:48:00Z" w16du:dateUtc="2026-06-30T04:48:00Z">
        <w:r w:rsidR="00860EEC" w:rsidRPr="003D10D9" w:rsidDel="003D10D9">
          <w:rPr>
            <w:rFonts w:asciiTheme="minorHAnsi" w:hAnsiTheme="minorHAnsi" w:cstheme="minorHAnsi"/>
            <w:sz w:val="24"/>
            <w:szCs w:val="24"/>
            <w:rPrChange w:id="827" w:author="Khadijah Homolka" w:date="2026-06-29T21:48:00Z" w16du:dateUtc="2026-06-30T04:48:00Z">
              <w:rPr/>
            </w:rPrChange>
          </w:rPr>
          <w:delText>Not applicable.</w:delText>
        </w:r>
      </w:del>
    </w:p>
    <w:p w14:paraId="519BE0C6" w14:textId="77777777" w:rsidR="003D10D9" w:rsidRPr="003D10D9" w:rsidRDefault="003D10D9" w:rsidP="003D10D9">
      <w:pPr>
        <w:pStyle w:val="BodyText"/>
        <w:rPr>
          <w:ins w:id="828" w:author="Khadijah Homolka" w:date="2026-06-29T21:48:00Z" w16du:dateUtc="2026-06-30T04:48:00Z"/>
        </w:rPr>
        <w:pPrChange w:id="829" w:author="Khadijah Homolka" w:date="2026-06-29T21:48:00Z" w16du:dateUtc="2026-06-30T04:48:00Z">
          <w:pPr>
            <w:pStyle w:val="BodyText1"/>
          </w:pPr>
        </w:pPrChange>
      </w:pPr>
    </w:p>
    <w:p w14:paraId="06FBAD8C" w14:textId="55485801" w:rsidR="00137171" w:rsidRPr="00F76AAD" w:rsidRDefault="002C4E1F" w:rsidP="008317B6">
      <w:pPr>
        <w:pStyle w:val="Heading3"/>
      </w:pPr>
      <w:bookmarkStart w:id="830" w:name="_Toc226028848"/>
      <w:r w:rsidRPr="00F76AAD">
        <w:t>1</w:t>
      </w:r>
      <w:r w:rsidR="00971C30">
        <w:t>4</w:t>
      </w:r>
      <w:r w:rsidRPr="00F76AAD">
        <w:t>.3</w:t>
      </w:r>
      <w:r w:rsidRPr="00F76AAD">
        <w:tab/>
      </w:r>
      <w:r w:rsidR="00137171" w:rsidRPr="00F76AAD">
        <w:t>Data analysis and presentation methods</w:t>
      </w:r>
      <w:bookmarkEnd w:id="823"/>
      <w:bookmarkEnd w:id="830"/>
    </w:p>
    <w:p w14:paraId="233616C1" w14:textId="70E0EE8F" w:rsidR="00F20E95" w:rsidRDefault="00F20E95" w:rsidP="00860EEC">
      <w:pPr>
        <w:pStyle w:val="BodyText1"/>
      </w:pPr>
      <w:bookmarkStart w:id="831" w:name="_Toc30162596"/>
      <w:r>
        <w:t>We</w:t>
      </w:r>
      <w:r w:rsidRPr="00F20E95">
        <w:t xml:space="preserve"> will upload all snorkel</w:t>
      </w:r>
      <w:r w:rsidR="008123DC">
        <w:t xml:space="preserve"> and predator</w:t>
      </w:r>
      <w:r w:rsidRPr="00F20E95">
        <w:t xml:space="preserve"> data to the </w:t>
      </w:r>
      <w:hyperlink r:id="rId37" w:history="1">
        <w:r w:rsidRPr="00F20E95">
          <w:rPr>
            <w:rStyle w:val="Hyperlink"/>
          </w:rPr>
          <w:t>Shoreline Monitoring Database</w:t>
        </w:r>
      </w:hyperlink>
      <w:r>
        <w:t xml:space="preserve"> to ensure that data is publicly accessible. </w:t>
      </w:r>
      <w:r w:rsidRPr="00F20E95">
        <w:t>This will include data upload, and online visualizations of the data. In order to make fish observations viewable by a wide audience, we will compile highlights from our GoPro underwater videography, which we use to verify fish identifications as part of our snorkel surveys.</w:t>
      </w:r>
    </w:p>
    <w:p w14:paraId="3F746CE5" w14:textId="38749756" w:rsidR="00860EEC" w:rsidRDefault="00860EEC" w:rsidP="00860EEC">
      <w:pPr>
        <w:pStyle w:val="BodyText1"/>
      </w:pPr>
      <w:r>
        <w:t xml:space="preserve">We will use </w:t>
      </w:r>
      <w:r w:rsidRPr="00817424">
        <w:t>R Statistical Software</w:t>
      </w:r>
      <w:r>
        <w:t xml:space="preserve"> to perform statistical analyses including generalized linear mixed models and multivariate </w:t>
      </w:r>
      <w:r w:rsidRPr="00817424">
        <w:t>analyses (e.g., NMDS, PERMANOVA)</w:t>
      </w:r>
      <w:r>
        <w:t xml:space="preserve">. </w:t>
      </w:r>
      <w:r w:rsidR="00F20E95">
        <w:t>Generalized liner mixed models will be used to evaluate factors influencing</w:t>
      </w:r>
      <w:r w:rsidRPr="00817424">
        <w:t xml:space="preserve"> fish densities</w:t>
      </w:r>
      <w:r w:rsidR="00F20E95">
        <w:t xml:space="preserve"> and behavior</w:t>
      </w:r>
      <w:r w:rsidRPr="00817424">
        <w:t>, with predictor variables of habitat type (e.g., bull kelp, open water)</w:t>
      </w:r>
      <w:r w:rsidR="00A05D53">
        <w:t xml:space="preserve"> </w:t>
      </w:r>
      <w:r w:rsidR="00F20E95">
        <w:t>and</w:t>
      </w:r>
      <w:r w:rsidRPr="00817424">
        <w:t xml:space="preserve"> bull kelp canopy characteristics (e.g., size, density, status). We will use model selection based on Akaike Information Criteria (AIC). If post-hoc tests are needed, we will use tests of Tukey multiple comparisons. These analyses will all initially focus on juvenile Chinook salmon, and subsequen</w:t>
      </w:r>
      <w:r w:rsidR="00F20E95">
        <w:t xml:space="preserve">t analyses will include </w:t>
      </w:r>
      <w:r w:rsidRPr="00817424">
        <w:t xml:space="preserve">all juvenile salmonids and forage fish that we observe. Multivariate analyses </w:t>
      </w:r>
      <w:del w:id="832" w:author="Khadijah Homolka" w:date="2026-06-29T21:44:00Z" w16du:dateUtc="2026-06-30T04:44:00Z">
        <w:r w:rsidRPr="00817424" w:rsidDel="003D10D9">
          <w:delText xml:space="preserve">(e.g., NMDS, PERMANOVA) </w:delText>
        </w:r>
      </w:del>
      <w:r w:rsidRPr="00817424">
        <w:t>will also be used to analyze fish data at the assemblage level. Once statistical analyses are completed specific to the fish data, we will build in secondary analyses on influence of collected environmental variables</w:t>
      </w:r>
      <w:r w:rsidR="00F20E95" w:rsidRPr="00817424">
        <w:t xml:space="preserve"> </w:t>
      </w:r>
      <w:r w:rsidR="00F20E95">
        <w:t>(e.g., w</w:t>
      </w:r>
      <w:r w:rsidR="00F20E95" w:rsidRPr="0014494E">
        <w:t>ater temperature, salinity, depth</w:t>
      </w:r>
      <w:r w:rsidR="00F20E95">
        <w:t>,</w:t>
      </w:r>
      <w:r w:rsidR="00F20E95" w:rsidRPr="0014494E">
        <w:t xml:space="preserve"> </w:t>
      </w:r>
      <w:r w:rsidR="00F20E95">
        <w:t xml:space="preserve">and </w:t>
      </w:r>
      <w:r w:rsidR="00F20E95" w:rsidRPr="0014494E">
        <w:t>clarity</w:t>
      </w:r>
      <w:r w:rsidR="00F20E95">
        <w:t xml:space="preserve">) </w:t>
      </w:r>
      <w:r w:rsidRPr="00817424">
        <w:t>and predators.</w:t>
      </w:r>
    </w:p>
    <w:p w14:paraId="708261EF" w14:textId="64BD7A6F" w:rsidR="00860EEC" w:rsidRDefault="00860EEC" w:rsidP="00860EEC">
      <w:pPr>
        <w:pStyle w:val="BodyText1"/>
      </w:pPr>
      <w:r w:rsidRPr="00641B84">
        <w:lastRenderedPageBreak/>
        <w:t>Alpha diversity (species richness within sites) and beta diversity (community composition differences between sites) will be quantified to compare biodiversity across habitat types (e.g., RDA, PCoA). Multivariate statistical analyses will be used to assess correlations between species composition, fish presence, and water quality parameters, providing insight into habitat-specific biodiversity patterns.</w:t>
      </w:r>
    </w:p>
    <w:p w14:paraId="74E971FB" w14:textId="57D27B4F" w:rsidR="00860EEC" w:rsidRDefault="00860EEC" w:rsidP="00860EEC">
      <w:pPr>
        <w:pStyle w:val="BodyText1"/>
      </w:pPr>
      <w:r>
        <w:t>We will use snorkel surveys to collect fish data at 1</w:t>
      </w:r>
      <w:ins w:id="833" w:author="Khadijah Homolka" w:date="2026-06-29T17:29:00Z" w16du:dateUtc="2026-06-30T00:29:00Z">
        <w:r w:rsidR="003D10D9">
          <w:t>4</w:t>
        </w:r>
      </w:ins>
      <w:del w:id="834" w:author="Khadijah Homolka" w:date="2026-06-29T17:29:00Z" w16du:dateUtc="2026-06-30T00:29:00Z">
        <w:r w:rsidDel="003D10D9">
          <w:delText>6</w:delText>
        </w:r>
      </w:del>
      <w:r>
        <w:t xml:space="preserve"> sites in the southern Salish Sea a minimum of 6 times over the period of June-</w:t>
      </w:r>
      <w:commentRangeStart w:id="835"/>
      <w:commentRangeStart w:id="836"/>
      <w:r>
        <w:t>August</w:t>
      </w:r>
      <w:commentRangeEnd w:id="835"/>
      <w:r w:rsidR="00CF5260">
        <w:rPr>
          <w:rStyle w:val="CommentReference"/>
          <w:sz w:val="24"/>
          <w:szCs w:val="20"/>
        </w:rPr>
        <w:commentReference w:id="835"/>
      </w:r>
      <w:commentRangeEnd w:id="836"/>
      <w:r w:rsidR="008062B0">
        <w:rPr>
          <w:rStyle w:val="CommentReference"/>
          <w:sz w:val="24"/>
          <w:szCs w:val="20"/>
        </w:rPr>
        <w:commentReference w:id="836"/>
      </w:r>
      <w:r>
        <w:t xml:space="preserve"> 2026</w:t>
      </w:r>
      <w:ins w:id="837" w:author="Jason Toft" w:date="2026-06-09T13:33:00Z">
        <w:r w:rsidR="008062B0">
          <w:t xml:space="preserve"> (September if needed)</w:t>
        </w:r>
      </w:ins>
      <w:r>
        <w:t>. Additionally, we will conduct eDNA sampling i</w:t>
      </w:r>
      <w:r w:rsidRPr="00C30A1F">
        <w:t xml:space="preserve">n </w:t>
      </w:r>
      <w:r>
        <w:t xml:space="preserve">the major sub-basins </w:t>
      </w:r>
      <w:r w:rsidRPr="00C30A1F">
        <w:t>(South Puget Sound, Central Puget Sound, North Puget Sound, Admiralty Inlet, Eastern Strait of Juan de Fuca, Western Strait of Juan de Fuca, and the San Juan Islands)</w:t>
      </w:r>
      <w:r>
        <w:t xml:space="preserve"> for a total of 7 sites </w:t>
      </w:r>
      <w:commentRangeStart w:id="838"/>
      <w:commentRangeStart w:id="839"/>
      <w:r>
        <w:t xml:space="preserve">with </w:t>
      </w:r>
      <w:ins w:id="840" w:author="Khadijah Homolka" w:date="2026-06-29T21:44:00Z" w16du:dateUtc="2026-06-30T04:44:00Z">
        <w:r w:rsidR="003D10D9">
          <w:t>4</w:t>
        </w:r>
      </w:ins>
      <w:del w:id="841" w:author="Khadijah Homolka" w:date="2026-06-29T21:44:00Z" w16du:dateUtc="2026-06-30T04:44:00Z">
        <w:r w:rsidDel="003D10D9">
          <w:delText>3</w:delText>
        </w:r>
      </w:del>
      <w:r>
        <w:t xml:space="preserve"> samples each over the period of June-August </w:t>
      </w:r>
      <w:commentRangeEnd w:id="838"/>
      <w:r w:rsidR="003562C0">
        <w:rPr>
          <w:rStyle w:val="CommentReference"/>
          <w:sz w:val="24"/>
          <w:szCs w:val="20"/>
        </w:rPr>
        <w:commentReference w:id="838"/>
      </w:r>
      <w:commentRangeEnd w:id="839"/>
      <w:r w:rsidR="008062B0">
        <w:rPr>
          <w:rStyle w:val="CommentReference"/>
          <w:sz w:val="24"/>
          <w:szCs w:val="20"/>
        </w:rPr>
        <w:commentReference w:id="839"/>
      </w:r>
      <w:r>
        <w:t>2026</w:t>
      </w:r>
      <w:ins w:id="842" w:author="Jason Toft" w:date="2026-06-09T13:33:00Z">
        <w:r w:rsidR="008062B0">
          <w:t xml:space="preserve"> (September if needed)</w:t>
        </w:r>
      </w:ins>
      <w:r>
        <w:t>.</w:t>
      </w:r>
    </w:p>
    <w:p w14:paraId="6D8FA1D5" w14:textId="5A9D618D" w:rsidR="002C4E1F" w:rsidRPr="00F76AAD" w:rsidRDefault="002C4E1F" w:rsidP="008317B6">
      <w:pPr>
        <w:pStyle w:val="Heading3"/>
      </w:pPr>
      <w:bookmarkStart w:id="843" w:name="_Toc226028849"/>
      <w:r w:rsidRPr="00F76AAD">
        <w:t>1</w:t>
      </w:r>
      <w:r w:rsidR="00971C30">
        <w:t>4</w:t>
      </w:r>
      <w:r w:rsidRPr="00F76AAD">
        <w:t>.4</w:t>
      </w:r>
      <w:r w:rsidRPr="00F76AAD">
        <w:tab/>
        <w:t>Sampling design evaluation</w:t>
      </w:r>
      <w:bookmarkEnd w:id="831"/>
      <w:bookmarkEnd w:id="843"/>
    </w:p>
    <w:p w14:paraId="5110180A" w14:textId="4D24C781" w:rsidR="00F20E95" w:rsidRDefault="00155730" w:rsidP="00F20E95">
      <w:pPr>
        <w:pStyle w:val="BodyText1"/>
      </w:pPr>
      <w:bookmarkStart w:id="844" w:name="_Toc30162597"/>
      <w:r>
        <w:t xml:space="preserve">To examine the influence of habitat type on fish and predators, our sampling strategy will include paired surveys in bull kelp habitat and in open-water habitat at each site. </w:t>
      </w:r>
      <w:r w:rsidR="00F20E95">
        <w:t>We will use snorkel surveys to collect fish data at 1</w:t>
      </w:r>
      <w:ins w:id="845" w:author="Khadijah Homolka" w:date="2026-06-29T17:29:00Z" w16du:dateUtc="2026-06-30T00:29:00Z">
        <w:r w:rsidR="003D10D9">
          <w:t>4</w:t>
        </w:r>
      </w:ins>
      <w:del w:id="846" w:author="Khadijah Homolka" w:date="2026-06-29T17:29:00Z" w16du:dateUtc="2026-06-30T00:29:00Z">
        <w:r w:rsidR="00F20E95" w:rsidDel="003D10D9">
          <w:delText>6</w:delText>
        </w:r>
      </w:del>
      <w:r w:rsidR="00F20E95">
        <w:t xml:space="preserve"> sites in the southern Salish Sea a minimum of 6 times, with 3 replicate surveys during each sampling event. There will be a total of 18 </w:t>
      </w:r>
      <w:r>
        <w:t>snorkel data points</w:t>
      </w:r>
      <w:r w:rsidR="00315F02">
        <w:t xml:space="preserve"> (</w:t>
      </w:r>
      <w:commentRangeStart w:id="847"/>
      <w:commentRangeStart w:id="848"/>
      <w:r w:rsidR="00315F02">
        <w:t>6 sampling events x 3 replicate transects per sampling event</w:t>
      </w:r>
      <w:r>
        <w:t xml:space="preserve"> = 18 total</w:t>
      </w:r>
      <w:commentRangeEnd w:id="847"/>
      <w:r w:rsidR="00C91388">
        <w:rPr>
          <w:rStyle w:val="CommentReference"/>
          <w:sz w:val="24"/>
          <w:szCs w:val="20"/>
        </w:rPr>
        <w:commentReference w:id="847"/>
      </w:r>
      <w:commentRangeEnd w:id="848"/>
      <w:r w:rsidR="00A42539">
        <w:rPr>
          <w:rStyle w:val="CommentReference"/>
          <w:sz w:val="24"/>
          <w:szCs w:val="20"/>
        </w:rPr>
        <w:commentReference w:id="848"/>
      </w:r>
      <w:r w:rsidR="00315F02">
        <w:t>) at 1</w:t>
      </w:r>
      <w:ins w:id="849" w:author="Khadijah Homolka" w:date="2026-06-29T17:29:00Z" w16du:dateUtc="2026-06-30T00:29:00Z">
        <w:r w:rsidR="003D10D9">
          <w:t>4</w:t>
        </w:r>
      </w:ins>
      <w:del w:id="850" w:author="Khadijah Homolka" w:date="2026-06-29T17:29:00Z" w16du:dateUtc="2026-06-30T00:29:00Z">
        <w:r w:rsidR="00315F02" w:rsidDel="003D10D9">
          <w:delText>6</w:delText>
        </w:r>
      </w:del>
      <w:r w:rsidR="00315F02">
        <w:t xml:space="preserve"> sites for each habitat type</w:t>
      </w:r>
      <w:r>
        <w:t xml:space="preserve"> (kelp and open water)</w:t>
      </w:r>
      <w:r w:rsidR="00315F02">
        <w:t xml:space="preserve">. </w:t>
      </w:r>
      <w:r w:rsidR="00F20E95" w:rsidRPr="00641B84">
        <w:t xml:space="preserve">Additionally, we will conduct eDNA sampling in </w:t>
      </w:r>
      <w:r w:rsidRPr="00641B84">
        <w:t xml:space="preserve">7 of </w:t>
      </w:r>
      <w:r w:rsidR="00F20E95" w:rsidRPr="00641B84">
        <w:t xml:space="preserve">the major sub-basins (South Puget Sound, Central Puget Sound, North Puget Sound, Admiralty Inlet, Eastern Strait of Juan de Fuca, Western Strait of Juan de Fuca, and the San Juan Islands) for a total </w:t>
      </w:r>
      <w:del w:id="851" w:author="Khadijah Homolka" w:date="2026-06-29T21:49:00Z" w16du:dateUtc="2026-06-30T04:49:00Z">
        <w:r w:rsidR="00F20E95" w:rsidRPr="00641B84" w:rsidDel="003D10D9">
          <w:delText xml:space="preserve">3 </w:delText>
        </w:r>
      </w:del>
      <w:ins w:id="852" w:author="Khadijah Homolka" w:date="2026-06-29T21:49:00Z" w16du:dateUtc="2026-06-30T04:49:00Z">
        <w:r w:rsidR="003D10D9">
          <w:t>4</w:t>
        </w:r>
        <w:r w:rsidR="003D10D9" w:rsidRPr="00641B84">
          <w:t xml:space="preserve"> </w:t>
        </w:r>
      </w:ins>
      <w:r w:rsidR="00315F02" w:rsidRPr="00641B84">
        <w:t xml:space="preserve">eDNA </w:t>
      </w:r>
      <w:r w:rsidR="00F20E95" w:rsidRPr="00641B84">
        <w:t>samples</w:t>
      </w:r>
      <w:r w:rsidRPr="00641B84">
        <w:t xml:space="preserve"> at </w:t>
      </w:r>
      <w:r w:rsidR="002C4630" w:rsidRPr="00641B84">
        <w:t xml:space="preserve">each bull kelp sites, and </w:t>
      </w:r>
      <w:del w:id="853" w:author="Khadijah Homolka" w:date="2026-06-29T21:49:00Z" w16du:dateUtc="2026-06-30T04:49:00Z">
        <w:r w:rsidR="002C4630" w:rsidRPr="00641B84" w:rsidDel="003D10D9">
          <w:delText xml:space="preserve">3 </w:delText>
        </w:r>
      </w:del>
      <w:ins w:id="854" w:author="Khadijah Homolka" w:date="2026-06-29T21:49:00Z" w16du:dateUtc="2026-06-30T04:49:00Z">
        <w:r w:rsidR="003D10D9">
          <w:t>4</w:t>
        </w:r>
        <w:r w:rsidR="003D10D9" w:rsidRPr="00641B84">
          <w:t xml:space="preserve"> </w:t>
        </w:r>
      </w:ins>
      <w:r w:rsidR="002C4630" w:rsidRPr="00641B84">
        <w:t xml:space="preserve">eDNA samples for each corresponding non-kelp site. One blank sample will be collected at the end of each sampling day to monitor for potential contamination. </w:t>
      </w:r>
    </w:p>
    <w:p w14:paraId="7746EC88" w14:textId="26485A8D" w:rsidR="00F20E95" w:rsidRPr="00F20E95" w:rsidRDefault="00F20E95" w:rsidP="00F20E95">
      <w:pPr>
        <w:rPr>
          <w:snapToGrid w:val="0"/>
        </w:rPr>
      </w:pPr>
      <w:r w:rsidRPr="001E3ADA">
        <w:rPr>
          <w:snapToGrid w:val="0"/>
        </w:rPr>
        <w:t>This project will be managed to allow for adjustment to sampling protocols as needed to achieve the project objectives.</w:t>
      </w:r>
      <w:r w:rsidR="001C6316">
        <w:rPr>
          <w:snapToGrid w:val="0"/>
        </w:rPr>
        <w:t xml:space="preserve"> Minor adjustment</w:t>
      </w:r>
      <w:r w:rsidR="001173C9">
        <w:rPr>
          <w:snapToGrid w:val="0"/>
        </w:rPr>
        <w:t>s</w:t>
      </w:r>
      <w:r w:rsidR="001C6316">
        <w:rPr>
          <w:snapToGrid w:val="0"/>
        </w:rPr>
        <w:t xml:space="preserve"> will be documented during the QAPP annual review process.</w:t>
      </w:r>
      <w:r w:rsidRPr="001E3ADA">
        <w:rPr>
          <w:snapToGrid w:val="0"/>
        </w:rPr>
        <w:t xml:space="preserve"> </w:t>
      </w:r>
      <w:r w:rsidR="00084CAF">
        <w:t xml:space="preserve">If there are any substantial changes made to the sampling or analytical procedures, the QA coordinator and grant manager will be notified, and an addendum will be submitted and approved before any new activities begin. </w:t>
      </w:r>
      <w:r w:rsidRPr="001E3ADA">
        <w:rPr>
          <w:snapToGrid w:val="0"/>
        </w:rPr>
        <w:t xml:space="preserve">We will assess whether project </w:t>
      </w:r>
      <w:r w:rsidR="00B66818">
        <w:rPr>
          <w:snapToGrid w:val="0"/>
        </w:rPr>
        <w:t>objectives</w:t>
      </w:r>
      <w:r w:rsidR="00B66818" w:rsidRPr="001E3ADA">
        <w:rPr>
          <w:snapToGrid w:val="0"/>
        </w:rPr>
        <w:t xml:space="preserve"> </w:t>
      </w:r>
      <w:r w:rsidRPr="001E3ADA">
        <w:rPr>
          <w:snapToGrid w:val="0"/>
        </w:rPr>
        <w:t>were met to assess the effectiveness of the sample design.</w:t>
      </w:r>
    </w:p>
    <w:p w14:paraId="2B63EC7C" w14:textId="34D835F7" w:rsidR="002C4E1F" w:rsidRPr="00F76AAD" w:rsidRDefault="002C4E1F" w:rsidP="008317B6">
      <w:pPr>
        <w:pStyle w:val="Heading3"/>
      </w:pPr>
      <w:bookmarkStart w:id="855" w:name="_Toc226028850"/>
      <w:r w:rsidRPr="00F76AAD">
        <w:t>1</w:t>
      </w:r>
      <w:r w:rsidR="00971C30">
        <w:t>4</w:t>
      </w:r>
      <w:r w:rsidRPr="00F76AAD">
        <w:t>.5</w:t>
      </w:r>
      <w:r w:rsidRPr="00F76AAD">
        <w:tab/>
        <w:t>Documentation of assessment</w:t>
      </w:r>
      <w:bookmarkEnd w:id="844"/>
      <w:bookmarkEnd w:id="855"/>
    </w:p>
    <w:p w14:paraId="290540E6" w14:textId="464FB01C" w:rsidR="006E493A" w:rsidRDefault="00315F02" w:rsidP="00315F02">
      <w:bookmarkStart w:id="856" w:name="_Toc30162598"/>
      <w:r w:rsidRPr="00C52BC7">
        <w:t>Documentation of assessment will occur in the final report.</w:t>
      </w:r>
    </w:p>
    <w:p w14:paraId="2229D176" w14:textId="77777777" w:rsidR="004E20D2" w:rsidRDefault="004E20D2">
      <w:pPr>
        <w:spacing w:before="0" w:after="0" w:line="240" w:lineRule="auto"/>
        <w:rPr>
          <w:rFonts w:ascii="Arial" w:hAnsi="Arial" w:cs="Arial"/>
          <w:b/>
          <w:snapToGrid w:val="0"/>
          <w:sz w:val="36"/>
          <w:szCs w:val="32"/>
        </w:rPr>
      </w:pPr>
      <w:r>
        <w:br w:type="page"/>
      </w:r>
    </w:p>
    <w:p w14:paraId="024CDBD1" w14:textId="4563D687" w:rsidR="002C4E1F" w:rsidRPr="000674D0" w:rsidRDefault="000674D0" w:rsidP="00440207">
      <w:pPr>
        <w:pStyle w:val="Heading2"/>
      </w:pPr>
      <w:bookmarkStart w:id="857" w:name="_Toc226028851"/>
      <w:r w:rsidRPr="00A05D53">
        <w:lastRenderedPageBreak/>
        <w:t>15.0</w:t>
      </w:r>
      <w:r w:rsidR="00FE7034" w:rsidRPr="00A05D53">
        <w:t xml:space="preserve"> </w:t>
      </w:r>
      <w:r w:rsidRPr="00A05D53">
        <w:tab/>
      </w:r>
      <w:r w:rsidR="002C4E1F" w:rsidRPr="00A05D53">
        <w:t>References</w:t>
      </w:r>
      <w:bookmarkEnd w:id="856"/>
      <w:bookmarkEnd w:id="857"/>
    </w:p>
    <w:p w14:paraId="5B640B00" w14:textId="5C2A5F5E" w:rsidR="00483B52" w:rsidRDefault="00483B52" w:rsidP="00483B52">
      <w:pPr>
        <w:pStyle w:val="Reference"/>
      </w:pPr>
      <w:r w:rsidRPr="00483B52">
        <w:t>Berry, H.D., T.F. Mumford, B. Christiaen, P. Dowty, M. Calloway, L. Ferrier, E.E. Grossman, and N.R. VanArendonk. 2021. Long-Term Changes in Kelp Forests in an Inner Basin of the Salish Sea. PLoS ONE, 16(2): e0229703</w:t>
      </w:r>
    </w:p>
    <w:p w14:paraId="7E0A7578" w14:textId="5FED85CF" w:rsidR="00483B52" w:rsidRDefault="00483B52" w:rsidP="00483B52">
      <w:pPr>
        <w:pStyle w:val="Reference"/>
      </w:pPr>
      <w:r w:rsidRPr="00483B52">
        <w:t>Berry H., W.W. Raymond, D.C. Claar, P. Dowty, E. Spaulding, B. Christiansen, L. Ferrier, J. Ledbetter, N. Naar, T. Woodard, C. Palmer-McGee, T. Cowdrey, D. Oster, S. Shull, T. Mumford, M. Dethier. 2023</w:t>
      </w:r>
      <w:r>
        <w:t>a</w:t>
      </w:r>
      <w:r w:rsidRPr="00483B52">
        <w:t>. Floating Kelp Monitoring in Washington State: Statewide Summary. Washington Department of Natural Resources report. 22 pg. plus appendix.</w:t>
      </w:r>
    </w:p>
    <w:p w14:paraId="2FBA27AF" w14:textId="64FA7EFA" w:rsidR="00483B52" w:rsidRDefault="00483B52" w:rsidP="00483B52">
      <w:pPr>
        <w:pStyle w:val="Reference"/>
      </w:pPr>
      <w:r w:rsidRPr="00483B52">
        <w:t>Berry H., W.W. Raymond, D. Claar, P. Dowty, E. Spaulding, B. Christiansen, L. Ferrier, J. Ledbetter, N. Naar, T. Woodard, C. Palmer-McGee, T. Cowdrey, D. Oster, S. Shull, T. Mumford, M. Dethier. 2023</w:t>
      </w:r>
      <w:r>
        <w:t>b</w:t>
      </w:r>
      <w:r w:rsidRPr="00483B52">
        <w:t>. Monitoring Program Design and Data Assessment Protocols for Floating Kelp Monitoring in Washington State. Washington Department of Natural Resources Report. 64 pg.</w:t>
      </w:r>
    </w:p>
    <w:p w14:paraId="3C186138" w14:textId="1C3EC938" w:rsidR="00483B52" w:rsidRDefault="00483B52" w:rsidP="007A1A6C">
      <w:pPr>
        <w:pStyle w:val="Reference"/>
      </w:pPr>
      <w:r w:rsidRPr="00483B52">
        <w:t>Calloway, M., D. Oster, H. Berry, T. Mumford, N. Naar, B. Peabody, L. Hart, D. Tonnes, S. Copps,</w:t>
      </w:r>
      <w:r>
        <w:t xml:space="preserve"> </w:t>
      </w:r>
      <w:r w:rsidRPr="00483B52">
        <w:t>J. Selleck, B. Allen, and J. Toft. 2020. Puget Sound kelp conservation and recovery plan. Prepared for NOAA-NMFS, Seattle, WA. 52 pages plus appendices.</w:t>
      </w:r>
    </w:p>
    <w:p w14:paraId="3D99C513" w14:textId="195CFAE0" w:rsidR="00483B52" w:rsidRDefault="00483B52" w:rsidP="007A1A6C">
      <w:pPr>
        <w:pStyle w:val="Reference"/>
      </w:pPr>
      <w:r w:rsidRPr="00483B52">
        <w:t>Fresh, K.L. 2006. Juvenile Pacific Salmon in Puget Sound. Puget Sound Nearshore Partnership Report No. 2006-06. Published by Seattle District, U.S. Army Corps of Engineers, Seattle, Washington.</w:t>
      </w:r>
    </w:p>
    <w:p w14:paraId="59AB35C4" w14:textId="0A35F50E" w:rsidR="00483B52" w:rsidRDefault="00483B52" w:rsidP="007A1A6C">
      <w:pPr>
        <w:pStyle w:val="Reference"/>
      </w:pPr>
      <w:r w:rsidRPr="00483B52">
        <w:t>Mumford, T.F. 2007. Kelp and Eelgrass in Puget Sound. Puget Sound Nearshore Partnership Report No. 2007-05. Published by Seattle District, U.S. Army Corps of Engineers, Seattle, Washington.</w:t>
      </w:r>
    </w:p>
    <w:p w14:paraId="48A10C9F" w14:textId="4D5B0347" w:rsidR="00483B52" w:rsidRDefault="00483B52" w:rsidP="007A1A6C">
      <w:pPr>
        <w:pStyle w:val="Reference"/>
      </w:pPr>
      <w:r w:rsidRPr="00483B52">
        <w:t>National Marine Fisheries Service. 2007. Puget Sound Salmon Recovery Plan. National Marine Fisheries Service, Seattle, WA. 550 pages.</w:t>
      </w:r>
    </w:p>
    <w:p w14:paraId="1B88A9C6" w14:textId="11FA16FF" w:rsidR="00483B52" w:rsidRDefault="00483B52" w:rsidP="007A1A6C">
      <w:pPr>
        <w:pStyle w:val="Reference"/>
      </w:pPr>
      <w:r w:rsidRPr="00483B52">
        <w:t>Sawyer, A.C., J.D. Toft, and J.R. Cordell. 2020. Seawall as salmon habitat: Eco-engineering improves the distribution and foraging of juvenile Pacific salmon. Ecological Engineering 151:105856.</w:t>
      </w:r>
    </w:p>
    <w:p w14:paraId="5E0DFFD5" w14:textId="52461191" w:rsidR="00BB432C" w:rsidRDefault="00BB432C" w:rsidP="007A1A6C">
      <w:pPr>
        <w:pStyle w:val="Reference"/>
      </w:pPr>
      <w:r w:rsidRPr="00BB432C">
        <w:t>Shaffer, A., Gross, J., Black, M., Kalagher, A. and Juanes, F., 2023. Dynamics of juvenile salmon and forage fishes in nearshore kelp forests. Aquatic Conservation: Marine and Freshwater Ecosystems, 33(8), pp.822-832.</w:t>
      </w:r>
    </w:p>
    <w:p w14:paraId="7FA66A8C" w14:textId="127F9B0C" w:rsidR="00BB432C" w:rsidRDefault="00BB432C" w:rsidP="007A1A6C">
      <w:pPr>
        <w:pStyle w:val="Reference"/>
      </w:pPr>
      <w:r w:rsidRPr="00BB432C">
        <w:t>Shaffer, J.A., Munsch, S.H., and Cordell, J.R. 2020. Kelp forest zooplankton, forage fishes, and juvenile salmonids of the northeast pacific nearshore. Marine and Coastal Fisheries 12:4–20.</w:t>
      </w:r>
    </w:p>
    <w:p w14:paraId="1F2C891B" w14:textId="2F4F1DB3" w:rsidR="00BB432C" w:rsidRDefault="00BB432C" w:rsidP="007A1A6C">
      <w:pPr>
        <w:pStyle w:val="Reference"/>
      </w:pPr>
      <w:r w:rsidRPr="00BB432C">
        <w:t>Toft, J.D., Cordell, J.R., Simenstad, C.A., and Stamatiou, L.A. 2007. Fish distribution, abundance, and behavior along city shoreline types in Puget Sound. North American Journal of Fisheries Management 27:465–480.</w:t>
      </w:r>
    </w:p>
    <w:p w14:paraId="0D754E03" w14:textId="6301967C" w:rsidR="00BB432C" w:rsidRDefault="00BB432C" w:rsidP="007A1A6C">
      <w:pPr>
        <w:pStyle w:val="Reference"/>
      </w:pPr>
      <w:r w:rsidRPr="00BB432C">
        <w:lastRenderedPageBreak/>
        <w:t>Toft, J.D., A.S. Ogston, S.M. Heerhartz, J.R. Cordell, and E.E. Flemer. 2013. Ecological response and physical stability of habitat enhancements along an urban armored shoreline. Ecological Engineering 57:97-108.</w:t>
      </w:r>
    </w:p>
    <w:p w14:paraId="051261C3" w14:textId="63086BDD" w:rsidR="003A338D" w:rsidRDefault="003A338D" w:rsidP="003A338D">
      <w:pPr>
        <w:pStyle w:val="Reference"/>
      </w:pPr>
      <w:r>
        <w:t xml:space="preserve">Toft, J.D., J. Kobelt, B. Oxborrow, K. Accola, N. Hakimian, B. Perla, T. Umetsu, A. Shaffer, and A. Berger. 2025. Habitat Functions of Bull Kelp for Juvenile Chinook Salmon and Forage Fish in Puget Sound: 2024 Field Studies. University of Washington technical report. </w:t>
      </w:r>
    </w:p>
    <w:p w14:paraId="2D3D1802" w14:textId="77777777" w:rsidR="003A338D" w:rsidRDefault="003A338D" w:rsidP="003A338D">
      <w:pPr>
        <w:pStyle w:val="Reference"/>
      </w:pPr>
    </w:p>
    <w:p w14:paraId="6E1695D2" w14:textId="77777777" w:rsidR="00483B52" w:rsidRDefault="00483B52" w:rsidP="00A05D53">
      <w:pPr>
        <w:pStyle w:val="Reference"/>
        <w:ind w:left="0" w:firstLine="0"/>
      </w:pPr>
    </w:p>
    <w:p w14:paraId="1AA62750" w14:textId="6A093A51" w:rsidR="00143DDF" w:rsidRDefault="00143DDF" w:rsidP="00483B52">
      <w:pPr>
        <w:pStyle w:val="Reference"/>
        <w:ind w:left="0" w:firstLine="0"/>
      </w:pPr>
    </w:p>
    <w:p w14:paraId="04A8FD40" w14:textId="77777777" w:rsidR="00483B52" w:rsidRDefault="00483B52" w:rsidP="00483B52">
      <w:pPr>
        <w:pStyle w:val="Reference"/>
        <w:ind w:left="0" w:firstLine="0"/>
      </w:pPr>
    </w:p>
    <w:p w14:paraId="71D19FED" w14:textId="77777777" w:rsidR="00483B52" w:rsidRDefault="00483B52" w:rsidP="00483B52">
      <w:pPr>
        <w:pStyle w:val="Reference"/>
        <w:ind w:left="0" w:firstLine="0"/>
      </w:pPr>
    </w:p>
    <w:p w14:paraId="7775EBDC" w14:textId="77777777" w:rsidR="00995243" w:rsidRDefault="00995243">
      <w:pPr>
        <w:spacing w:before="0" w:after="0" w:line="240" w:lineRule="auto"/>
        <w:rPr>
          <w:rFonts w:ascii="Arial" w:hAnsi="Arial" w:cs="Arial"/>
          <w:b/>
          <w:snapToGrid w:val="0"/>
          <w:sz w:val="36"/>
          <w:szCs w:val="32"/>
        </w:rPr>
      </w:pPr>
      <w:bookmarkStart w:id="858" w:name="_Toc30162599"/>
      <w:bookmarkStart w:id="859" w:name="_Toc226028852"/>
      <w:r>
        <w:br w:type="page"/>
      </w:r>
    </w:p>
    <w:p w14:paraId="36547AAD" w14:textId="6CD9B808" w:rsidR="002C4E1F" w:rsidRPr="00440207" w:rsidRDefault="000674D0" w:rsidP="00440207">
      <w:pPr>
        <w:pStyle w:val="Heading2"/>
      </w:pPr>
      <w:r w:rsidRPr="00440207">
        <w:lastRenderedPageBreak/>
        <w:t>1</w:t>
      </w:r>
      <w:r w:rsidR="00032B5A" w:rsidRPr="00440207">
        <w:t>6</w:t>
      </w:r>
      <w:r w:rsidRPr="00440207">
        <w:t>.0</w:t>
      </w:r>
      <w:r w:rsidR="00FE7034" w:rsidRPr="00440207">
        <w:t xml:space="preserve"> </w:t>
      </w:r>
      <w:r w:rsidRPr="00440207">
        <w:tab/>
      </w:r>
      <w:r w:rsidR="000507CD" w:rsidRPr="00440207">
        <w:t>Appendices</w:t>
      </w:r>
      <w:bookmarkEnd w:id="858"/>
      <w:bookmarkEnd w:id="859"/>
    </w:p>
    <w:p w14:paraId="281CBEDF" w14:textId="77777777" w:rsidR="000B3BF7" w:rsidRPr="00E324DD" w:rsidRDefault="000B3BF7">
      <w:pPr>
        <w:rPr>
          <w:rFonts w:ascii="Arial" w:hAnsi="Arial"/>
          <w:b/>
          <w:color w:val="800000"/>
          <w:kern w:val="28"/>
          <w:sz w:val="36"/>
          <w:szCs w:val="36"/>
        </w:rPr>
      </w:pPr>
      <w:r w:rsidRPr="00E324DD">
        <w:rPr>
          <w:color w:val="800000"/>
        </w:rPr>
        <w:br w:type="page"/>
      </w:r>
    </w:p>
    <w:p w14:paraId="71D34827" w14:textId="35FC9567" w:rsidR="002C4E1F" w:rsidRDefault="002C4E1F" w:rsidP="008317B6">
      <w:pPr>
        <w:pStyle w:val="Heading3"/>
      </w:pPr>
      <w:bookmarkStart w:id="860" w:name="_Toc30162600"/>
      <w:bookmarkStart w:id="861" w:name="_Toc226028853"/>
      <w:r w:rsidRPr="00440207">
        <w:lastRenderedPageBreak/>
        <w:t>Appendix A.</w:t>
      </w:r>
      <w:r w:rsidR="00205DE1" w:rsidRPr="00440207">
        <w:t xml:space="preserve"> </w:t>
      </w:r>
      <w:r w:rsidR="009A4D9A">
        <w:t>Field Survey SOPs</w:t>
      </w:r>
      <w:bookmarkEnd w:id="860"/>
      <w:bookmarkEnd w:id="861"/>
    </w:p>
    <w:p w14:paraId="1DE23F25" w14:textId="2B959387" w:rsidR="009A4D9A" w:rsidRDefault="009A4D9A" w:rsidP="009A4D9A">
      <w:r>
        <w:rPr>
          <w:b/>
          <w:bCs/>
        </w:rPr>
        <w:t>Snorkeling</w:t>
      </w:r>
      <w:r w:rsidR="00A92298">
        <w:rPr>
          <w:b/>
          <w:bCs/>
        </w:rPr>
        <w:t xml:space="preserve"> Survey</w:t>
      </w:r>
      <w:r w:rsidRPr="00586ED4">
        <w:rPr>
          <w:b/>
          <w:bCs/>
        </w:rPr>
        <w:t xml:space="preserve"> </w:t>
      </w:r>
      <w:r w:rsidRPr="00586ED4">
        <w:t xml:space="preserve">SOP can be found here </w:t>
      </w:r>
      <w:hyperlink r:id="rId38" w:history="1">
        <w:r w:rsidR="00A92298" w:rsidRPr="00A92298">
          <w:rPr>
            <w:rStyle w:val="Hyperlink"/>
          </w:rPr>
          <w:t>https://www.canva.com/design/DAGH9tDWtJk/8Tyyntl6vL42uAxZM2I4lg/view?utm_content=DAGH9tDWtJk&amp;utm_campaign=designshare&amp;utm_medium=link2&amp;utm_source=uniquelinks&amp;utlId=h345e1847a6</w:t>
        </w:r>
      </w:hyperlink>
      <w:r w:rsidR="00A92298" w:rsidRPr="009A4D9A">
        <w:rPr>
          <w:noProof/>
        </w:rPr>
        <w:drawing>
          <wp:inline distT="0" distB="0" distL="0" distR="0" wp14:anchorId="24497B82" wp14:editId="3213FF6C">
            <wp:extent cx="5624137" cy="6962775"/>
            <wp:effectExtent l="0" t="0" r="0" b="0"/>
            <wp:docPr id="160966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63932" name=""/>
                    <pic:cNvPicPr/>
                  </pic:nvPicPr>
                  <pic:blipFill rotWithShape="1">
                    <a:blip r:embed="rId39">
                      <a:extLst>
                        <a:ext uri="{28A0092B-C50C-407E-A947-70E740481C1C}">
                          <a14:useLocalDpi xmlns:a14="http://schemas.microsoft.com/office/drawing/2010/main" val="0"/>
                        </a:ext>
                      </a:extLst>
                    </a:blip>
                    <a:srcRect t="2040" b="2449"/>
                    <a:stretch>
                      <a:fillRect/>
                    </a:stretch>
                  </pic:blipFill>
                  <pic:spPr bwMode="auto">
                    <a:xfrm>
                      <a:off x="0" y="0"/>
                      <a:ext cx="5624137" cy="6962775"/>
                    </a:xfrm>
                    <a:prstGeom prst="rect">
                      <a:avLst/>
                    </a:prstGeom>
                    <a:ln>
                      <a:noFill/>
                    </a:ln>
                    <a:extLst>
                      <a:ext uri="{53640926-AAD7-44D8-BBD7-CCE9431645EC}">
                        <a14:shadowObscured xmlns:a14="http://schemas.microsoft.com/office/drawing/2010/main"/>
                      </a:ext>
                    </a:extLst>
                  </pic:spPr>
                </pic:pic>
              </a:graphicData>
            </a:graphic>
          </wp:inline>
        </w:drawing>
      </w:r>
    </w:p>
    <w:p w14:paraId="6961B7DB" w14:textId="443A99DE" w:rsidR="00A92298" w:rsidRDefault="00CE7282" w:rsidP="00A92298">
      <w:r>
        <w:br w:type="page"/>
      </w:r>
      <w:bookmarkStart w:id="862" w:name="_Toc378077471"/>
      <w:bookmarkStart w:id="863" w:name="_Toc30162601"/>
      <w:r w:rsidR="00A92298">
        <w:rPr>
          <w:b/>
          <w:bCs/>
        </w:rPr>
        <w:lastRenderedPageBreak/>
        <w:t>Predator Survey</w:t>
      </w:r>
      <w:r w:rsidR="00A92298" w:rsidRPr="00586ED4">
        <w:rPr>
          <w:b/>
          <w:bCs/>
        </w:rPr>
        <w:t xml:space="preserve"> </w:t>
      </w:r>
      <w:r w:rsidR="00A92298" w:rsidRPr="00586ED4">
        <w:t>SOP can be found here</w:t>
      </w:r>
      <w:r w:rsidR="00A92298">
        <w:t xml:space="preserve"> h</w:t>
      </w:r>
      <w:r w:rsidR="00A92298" w:rsidRPr="00A92298">
        <w:t>ttps://www.shoremonitoring.org/predators/download/field-protocol/</w:t>
      </w:r>
    </w:p>
    <w:p w14:paraId="4BF4A033" w14:textId="58687021" w:rsidR="00A92298" w:rsidRDefault="00A92298" w:rsidP="00221C4A">
      <w:pPr>
        <w:rPr>
          <w:b/>
          <w:color w:val="800000"/>
          <w:highlight w:val="yellow"/>
        </w:rPr>
      </w:pPr>
      <w:r w:rsidRPr="009A4D9A">
        <w:rPr>
          <w:noProof/>
        </w:rPr>
        <w:drawing>
          <wp:inline distT="0" distB="0" distL="0" distR="0" wp14:anchorId="59313826" wp14:editId="4C7B9F3E">
            <wp:extent cx="5943600" cy="7623175"/>
            <wp:effectExtent l="0" t="0" r="0" b="0"/>
            <wp:docPr id="159221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10980" name=""/>
                    <pic:cNvPicPr/>
                  </pic:nvPicPr>
                  <pic:blipFill rotWithShape="1">
                    <a:blip r:embed="rId40">
                      <a:extLst>
                        <a:ext uri="{28A0092B-C50C-407E-A947-70E740481C1C}">
                          <a14:useLocalDpi xmlns:a14="http://schemas.microsoft.com/office/drawing/2010/main" val="0"/>
                        </a:ext>
                      </a:extLst>
                    </a:blip>
                    <a:srcRect t="498"/>
                    <a:stretch>
                      <a:fillRect/>
                    </a:stretch>
                  </pic:blipFill>
                  <pic:spPr bwMode="auto">
                    <a:xfrm>
                      <a:off x="0" y="0"/>
                      <a:ext cx="5943600" cy="7623175"/>
                    </a:xfrm>
                    <a:prstGeom prst="rect">
                      <a:avLst/>
                    </a:prstGeom>
                    <a:ln>
                      <a:noFill/>
                    </a:ln>
                    <a:extLst>
                      <a:ext uri="{53640926-AAD7-44D8-BBD7-CCE9431645EC}">
                        <a14:shadowObscured xmlns:a14="http://schemas.microsoft.com/office/drawing/2010/main"/>
                      </a:ext>
                    </a:extLst>
                  </pic:spPr>
                </pic:pic>
              </a:graphicData>
            </a:graphic>
          </wp:inline>
        </w:drawing>
      </w:r>
    </w:p>
    <w:p w14:paraId="6D7C40E6" w14:textId="77777777" w:rsidR="003D10D9" w:rsidRDefault="003D10D9" w:rsidP="003D10D9">
      <w:pPr>
        <w:pStyle w:val="NormalWeb"/>
        <w:spacing w:before="0" w:beforeAutospacing="0" w:after="0" w:afterAutospacing="0"/>
        <w:jc w:val="right"/>
        <w:rPr>
          <w:ins w:id="864" w:author="Khadijah Homolka" w:date="2026-06-29T21:55:00Z" w16du:dateUtc="2026-06-30T04:55:00Z"/>
          <w:rFonts w:ascii="Times New Roman" w:hAnsi="Times New Roman"/>
          <w:color w:val="000000"/>
        </w:rPr>
      </w:pPr>
      <w:ins w:id="865" w:author="Khadijah Homolka" w:date="2026-06-29T21:55:00Z" w16du:dateUtc="2026-06-30T04:55:00Z">
        <w:r>
          <w:rPr>
            <w:rFonts w:cs="Calibri"/>
            <w:color w:val="000000"/>
          </w:rPr>
          <w:lastRenderedPageBreak/>
          <w:t>Khadijah Homolka</w:t>
        </w:r>
        <w:r>
          <w:rPr>
            <w:rFonts w:cs="Calibri"/>
            <w:color w:val="000000"/>
          </w:rPr>
          <w:br/>
          <w:t>Adapted from Mirjalilova 2024</w:t>
        </w:r>
      </w:ins>
    </w:p>
    <w:p w14:paraId="52D2AB05" w14:textId="77777777" w:rsidR="003D10D9" w:rsidRDefault="003D10D9" w:rsidP="003D10D9">
      <w:pPr>
        <w:pStyle w:val="NormalWeb"/>
        <w:spacing w:before="0" w:beforeAutospacing="0" w:after="0" w:afterAutospacing="0"/>
        <w:jc w:val="right"/>
        <w:rPr>
          <w:ins w:id="866" w:author="Khadijah Homolka" w:date="2026-06-29T21:55:00Z" w16du:dateUtc="2026-06-30T04:55:00Z"/>
          <w:color w:val="000000"/>
        </w:rPr>
      </w:pPr>
      <w:ins w:id="867" w:author="Khadijah Homolka" w:date="2026-06-29T21:55:00Z" w16du:dateUtc="2026-06-30T04:55:00Z">
        <w:r>
          <w:rPr>
            <w:rFonts w:cs="Calibri"/>
            <w:color w:val="000000"/>
          </w:rPr>
          <w:t>Updated 6/22/2026</w:t>
        </w:r>
      </w:ins>
    </w:p>
    <w:p w14:paraId="76F7B535" w14:textId="77777777" w:rsidR="003D10D9" w:rsidRDefault="003D10D9" w:rsidP="003D10D9">
      <w:pPr>
        <w:rPr>
          <w:ins w:id="868" w:author="Khadijah Homolka" w:date="2026-06-29T21:55:00Z" w16du:dateUtc="2026-06-30T04:55:00Z"/>
          <w:color w:val="000000"/>
        </w:rPr>
      </w:pPr>
    </w:p>
    <w:p w14:paraId="17EF9CA8" w14:textId="77777777" w:rsidR="003D10D9" w:rsidRDefault="003D10D9" w:rsidP="003D10D9">
      <w:pPr>
        <w:pStyle w:val="NormalWeb"/>
        <w:spacing w:before="0" w:beforeAutospacing="0" w:after="0" w:afterAutospacing="0"/>
        <w:rPr>
          <w:ins w:id="869" w:author="Khadijah Homolka" w:date="2026-06-29T21:55:00Z" w16du:dateUtc="2026-06-30T04:55:00Z"/>
          <w:color w:val="000000"/>
        </w:rPr>
      </w:pPr>
      <w:ins w:id="870" w:author="Khadijah Homolka" w:date="2026-06-29T21:55:00Z" w16du:dateUtc="2026-06-30T04:55:00Z">
        <w:r>
          <w:rPr>
            <w:rFonts w:cs="Calibri"/>
            <w:b/>
            <w:bCs/>
            <w:color w:val="000000"/>
          </w:rPr>
          <w:t>Title</w:t>
        </w:r>
        <w:r>
          <w:rPr>
            <w:rFonts w:cs="Calibri"/>
            <w:color w:val="000000"/>
          </w:rPr>
          <w:t>: Environmental DNA Sampling from Seawater Protocol</w:t>
        </w:r>
      </w:ins>
    </w:p>
    <w:p w14:paraId="5E5989CF" w14:textId="77777777" w:rsidR="003D10D9" w:rsidRDefault="003D10D9" w:rsidP="003D10D9">
      <w:pPr>
        <w:rPr>
          <w:ins w:id="871" w:author="Khadijah Homolka" w:date="2026-06-29T21:55:00Z" w16du:dateUtc="2026-06-30T04:55:00Z"/>
          <w:color w:val="000000"/>
        </w:rPr>
      </w:pPr>
    </w:p>
    <w:p w14:paraId="2C08AD8E" w14:textId="0A603DBC" w:rsidR="003D10D9" w:rsidRDefault="003D10D9" w:rsidP="003D10D9">
      <w:pPr>
        <w:pStyle w:val="NormalWeb"/>
        <w:spacing w:before="0" w:beforeAutospacing="0" w:after="0" w:afterAutospacing="0"/>
        <w:rPr>
          <w:ins w:id="872" w:author="Khadijah Homolka" w:date="2026-06-29T21:55:00Z" w16du:dateUtc="2026-06-30T04:55:00Z"/>
          <w:color w:val="000000"/>
        </w:rPr>
      </w:pPr>
      <w:ins w:id="873" w:author="Khadijah Homolka" w:date="2026-06-29T21:55:00Z" w16du:dateUtc="2026-06-30T04:55:00Z">
        <w:r>
          <w:rPr>
            <w:rFonts w:cs="Calibri"/>
            <w:b/>
            <w:bCs/>
            <w:color w:val="000000"/>
          </w:rPr>
          <w:t>Purpose</w:t>
        </w:r>
      </w:ins>
      <w:ins w:id="874" w:author="Khadijah Homolka" w:date="2026-06-29T21:56:00Z" w16du:dateUtc="2026-06-30T04:56:00Z">
        <w:r>
          <w:rPr>
            <w:rFonts w:cs="Calibri"/>
            <w:b/>
            <w:bCs/>
            <w:color w:val="000000"/>
          </w:rPr>
          <w:br/>
        </w:r>
      </w:ins>
    </w:p>
    <w:p w14:paraId="63F6F4E1" w14:textId="77777777" w:rsidR="003D10D9" w:rsidRDefault="003D10D9" w:rsidP="003D10D9">
      <w:pPr>
        <w:pStyle w:val="NormalWeb"/>
        <w:spacing w:before="0" w:beforeAutospacing="0" w:after="0" w:afterAutospacing="0"/>
        <w:rPr>
          <w:ins w:id="875" w:author="Khadijah Homolka" w:date="2026-06-29T21:55:00Z" w16du:dateUtc="2026-06-30T04:55:00Z"/>
          <w:color w:val="000000"/>
        </w:rPr>
      </w:pPr>
      <w:ins w:id="876" w:author="Khadijah Homolka" w:date="2026-06-29T21:55:00Z" w16du:dateUtc="2026-06-30T04:55:00Z">
        <w:r>
          <w:rPr>
            <w:rFonts w:cs="Calibri"/>
            <w:color w:val="000000"/>
          </w:rPr>
          <w:t>This protocol outlines the procedures for using a Smith-Root diaphragm pump for eDNA sampling to ensure consistent and effective collection of samples.</w:t>
        </w:r>
      </w:ins>
    </w:p>
    <w:p w14:paraId="141D42D8" w14:textId="77777777" w:rsidR="003D10D9" w:rsidRDefault="001500A3" w:rsidP="003D10D9">
      <w:pPr>
        <w:rPr>
          <w:ins w:id="877" w:author="Khadijah Homolka" w:date="2026-06-29T21:55:00Z" w16du:dateUtc="2026-06-30T04:55:00Z"/>
          <w:color w:val="000000"/>
        </w:rPr>
      </w:pPr>
      <w:ins w:id="878" w:author="Khadijah Homolka" w:date="2026-06-29T21:55:00Z" w16du:dateUtc="2026-06-30T04:55:00Z">
        <w:r>
          <w:rPr>
            <w:noProof/>
            <w:color w:val="000000"/>
          </w:rPr>
          <w:pict w14:anchorId="04FEAC5D">
            <v:rect id="_x0000_i1029" alt="" style="width:468pt;height:.05pt;mso-width-percent:0;mso-height-percent:0;mso-width-percent:0;mso-height-percent:0" o:hralign="center" o:hrstd="t" o:hr="t" fillcolor="#a0a0a0" stroked="f"/>
          </w:pict>
        </w:r>
      </w:ins>
    </w:p>
    <w:p w14:paraId="4D6D18B9" w14:textId="24EAAF36" w:rsidR="003D10D9" w:rsidRDefault="003D10D9" w:rsidP="003D10D9">
      <w:pPr>
        <w:pStyle w:val="NormalWeb"/>
        <w:spacing w:before="0" w:beforeAutospacing="0" w:after="0" w:afterAutospacing="0"/>
        <w:rPr>
          <w:ins w:id="879" w:author="Khadijah Homolka" w:date="2026-06-29T21:55:00Z" w16du:dateUtc="2026-06-30T04:55:00Z"/>
          <w:color w:val="000000"/>
        </w:rPr>
        <w:pPrChange w:id="880" w:author="Khadijah Homolka" w:date="2026-06-29T21:56:00Z" w16du:dateUtc="2026-06-30T04:56:00Z">
          <w:pPr/>
        </w:pPrChange>
      </w:pPr>
      <w:ins w:id="881" w:author="Khadijah Homolka" w:date="2026-06-29T21:55:00Z" w16du:dateUtc="2026-06-30T04:55:00Z">
        <w:r>
          <w:rPr>
            <w:rFonts w:cs="Calibri"/>
            <w:b/>
            <w:bCs/>
            <w:color w:val="000000"/>
          </w:rPr>
          <w:t>Preparation</w:t>
        </w:r>
      </w:ins>
      <w:ins w:id="882" w:author="Khadijah Homolka" w:date="2026-06-29T21:56:00Z" w16du:dateUtc="2026-06-30T04:56:00Z">
        <w:r>
          <w:rPr>
            <w:rFonts w:cs="Calibri"/>
            <w:b/>
            <w:bCs/>
            <w:color w:val="000000"/>
          </w:rPr>
          <w:br/>
        </w:r>
      </w:ins>
    </w:p>
    <w:p w14:paraId="3E7080D7" w14:textId="7E4B251C" w:rsidR="003D10D9" w:rsidRDefault="003D10D9" w:rsidP="003D10D9">
      <w:pPr>
        <w:pStyle w:val="NormalWeb"/>
        <w:spacing w:before="0" w:beforeAutospacing="0" w:after="0" w:afterAutospacing="0"/>
        <w:rPr>
          <w:ins w:id="883" w:author="Khadijah Homolka" w:date="2026-06-29T21:55:00Z" w16du:dateUtc="2026-06-30T04:55:00Z"/>
          <w:color w:val="000000"/>
        </w:rPr>
        <w:pPrChange w:id="884" w:author="Khadijah Homolka" w:date="2026-06-29T21:55:00Z" w16du:dateUtc="2026-06-30T04:55:00Z">
          <w:pPr/>
        </w:pPrChange>
      </w:pPr>
      <w:ins w:id="885" w:author="Khadijah Homolka" w:date="2026-06-29T21:55:00Z" w16du:dateUtc="2026-06-30T04:55:00Z">
        <w:r>
          <w:rPr>
            <w:rFonts w:cs="Calibri"/>
            <w:color w:val="000000"/>
          </w:rPr>
          <w:t>Before heading to the field, ensure that the sampler is fully charged. There is a charging cord for the lead acid battery. Be sure to bring the charger out into the field as a backup. </w:t>
        </w:r>
      </w:ins>
    </w:p>
    <w:p w14:paraId="7D0B8175" w14:textId="77777777" w:rsidR="003D10D9" w:rsidRDefault="003D10D9" w:rsidP="003D10D9">
      <w:pPr>
        <w:pStyle w:val="NormalWeb"/>
        <w:numPr>
          <w:ilvl w:val="0"/>
          <w:numId w:val="29"/>
        </w:numPr>
        <w:spacing w:before="0" w:beforeAutospacing="0" w:after="0" w:afterAutospacing="0" w:line="240" w:lineRule="auto"/>
        <w:textAlignment w:val="baseline"/>
        <w:rPr>
          <w:ins w:id="886" w:author="Khadijah Homolka" w:date="2026-06-29T21:55:00Z" w16du:dateUtc="2026-06-30T04:55:00Z"/>
          <w:rFonts w:cs="Calibri"/>
          <w:color w:val="000000"/>
        </w:rPr>
      </w:pPr>
      <w:ins w:id="887" w:author="Khadijah Homolka" w:date="2026-06-29T21:55:00Z" w16du:dateUtc="2026-06-30T04:55:00Z">
        <w:r>
          <w:rPr>
            <w:rFonts w:cs="Calibri"/>
            <w:color w:val="000000"/>
          </w:rPr>
          <w:t>Designate someone as “Data recorder” who will be responsible for labeling filters and filling out the field datasheet with relevant metadata. </w:t>
        </w:r>
      </w:ins>
    </w:p>
    <w:p w14:paraId="3D725F0A" w14:textId="77777777" w:rsidR="003D10D9" w:rsidRDefault="001500A3" w:rsidP="003D10D9">
      <w:pPr>
        <w:rPr>
          <w:ins w:id="888" w:author="Khadijah Homolka" w:date="2026-06-29T21:55:00Z" w16du:dateUtc="2026-06-30T04:55:00Z"/>
          <w:rFonts w:ascii="Times New Roman" w:hAnsi="Times New Roman"/>
          <w:color w:val="000000"/>
        </w:rPr>
      </w:pPr>
      <w:ins w:id="889" w:author="Khadijah Homolka" w:date="2026-06-29T21:55:00Z" w16du:dateUtc="2026-06-30T04:55:00Z">
        <w:r>
          <w:rPr>
            <w:noProof/>
            <w:color w:val="000000"/>
          </w:rPr>
          <w:pict w14:anchorId="441090E1">
            <v:rect id="_x0000_i1028" style="width:0;height:1.5pt" o:hralign="center" o:hrstd="t" o:hr="t" fillcolor="#a0a0a0" stroked="f"/>
          </w:pict>
        </w:r>
      </w:ins>
    </w:p>
    <w:p w14:paraId="67B4CDEF" w14:textId="77777777" w:rsidR="003D10D9" w:rsidRDefault="003D10D9" w:rsidP="003D10D9">
      <w:pPr>
        <w:pStyle w:val="NormalWeb"/>
        <w:spacing w:before="0" w:beforeAutospacing="0" w:after="0" w:afterAutospacing="0"/>
        <w:rPr>
          <w:ins w:id="890" w:author="Khadijah Homolka" w:date="2026-06-29T21:55:00Z" w16du:dateUtc="2026-06-30T04:55:00Z"/>
          <w:color w:val="000000"/>
        </w:rPr>
      </w:pPr>
      <w:ins w:id="891" w:author="Khadijah Homolka" w:date="2026-06-29T21:55:00Z" w16du:dateUtc="2026-06-30T04:55:00Z">
        <w:r>
          <w:rPr>
            <w:rFonts w:cs="Calibri"/>
            <w:b/>
            <w:bCs/>
            <w:color w:val="000000"/>
          </w:rPr>
          <w:t>Equipment</w:t>
        </w:r>
      </w:ins>
    </w:p>
    <w:p w14:paraId="1E4D38B8" w14:textId="77777777" w:rsidR="003D10D9" w:rsidRDefault="003D10D9" w:rsidP="003D10D9">
      <w:pPr>
        <w:pStyle w:val="NormalWeb"/>
        <w:numPr>
          <w:ilvl w:val="0"/>
          <w:numId w:val="30"/>
        </w:numPr>
        <w:spacing w:before="0" w:beforeAutospacing="0" w:after="0" w:afterAutospacing="0" w:line="240" w:lineRule="auto"/>
        <w:textAlignment w:val="baseline"/>
        <w:rPr>
          <w:ins w:id="892" w:author="Khadijah Homolka" w:date="2026-06-29T21:55:00Z" w16du:dateUtc="2026-06-30T04:55:00Z"/>
          <w:rFonts w:cs="Calibri"/>
          <w:color w:val="000000"/>
        </w:rPr>
      </w:pPr>
      <w:ins w:id="893" w:author="Khadijah Homolka" w:date="2026-06-29T21:55:00Z" w16du:dateUtc="2026-06-30T04:55:00Z">
        <w:r>
          <w:rPr>
            <w:rFonts w:cs="Calibri"/>
            <w:color w:val="000000"/>
          </w:rPr>
          <w:t>Diaphragm pump </w:t>
        </w:r>
      </w:ins>
    </w:p>
    <w:p w14:paraId="1385BE18" w14:textId="77777777" w:rsidR="003D10D9" w:rsidRDefault="003D10D9" w:rsidP="003D10D9">
      <w:pPr>
        <w:pStyle w:val="NormalWeb"/>
        <w:numPr>
          <w:ilvl w:val="0"/>
          <w:numId w:val="30"/>
        </w:numPr>
        <w:spacing w:before="0" w:beforeAutospacing="0" w:after="0" w:afterAutospacing="0" w:line="240" w:lineRule="auto"/>
        <w:textAlignment w:val="baseline"/>
        <w:rPr>
          <w:ins w:id="894" w:author="Khadijah Homolka" w:date="2026-06-29T21:55:00Z" w16du:dateUtc="2026-06-30T04:55:00Z"/>
          <w:rFonts w:cs="Calibri"/>
          <w:color w:val="000000"/>
        </w:rPr>
      </w:pPr>
      <w:ins w:id="895" w:author="Khadijah Homolka" w:date="2026-06-29T21:55:00Z" w16du:dateUtc="2026-06-30T04:55:00Z">
        <w:r>
          <w:rPr>
            <w:rFonts w:cs="Calibri"/>
            <w:color w:val="000000"/>
          </w:rPr>
          <w:t>Filter cartridges</w:t>
        </w:r>
      </w:ins>
    </w:p>
    <w:p w14:paraId="0CDA4AA1" w14:textId="77777777" w:rsidR="003D10D9" w:rsidRDefault="003D10D9" w:rsidP="003D10D9">
      <w:pPr>
        <w:pStyle w:val="NormalWeb"/>
        <w:numPr>
          <w:ilvl w:val="0"/>
          <w:numId w:val="30"/>
        </w:numPr>
        <w:spacing w:before="0" w:beforeAutospacing="0" w:after="0" w:afterAutospacing="0" w:line="240" w:lineRule="auto"/>
        <w:textAlignment w:val="baseline"/>
        <w:rPr>
          <w:ins w:id="896" w:author="Khadijah Homolka" w:date="2026-06-29T21:55:00Z" w16du:dateUtc="2026-06-30T04:55:00Z"/>
          <w:rFonts w:cs="Calibri"/>
          <w:color w:val="000000"/>
        </w:rPr>
      </w:pPr>
      <w:ins w:id="897" w:author="Khadijah Homolka" w:date="2026-06-29T21:55:00Z" w16du:dateUtc="2026-06-30T04:55:00Z">
        <w:r>
          <w:rPr>
            <w:rFonts w:cs="Calibri"/>
            <w:color w:val="000000"/>
          </w:rPr>
          <w:t>DI water </w:t>
        </w:r>
      </w:ins>
    </w:p>
    <w:p w14:paraId="2D6DC6E6" w14:textId="77777777" w:rsidR="003D10D9" w:rsidRDefault="003D10D9" w:rsidP="003D10D9">
      <w:pPr>
        <w:pStyle w:val="NormalWeb"/>
        <w:numPr>
          <w:ilvl w:val="0"/>
          <w:numId w:val="30"/>
        </w:numPr>
        <w:spacing w:before="0" w:beforeAutospacing="0" w:after="0" w:afterAutospacing="0" w:line="240" w:lineRule="auto"/>
        <w:textAlignment w:val="baseline"/>
        <w:rPr>
          <w:ins w:id="898" w:author="Khadijah Homolka" w:date="2026-06-29T21:55:00Z" w16du:dateUtc="2026-06-30T04:55:00Z"/>
          <w:rFonts w:cs="Calibri"/>
          <w:color w:val="000000"/>
        </w:rPr>
      </w:pPr>
      <w:ins w:id="899" w:author="Khadijah Homolka" w:date="2026-06-29T21:55:00Z" w16du:dateUtc="2026-06-30T04:55:00Z">
        <w:r>
          <w:rPr>
            <w:rFonts w:cs="Calibri"/>
            <w:color w:val="000000"/>
          </w:rPr>
          <w:t>Zip ties</w:t>
        </w:r>
      </w:ins>
    </w:p>
    <w:p w14:paraId="70C24218" w14:textId="77777777" w:rsidR="003D10D9" w:rsidRDefault="003D10D9" w:rsidP="003D10D9">
      <w:pPr>
        <w:pStyle w:val="NormalWeb"/>
        <w:numPr>
          <w:ilvl w:val="0"/>
          <w:numId w:val="30"/>
        </w:numPr>
        <w:spacing w:before="0" w:beforeAutospacing="0" w:after="0" w:afterAutospacing="0" w:line="240" w:lineRule="auto"/>
        <w:textAlignment w:val="baseline"/>
        <w:rPr>
          <w:ins w:id="900" w:author="Khadijah Homolka" w:date="2026-06-29T21:55:00Z" w16du:dateUtc="2026-06-30T04:55:00Z"/>
          <w:rFonts w:cs="Calibri"/>
          <w:color w:val="000000"/>
        </w:rPr>
      </w:pPr>
      <w:ins w:id="901" w:author="Khadijah Homolka" w:date="2026-06-29T21:55:00Z" w16du:dateUtc="2026-06-30T04:55:00Z">
        <w:r>
          <w:rPr>
            <w:rFonts w:cs="Calibri"/>
            <w:color w:val="000000"/>
          </w:rPr>
          <w:t>Rope with weight</w:t>
        </w:r>
      </w:ins>
    </w:p>
    <w:p w14:paraId="676E8F3F" w14:textId="77777777" w:rsidR="003D10D9" w:rsidRDefault="003D10D9" w:rsidP="003D10D9">
      <w:pPr>
        <w:pStyle w:val="NormalWeb"/>
        <w:numPr>
          <w:ilvl w:val="0"/>
          <w:numId w:val="30"/>
        </w:numPr>
        <w:spacing w:before="0" w:beforeAutospacing="0" w:after="0" w:afterAutospacing="0" w:line="240" w:lineRule="auto"/>
        <w:textAlignment w:val="baseline"/>
        <w:rPr>
          <w:ins w:id="902" w:author="Khadijah Homolka" w:date="2026-06-29T21:55:00Z" w16du:dateUtc="2026-06-30T04:55:00Z"/>
          <w:rFonts w:cs="Calibri"/>
          <w:color w:val="000000"/>
        </w:rPr>
      </w:pPr>
      <w:ins w:id="903" w:author="Khadijah Homolka" w:date="2026-06-29T21:55:00Z" w16du:dateUtc="2026-06-30T04:55:00Z">
        <w:r>
          <w:rPr>
            <w:rFonts w:cs="Calibri"/>
            <w:color w:val="000000"/>
          </w:rPr>
          <w:t>Silicon tubing</w:t>
        </w:r>
      </w:ins>
    </w:p>
    <w:p w14:paraId="177A5FBF" w14:textId="77777777" w:rsidR="003D10D9" w:rsidRDefault="003D10D9" w:rsidP="003D10D9">
      <w:pPr>
        <w:pStyle w:val="NormalWeb"/>
        <w:numPr>
          <w:ilvl w:val="0"/>
          <w:numId w:val="30"/>
        </w:numPr>
        <w:spacing w:before="0" w:beforeAutospacing="0" w:after="0" w:afterAutospacing="0" w:line="240" w:lineRule="auto"/>
        <w:textAlignment w:val="baseline"/>
        <w:rPr>
          <w:ins w:id="904" w:author="Khadijah Homolka" w:date="2026-06-29T21:55:00Z" w16du:dateUtc="2026-06-30T04:55:00Z"/>
          <w:rFonts w:cs="Calibri"/>
          <w:color w:val="000000"/>
        </w:rPr>
      </w:pPr>
      <w:ins w:id="905" w:author="Khadijah Homolka" w:date="2026-06-29T21:55:00Z" w16du:dateUtc="2026-06-30T04:55:00Z">
        <w:r>
          <w:rPr>
            <w:rFonts w:cs="Calibri"/>
            <w:color w:val="000000"/>
          </w:rPr>
          <w:t>Field Datasheet and sharpie</w:t>
        </w:r>
      </w:ins>
    </w:p>
    <w:p w14:paraId="4CB7DF87" w14:textId="77777777" w:rsidR="003D10D9" w:rsidRDefault="003D10D9" w:rsidP="003D10D9">
      <w:pPr>
        <w:pStyle w:val="NormalWeb"/>
        <w:numPr>
          <w:ilvl w:val="0"/>
          <w:numId w:val="30"/>
        </w:numPr>
        <w:spacing w:before="0" w:beforeAutospacing="0" w:after="0" w:afterAutospacing="0" w:line="240" w:lineRule="auto"/>
        <w:textAlignment w:val="baseline"/>
        <w:rPr>
          <w:ins w:id="906" w:author="Khadijah Homolka" w:date="2026-06-29T21:55:00Z" w16du:dateUtc="2026-06-30T04:55:00Z"/>
          <w:rFonts w:cs="Calibri"/>
          <w:color w:val="000000"/>
        </w:rPr>
      </w:pPr>
      <w:ins w:id="907" w:author="Khadijah Homolka" w:date="2026-06-29T21:55:00Z" w16du:dateUtc="2026-06-30T04:55:00Z">
        <w:r>
          <w:rPr>
            <w:rFonts w:cs="Calibri"/>
            <w:color w:val="000000"/>
          </w:rPr>
          <w:t>Aluminum foil</w:t>
        </w:r>
      </w:ins>
    </w:p>
    <w:p w14:paraId="6E571AFF" w14:textId="77777777" w:rsidR="003D10D9" w:rsidRDefault="003D10D9" w:rsidP="003D10D9">
      <w:pPr>
        <w:pStyle w:val="NormalWeb"/>
        <w:spacing w:before="0" w:beforeAutospacing="0" w:after="0" w:afterAutospacing="0"/>
        <w:rPr>
          <w:ins w:id="908" w:author="Khadijah Homolka" w:date="2026-06-29T21:55:00Z" w16du:dateUtc="2026-06-30T04:55:00Z"/>
          <w:rFonts w:cs="Calibri"/>
          <w:b/>
          <w:bCs/>
          <w:color w:val="000000"/>
        </w:rPr>
      </w:pPr>
    </w:p>
    <w:p w14:paraId="3D6DFC4A" w14:textId="5DD2781F" w:rsidR="003D10D9" w:rsidRPr="003D10D9" w:rsidRDefault="003D10D9" w:rsidP="003D10D9">
      <w:pPr>
        <w:pStyle w:val="NormalWeb"/>
        <w:spacing w:before="0" w:beforeAutospacing="0" w:after="0" w:afterAutospacing="0"/>
        <w:rPr>
          <w:ins w:id="909" w:author="Khadijah Homolka" w:date="2026-06-29T21:55:00Z" w16du:dateUtc="2026-06-30T04:55:00Z"/>
          <w:rFonts w:ascii="Times New Roman" w:hAnsi="Times New Roman"/>
          <w:color w:val="000000"/>
          <w:rPrChange w:id="910" w:author="Khadijah Homolka" w:date="2026-06-29T21:55:00Z" w16du:dateUtc="2026-06-30T04:55:00Z">
            <w:rPr>
              <w:ins w:id="911" w:author="Khadijah Homolka" w:date="2026-06-29T21:55:00Z" w16du:dateUtc="2026-06-30T04:55:00Z"/>
              <w:color w:val="000000"/>
            </w:rPr>
          </w:rPrChange>
        </w:rPr>
        <w:pPrChange w:id="912" w:author="Khadijah Homolka" w:date="2026-06-29T21:55:00Z" w16du:dateUtc="2026-06-30T04:55:00Z">
          <w:pPr/>
        </w:pPrChange>
      </w:pPr>
      <w:ins w:id="913" w:author="Khadijah Homolka" w:date="2026-06-29T21:55:00Z" w16du:dateUtc="2026-06-30T04:55:00Z">
        <w:r>
          <w:rPr>
            <w:rFonts w:cs="Calibri"/>
            <w:b/>
            <w:bCs/>
            <w:color w:val="000000"/>
          </w:rPr>
          <w:t>Water Collection</w:t>
        </w:r>
        <w:r>
          <w:rPr>
            <w:color w:val="000000"/>
          </w:rPr>
          <w:br/>
        </w:r>
      </w:ins>
    </w:p>
    <w:p w14:paraId="3F747B13" w14:textId="77777777" w:rsidR="003D10D9" w:rsidRDefault="003D10D9" w:rsidP="003D10D9">
      <w:pPr>
        <w:pStyle w:val="NormalWeb"/>
        <w:numPr>
          <w:ilvl w:val="0"/>
          <w:numId w:val="31"/>
        </w:numPr>
        <w:spacing w:before="0" w:beforeAutospacing="0" w:after="0" w:afterAutospacing="0" w:line="240" w:lineRule="auto"/>
        <w:textAlignment w:val="baseline"/>
        <w:rPr>
          <w:ins w:id="914" w:author="Khadijah Homolka" w:date="2026-06-29T21:55:00Z" w16du:dateUtc="2026-06-30T04:55:00Z"/>
          <w:rFonts w:cs="Calibri"/>
          <w:color w:val="000000"/>
        </w:rPr>
      </w:pPr>
      <w:ins w:id="915" w:author="Khadijah Homolka" w:date="2026-06-29T21:55:00Z" w16du:dateUtc="2026-06-30T04:55:00Z">
        <w:r>
          <w:rPr>
            <w:rFonts w:cs="Calibri"/>
            <w:color w:val="000000"/>
          </w:rPr>
          <w:t>Wearing gloves, attach a cleaned silicon tube to the inlet side of the diaphragm pump. Attach a “dirty” silicone tube to the outlet side and route the outflow away from your sample area (e.g., hang it over the side of the boat).</w:t>
        </w:r>
      </w:ins>
    </w:p>
    <w:p w14:paraId="72A259B9" w14:textId="77777777" w:rsidR="003D10D9" w:rsidRDefault="003D10D9" w:rsidP="003D10D9">
      <w:pPr>
        <w:pStyle w:val="NormalWeb"/>
        <w:numPr>
          <w:ilvl w:val="0"/>
          <w:numId w:val="31"/>
        </w:numPr>
        <w:spacing w:before="0" w:beforeAutospacing="0" w:after="0" w:afterAutospacing="0" w:line="240" w:lineRule="auto"/>
        <w:textAlignment w:val="baseline"/>
        <w:rPr>
          <w:ins w:id="916" w:author="Khadijah Homolka" w:date="2026-06-29T21:55:00Z" w16du:dateUtc="2026-06-30T04:55:00Z"/>
          <w:rFonts w:cs="Calibri"/>
          <w:color w:val="000000"/>
        </w:rPr>
      </w:pPr>
      <w:ins w:id="917" w:author="Khadijah Homolka" w:date="2026-06-29T21:55:00Z" w16du:dateUtc="2026-06-30T04:55:00Z">
        <w:r>
          <w:rPr>
            <w:rFonts w:cs="Calibri"/>
            <w:color w:val="000000"/>
          </w:rPr>
          <w:t>Determine your sampling depth based on the bottom depth. Using a tape measure, secure the tubing to the weighted line using zip ties using enough tubing to reach the desired depth. Secure the line to the boat. </w:t>
        </w:r>
      </w:ins>
    </w:p>
    <w:p w14:paraId="5958F588" w14:textId="77777777" w:rsidR="003D10D9" w:rsidRDefault="003D10D9" w:rsidP="003D10D9">
      <w:pPr>
        <w:pStyle w:val="NormalWeb"/>
        <w:numPr>
          <w:ilvl w:val="1"/>
          <w:numId w:val="32"/>
        </w:numPr>
        <w:spacing w:before="0" w:beforeAutospacing="0" w:after="0" w:afterAutospacing="0" w:line="240" w:lineRule="auto"/>
        <w:ind w:left="1440"/>
        <w:textAlignment w:val="baseline"/>
        <w:rPr>
          <w:ins w:id="918" w:author="Khadijah Homolka" w:date="2026-06-29T21:55:00Z" w16du:dateUtc="2026-06-30T04:55:00Z"/>
          <w:rFonts w:cs="Calibri"/>
          <w:color w:val="000000"/>
        </w:rPr>
      </w:pPr>
      <w:ins w:id="919" w:author="Khadijah Homolka" w:date="2026-06-29T21:55:00Z" w16du:dateUtc="2026-06-30T04:55:00Z">
        <w:r>
          <w:rPr>
            <w:rFonts w:cs="Calibri"/>
            <w:color w:val="000000"/>
          </w:rPr>
          <w:t>Ensure that the end of the filter snorkel is below any of the rigging. </w:t>
        </w:r>
      </w:ins>
    </w:p>
    <w:p w14:paraId="44D04ED4" w14:textId="77777777" w:rsidR="003D10D9" w:rsidRDefault="003D10D9" w:rsidP="003D10D9">
      <w:pPr>
        <w:pStyle w:val="NormalWeb"/>
        <w:numPr>
          <w:ilvl w:val="0"/>
          <w:numId w:val="31"/>
        </w:numPr>
        <w:spacing w:before="0" w:beforeAutospacing="0" w:after="0" w:afterAutospacing="0" w:line="240" w:lineRule="auto"/>
        <w:textAlignment w:val="baseline"/>
        <w:rPr>
          <w:ins w:id="920" w:author="Khadijah Homolka" w:date="2026-06-29T21:55:00Z" w16du:dateUtc="2026-06-30T04:55:00Z"/>
          <w:rFonts w:cs="Calibri"/>
          <w:color w:val="000000"/>
        </w:rPr>
      </w:pPr>
      <w:ins w:id="921" w:author="Khadijah Homolka" w:date="2026-06-29T21:55:00Z" w16du:dateUtc="2026-06-30T04:55:00Z">
        <w:r>
          <w:rPr>
            <w:rFonts w:cs="Calibri"/>
            <w:color w:val="000000"/>
          </w:rPr>
          <w:t>Open an individually wrapped Smith-Root filter pouch. Without touching the snorkel, attach the silicon tubing to the ridged end of the filter housing.</w:t>
        </w:r>
      </w:ins>
    </w:p>
    <w:p w14:paraId="066CEE7D" w14:textId="77777777" w:rsidR="003D10D9" w:rsidRDefault="003D10D9" w:rsidP="003D10D9">
      <w:pPr>
        <w:pStyle w:val="NormalWeb"/>
        <w:numPr>
          <w:ilvl w:val="0"/>
          <w:numId w:val="31"/>
        </w:numPr>
        <w:spacing w:before="0" w:beforeAutospacing="0" w:after="0" w:afterAutospacing="0" w:line="240" w:lineRule="auto"/>
        <w:textAlignment w:val="baseline"/>
        <w:rPr>
          <w:ins w:id="922" w:author="Khadijah Homolka" w:date="2026-06-29T21:55:00Z" w16du:dateUtc="2026-06-30T04:55:00Z"/>
          <w:rFonts w:cs="Calibri"/>
          <w:color w:val="000000"/>
        </w:rPr>
      </w:pPr>
      <w:ins w:id="923" w:author="Khadijah Homolka" w:date="2026-06-29T21:55:00Z" w16du:dateUtc="2026-06-30T04:55:00Z">
        <w:r>
          <w:rPr>
            <w:rFonts w:cs="Calibri"/>
            <w:color w:val="000000"/>
          </w:rPr>
          <w:t>Insert the snorkel adapter onto the smooth end of the filter housing</w:t>
        </w:r>
      </w:ins>
    </w:p>
    <w:p w14:paraId="1C05F23A" w14:textId="77777777" w:rsidR="003D10D9" w:rsidRDefault="003D10D9" w:rsidP="003D10D9">
      <w:pPr>
        <w:pStyle w:val="NormalWeb"/>
        <w:numPr>
          <w:ilvl w:val="0"/>
          <w:numId w:val="31"/>
        </w:numPr>
        <w:spacing w:before="0" w:beforeAutospacing="0" w:after="0" w:afterAutospacing="0" w:line="240" w:lineRule="auto"/>
        <w:textAlignment w:val="baseline"/>
        <w:rPr>
          <w:ins w:id="924" w:author="Khadijah Homolka" w:date="2026-06-29T21:55:00Z" w16du:dateUtc="2026-06-30T04:55:00Z"/>
          <w:rFonts w:cs="Calibri"/>
          <w:color w:val="000000"/>
        </w:rPr>
      </w:pPr>
      <w:ins w:id="925" w:author="Khadijah Homolka" w:date="2026-06-29T21:55:00Z" w16du:dateUtc="2026-06-30T04:55:00Z">
        <w:r>
          <w:rPr>
            <w:rFonts w:cs="Calibri"/>
            <w:color w:val="000000"/>
          </w:rPr>
          <w:lastRenderedPageBreak/>
          <w:t>Deploy the filter to the target depth. </w:t>
        </w:r>
      </w:ins>
    </w:p>
    <w:p w14:paraId="2B2A531E" w14:textId="77777777" w:rsidR="003D10D9" w:rsidRDefault="003D10D9" w:rsidP="003D10D9">
      <w:pPr>
        <w:pStyle w:val="NormalWeb"/>
        <w:numPr>
          <w:ilvl w:val="0"/>
          <w:numId w:val="31"/>
        </w:numPr>
        <w:spacing w:before="0" w:beforeAutospacing="0" w:after="0" w:afterAutospacing="0" w:line="240" w:lineRule="auto"/>
        <w:textAlignment w:val="baseline"/>
        <w:rPr>
          <w:ins w:id="926" w:author="Khadijah Homolka" w:date="2026-06-29T21:55:00Z" w16du:dateUtc="2026-06-30T04:55:00Z"/>
          <w:rFonts w:cs="Calibri"/>
          <w:color w:val="000000"/>
        </w:rPr>
      </w:pPr>
      <w:ins w:id="927" w:author="Khadijah Homolka" w:date="2026-06-29T21:55:00Z" w16du:dateUtc="2026-06-30T04:55:00Z">
        <w:r>
          <w:rPr>
            <w:rFonts w:cs="Calibri"/>
            <w:color w:val="000000"/>
          </w:rPr>
          <w:t>Turn on the diaphragm pump. </w:t>
        </w:r>
      </w:ins>
    </w:p>
    <w:p w14:paraId="11C37AA5" w14:textId="77777777" w:rsidR="003D10D9" w:rsidRDefault="003D10D9" w:rsidP="003D10D9">
      <w:pPr>
        <w:pStyle w:val="NormalWeb"/>
        <w:numPr>
          <w:ilvl w:val="1"/>
          <w:numId w:val="33"/>
        </w:numPr>
        <w:spacing w:before="0" w:beforeAutospacing="0" w:after="0" w:afterAutospacing="0" w:line="240" w:lineRule="auto"/>
        <w:ind w:left="1440"/>
        <w:textAlignment w:val="baseline"/>
        <w:rPr>
          <w:ins w:id="928" w:author="Khadijah Homolka" w:date="2026-06-29T21:55:00Z" w16du:dateUtc="2026-06-30T04:55:00Z"/>
          <w:rFonts w:cs="Calibri"/>
          <w:color w:val="000000"/>
        </w:rPr>
      </w:pPr>
      <w:ins w:id="929" w:author="Khadijah Homolka" w:date="2026-06-29T21:55:00Z" w16du:dateUtc="2026-06-30T04:55:00Z">
        <w:r>
          <w:rPr>
            <w:rFonts w:cs="Calibri"/>
            <w:color w:val="000000"/>
          </w:rPr>
          <w:t>Set the parameters to filter 1L/min</w:t>
        </w:r>
      </w:ins>
    </w:p>
    <w:p w14:paraId="1344D021" w14:textId="77777777" w:rsidR="003D10D9" w:rsidRDefault="003D10D9" w:rsidP="003D10D9">
      <w:pPr>
        <w:pStyle w:val="NormalWeb"/>
        <w:numPr>
          <w:ilvl w:val="1"/>
          <w:numId w:val="34"/>
        </w:numPr>
        <w:spacing w:before="0" w:beforeAutospacing="0" w:after="0" w:afterAutospacing="0" w:line="240" w:lineRule="auto"/>
        <w:ind w:left="1440"/>
        <w:textAlignment w:val="baseline"/>
        <w:rPr>
          <w:ins w:id="930" w:author="Khadijah Homolka" w:date="2026-06-29T21:55:00Z" w16du:dateUtc="2026-06-30T04:55:00Z"/>
          <w:rFonts w:cs="Calibri"/>
          <w:color w:val="000000"/>
        </w:rPr>
      </w:pPr>
      <w:ins w:id="931" w:author="Khadijah Homolka" w:date="2026-06-29T21:55:00Z" w16du:dateUtc="2026-06-30T04:55:00Z">
        <w:r>
          <w:rPr>
            <w:rFonts w:cs="Calibri"/>
            <w:color w:val="000000"/>
          </w:rPr>
          <w:t>The target volume to filter is 3L, however this will be dependent upon the amount of suspended particulate in the water. The filters must not be overloaded with material in order to self-dessicate properly. Keep an eye on the vacuum pressure. When the filter is beginning to clog, filtration rate will decrease. This would be a good time to stop filtering water and record the filtrate volume.</w:t>
        </w:r>
      </w:ins>
    </w:p>
    <w:p w14:paraId="51F140B4" w14:textId="77777777" w:rsidR="003D10D9" w:rsidRDefault="003D10D9" w:rsidP="003D10D9">
      <w:pPr>
        <w:pStyle w:val="NormalWeb"/>
        <w:numPr>
          <w:ilvl w:val="0"/>
          <w:numId w:val="31"/>
        </w:numPr>
        <w:spacing w:before="0" w:beforeAutospacing="0" w:after="0" w:afterAutospacing="0" w:line="240" w:lineRule="auto"/>
        <w:textAlignment w:val="baseline"/>
        <w:rPr>
          <w:ins w:id="932" w:author="Khadijah Homolka" w:date="2026-06-29T21:55:00Z" w16du:dateUtc="2026-06-30T04:55:00Z"/>
          <w:rFonts w:cs="Calibri"/>
          <w:color w:val="000000"/>
        </w:rPr>
      </w:pPr>
      <w:ins w:id="933" w:author="Khadijah Homolka" w:date="2026-06-29T21:55:00Z" w16du:dateUtc="2026-06-30T04:55:00Z">
        <w:r>
          <w:rPr>
            <w:rFonts w:cs="Calibri"/>
            <w:color w:val="000000"/>
          </w:rPr>
          <w:t>Once the target volume is reached, pull the filter out of the water and invert the filter. Let the vacuum pump keep running to dry out the filter. Approximately 20-30 seconds should be sufficient. The filter must be completely dried for best results. </w:t>
        </w:r>
      </w:ins>
    </w:p>
    <w:p w14:paraId="2F4C1481" w14:textId="77777777" w:rsidR="003D10D9" w:rsidRDefault="003D10D9" w:rsidP="003D10D9">
      <w:pPr>
        <w:pStyle w:val="NormalWeb"/>
        <w:numPr>
          <w:ilvl w:val="1"/>
          <w:numId w:val="35"/>
        </w:numPr>
        <w:spacing w:before="0" w:beforeAutospacing="0" w:after="0" w:afterAutospacing="0" w:line="240" w:lineRule="auto"/>
        <w:ind w:left="1440"/>
        <w:textAlignment w:val="baseline"/>
        <w:rPr>
          <w:ins w:id="934" w:author="Khadijah Homolka" w:date="2026-06-29T21:55:00Z" w16du:dateUtc="2026-06-30T04:55:00Z"/>
          <w:rFonts w:cs="Calibri"/>
          <w:color w:val="000000"/>
        </w:rPr>
      </w:pPr>
      <w:ins w:id="935" w:author="Khadijah Homolka" w:date="2026-06-29T21:55:00Z" w16du:dateUtc="2026-06-30T04:55:00Z">
        <w:r>
          <w:rPr>
            <w:rFonts w:cs="Calibri"/>
            <w:color w:val="000000"/>
          </w:rPr>
          <w:t>Record the filter ID and the final volume filtered. </w:t>
        </w:r>
      </w:ins>
    </w:p>
    <w:p w14:paraId="14BB6DE9" w14:textId="77777777" w:rsidR="003D10D9" w:rsidRDefault="003D10D9" w:rsidP="003D10D9">
      <w:pPr>
        <w:pStyle w:val="NormalWeb"/>
        <w:numPr>
          <w:ilvl w:val="0"/>
          <w:numId w:val="31"/>
        </w:numPr>
        <w:spacing w:before="0" w:beforeAutospacing="0" w:after="0" w:afterAutospacing="0" w:line="240" w:lineRule="auto"/>
        <w:textAlignment w:val="baseline"/>
        <w:rPr>
          <w:ins w:id="936" w:author="Khadijah Homolka" w:date="2026-06-29T21:55:00Z" w16du:dateUtc="2026-06-30T04:55:00Z"/>
          <w:rFonts w:cs="Calibri"/>
          <w:color w:val="000000"/>
        </w:rPr>
      </w:pPr>
      <w:ins w:id="937" w:author="Khadijah Homolka" w:date="2026-06-29T21:55:00Z" w16du:dateUtc="2026-06-30T04:55:00Z">
        <w:r>
          <w:rPr>
            <w:rFonts w:cs="Calibri"/>
            <w:color w:val="000000"/>
          </w:rPr>
          <w:t>Remove the snorkel adapter from the filter housing and discard. </w:t>
        </w:r>
      </w:ins>
    </w:p>
    <w:p w14:paraId="75743D56" w14:textId="77777777" w:rsidR="003D10D9" w:rsidRDefault="003D10D9" w:rsidP="003D10D9">
      <w:pPr>
        <w:pStyle w:val="NormalWeb"/>
        <w:numPr>
          <w:ilvl w:val="0"/>
          <w:numId w:val="31"/>
        </w:numPr>
        <w:spacing w:before="0" w:beforeAutospacing="0" w:after="0" w:afterAutospacing="0" w:line="240" w:lineRule="auto"/>
        <w:textAlignment w:val="baseline"/>
        <w:rPr>
          <w:ins w:id="938" w:author="Khadijah Homolka" w:date="2026-06-29T21:55:00Z" w16du:dateUtc="2026-06-30T04:55:00Z"/>
          <w:rFonts w:cs="Calibri"/>
          <w:color w:val="000000"/>
        </w:rPr>
      </w:pPr>
      <w:ins w:id="939" w:author="Khadijah Homolka" w:date="2026-06-29T21:55:00Z" w16du:dateUtc="2026-06-30T04:55:00Z">
        <w:r>
          <w:rPr>
            <w:rFonts w:cs="Calibri"/>
            <w:color w:val="000000"/>
          </w:rPr>
          <w:t>Place the filter cartridge back into its original pouch. Ensure the pouch is properly labeled. Place in a dark container to avoid sunlight. </w:t>
        </w:r>
      </w:ins>
    </w:p>
    <w:p w14:paraId="07620734" w14:textId="77777777" w:rsidR="003D10D9" w:rsidRDefault="001500A3" w:rsidP="003D10D9">
      <w:pPr>
        <w:rPr>
          <w:ins w:id="940" w:author="Khadijah Homolka" w:date="2026-06-29T21:55:00Z" w16du:dateUtc="2026-06-30T04:55:00Z"/>
          <w:rFonts w:ascii="Times New Roman" w:hAnsi="Times New Roman"/>
          <w:color w:val="000000"/>
        </w:rPr>
      </w:pPr>
      <w:ins w:id="941" w:author="Khadijah Homolka" w:date="2026-06-29T21:55:00Z" w16du:dateUtc="2026-06-30T04:55:00Z">
        <w:r>
          <w:rPr>
            <w:noProof/>
            <w:color w:val="000000"/>
          </w:rPr>
          <w:pict w14:anchorId="419FBAAD">
            <v:rect id="_x0000_i1027" alt="" style="width:468pt;height:.05pt;mso-width-percent:0;mso-height-percent:0;mso-width-percent:0;mso-height-percent:0" o:hralign="center" o:hrstd="t" o:hr="t" fillcolor="#a0a0a0" stroked="f"/>
          </w:pict>
        </w:r>
      </w:ins>
    </w:p>
    <w:p w14:paraId="56BB0C36" w14:textId="77777777" w:rsidR="003D10D9" w:rsidRDefault="003D10D9" w:rsidP="003D10D9">
      <w:pPr>
        <w:pStyle w:val="NormalWeb"/>
        <w:spacing w:before="0" w:beforeAutospacing="0" w:after="0" w:afterAutospacing="0"/>
        <w:rPr>
          <w:ins w:id="942" w:author="Khadijah Homolka" w:date="2026-06-29T21:55:00Z" w16du:dateUtc="2026-06-30T04:55:00Z"/>
          <w:color w:val="000000"/>
        </w:rPr>
      </w:pPr>
      <w:ins w:id="943" w:author="Khadijah Homolka" w:date="2026-06-29T21:55:00Z" w16du:dateUtc="2026-06-30T04:55:00Z">
        <w:r>
          <w:rPr>
            <w:rFonts w:cs="Calibri"/>
            <w:b/>
            <w:bCs/>
            <w:color w:val="000000"/>
          </w:rPr>
          <w:t>Blanks</w:t>
        </w:r>
      </w:ins>
    </w:p>
    <w:p w14:paraId="60D067E7" w14:textId="77777777" w:rsidR="003D10D9" w:rsidRDefault="003D10D9" w:rsidP="003D10D9">
      <w:pPr>
        <w:pStyle w:val="NormalWeb"/>
        <w:numPr>
          <w:ilvl w:val="0"/>
          <w:numId w:val="36"/>
        </w:numPr>
        <w:spacing w:before="0" w:beforeAutospacing="0" w:after="0" w:afterAutospacing="0" w:line="240" w:lineRule="auto"/>
        <w:textAlignment w:val="baseline"/>
        <w:rPr>
          <w:ins w:id="944" w:author="Khadijah Homolka" w:date="2026-06-29T21:55:00Z" w16du:dateUtc="2026-06-30T04:55:00Z"/>
          <w:rFonts w:cs="Calibri"/>
          <w:color w:val="000000"/>
        </w:rPr>
      </w:pPr>
      <w:ins w:id="945" w:author="Khadijah Homolka" w:date="2026-06-29T21:55:00Z" w16du:dateUtc="2026-06-30T04:55:00Z">
        <w:r>
          <w:rPr>
            <w:rFonts w:cs="Calibri"/>
            <w:color w:val="000000"/>
          </w:rPr>
          <w:t>Filter ~500mL of DI water through a clean filter as above. Process one blank for each lot of filters. </w:t>
        </w:r>
      </w:ins>
    </w:p>
    <w:p w14:paraId="362F0586" w14:textId="77777777" w:rsidR="003D10D9" w:rsidRDefault="001500A3" w:rsidP="003D10D9">
      <w:pPr>
        <w:rPr>
          <w:ins w:id="946" w:author="Khadijah Homolka" w:date="2026-06-29T21:55:00Z" w16du:dateUtc="2026-06-30T04:55:00Z"/>
          <w:rFonts w:ascii="Times New Roman" w:hAnsi="Times New Roman"/>
          <w:color w:val="000000"/>
        </w:rPr>
      </w:pPr>
      <w:ins w:id="947" w:author="Khadijah Homolka" w:date="2026-06-29T21:55:00Z" w16du:dateUtc="2026-06-30T04:55:00Z">
        <w:r>
          <w:rPr>
            <w:noProof/>
            <w:color w:val="000000"/>
          </w:rPr>
          <w:pict w14:anchorId="1D5B738F">
            <v:rect id="_x0000_i1026" alt="" style="width:468pt;height:.05pt;mso-width-percent:0;mso-height-percent:0;mso-width-percent:0;mso-height-percent:0" o:hralign="center" o:hrstd="t" o:hr="t" fillcolor="#a0a0a0" stroked="f"/>
          </w:pict>
        </w:r>
      </w:ins>
    </w:p>
    <w:p w14:paraId="44F3C224" w14:textId="77777777" w:rsidR="003D10D9" w:rsidRDefault="003D10D9" w:rsidP="003D10D9">
      <w:pPr>
        <w:pStyle w:val="NormalWeb"/>
        <w:spacing w:before="0" w:beforeAutospacing="0" w:after="0" w:afterAutospacing="0"/>
        <w:rPr>
          <w:ins w:id="948" w:author="Khadijah Homolka" w:date="2026-06-29T21:55:00Z" w16du:dateUtc="2026-06-30T04:55:00Z"/>
          <w:color w:val="000000"/>
        </w:rPr>
      </w:pPr>
      <w:ins w:id="949" w:author="Khadijah Homolka" w:date="2026-06-29T21:55:00Z" w16du:dateUtc="2026-06-30T04:55:00Z">
        <w:r>
          <w:rPr>
            <w:rFonts w:cs="Calibri"/>
            <w:b/>
            <w:bCs/>
            <w:color w:val="000000"/>
          </w:rPr>
          <w:t>Filter Storage</w:t>
        </w:r>
      </w:ins>
    </w:p>
    <w:p w14:paraId="566BBE76" w14:textId="77777777" w:rsidR="003D10D9" w:rsidRDefault="003D10D9" w:rsidP="003D10D9">
      <w:pPr>
        <w:pStyle w:val="NormalWeb"/>
        <w:numPr>
          <w:ilvl w:val="0"/>
          <w:numId w:val="37"/>
        </w:numPr>
        <w:spacing w:before="0" w:beforeAutospacing="0" w:after="0" w:afterAutospacing="0" w:line="240" w:lineRule="auto"/>
        <w:textAlignment w:val="baseline"/>
        <w:rPr>
          <w:ins w:id="950" w:author="Khadijah Homolka" w:date="2026-06-29T21:55:00Z" w16du:dateUtc="2026-06-30T04:55:00Z"/>
          <w:rFonts w:cs="Calibri"/>
          <w:color w:val="000000"/>
        </w:rPr>
      </w:pPr>
      <w:ins w:id="951" w:author="Khadijah Homolka" w:date="2026-06-29T21:55:00Z" w16du:dateUtc="2026-06-30T04:55:00Z">
        <w:r>
          <w:rPr>
            <w:rFonts w:cs="Calibri"/>
            <w:color w:val="000000"/>
          </w:rPr>
          <w:t>Smith-Root self-preserving filters are stable at room temperature for 6 months. </w:t>
        </w:r>
      </w:ins>
    </w:p>
    <w:p w14:paraId="7E769778" w14:textId="77777777" w:rsidR="003D10D9" w:rsidRDefault="001500A3" w:rsidP="003D10D9">
      <w:pPr>
        <w:rPr>
          <w:ins w:id="952" w:author="Khadijah Homolka" w:date="2026-06-29T21:55:00Z" w16du:dateUtc="2026-06-30T04:55:00Z"/>
          <w:rFonts w:ascii="Times New Roman" w:hAnsi="Times New Roman"/>
          <w:color w:val="000000"/>
        </w:rPr>
      </w:pPr>
      <w:ins w:id="953" w:author="Khadijah Homolka" w:date="2026-06-29T21:55:00Z" w16du:dateUtc="2026-06-30T04:55:00Z">
        <w:r>
          <w:rPr>
            <w:noProof/>
            <w:color w:val="000000"/>
          </w:rPr>
          <w:pict w14:anchorId="797D3788">
            <v:rect id="_x0000_i1025" style="width:0;height:1.5pt" o:hralign="center" o:hrstd="t" o:hr="t" fillcolor="#a0a0a0" stroked="f"/>
          </w:pict>
        </w:r>
      </w:ins>
    </w:p>
    <w:p w14:paraId="269DD84C" w14:textId="77777777" w:rsidR="003D10D9" w:rsidRDefault="003D10D9" w:rsidP="003D10D9">
      <w:pPr>
        <w:pStyle w:val="NormalWeb"/>
        <w:spacing w:before="0" w:beforeAutospacing="0" w:after="0" w:afterAutospacing="0"/>
        <w:rPr>
          <w:ins w:id="954" w:author="Khadijah Homolka" w:date="2026-06-29T21:55:00Z" w16du:dateUtc="2026-06-30T04:55:00Z"/>
          <w:color w:val="000000"/>
        </w:rPr>
      </w:pPr>
      <w:ins w:id="955" w:author="Khadijah Homolka" w:date="2026-06-29T21:55:00Z" w16du:dateUtc="2026-06-30T04:55:00Z">
        <w:r>
          <w:rPr>
            <w:rFonts w:cs="Calibri"/>
            <w:b/>
            <w:bCs/>
            <w:color w:val="000000"/>
          </w:rPr>
          <w:t>References</w:t>
        </w:r>
      </w:ins>
    </w:p>
    <w:p w14:paraId="107F9F46" w14:textId="77777777" w:rsidR="003D10D9" w:rsidRDefault="003D10D9" w:rsidP="003D10D9">
      <w:pPr>
        <w:pStyle w:val="NormalWeb"/>
        <w:spacing w:before="0" w:beforeAutospacing="0" w:after="0" w:afterAutospacing="0"/>
        <w:rPr>
          <w:ins w:id="956" w:author="Khadijah Homolka" w:date="2026-06-29T21:55:00Z" w16du:dateUtc="2026-06-30T04:55:00Z"/>
          <w:color w:val="000000"/>
        </w:rPr>
      </w:pPr>
      <w:ins w:id="957" w:author="Khadijah Homolka" w:date="2026-06-29T21:55:00Z" w16du:dateUtc="2026-06-30T04:55:00Z">
        <w:r>
          <w:rPr>
            <w:rFonts w:cs="Calibri"/>
            <w:color w:val="000000"/>
          </w:rPr>
          <w:t>Mirjalilova, K. 2024. eDNA Sampling Protocol: Smith-Root citizen scientist sampler. protocols.io</w:t>
        </w:r>
      </w:ins>
    </w:p>
    <w:p w14:paraId="0B0DF4BC" w14:textId="77777777" w:rsidR="003D10D9" w:rsidRDefault="003D10D9" w:rsidP="003D10D9">
      <w:pPr>
        <w:pStyle w:val="NormalWeb"/>
        <w:spacing w:before="0" w:beforeAutospacing="0" w:after="0" w:afterAutospacing="0"/>
        <w:rPr>
          <w:ins w:id="958" w:author="Khadijah Homolka" w:date="2026-06-29T21:55:00Z" w16du:dateUtc="2026-06-30T04:55:00Z"/>
          <w:color w:val="000000"/>
        </w:rPr>
      </w:pPr>
      <w:ins w:id="959" w:author="Khadijah Homolka" w:date="2026-06-29T21:55:00Z" w16du:dateUtc="2026-06-30T04:55:00Z">
        <w:r>
          <w:rPr>
            <w:color w:val="000000"/>
          </w:rPr>
          <w:fldChar w:fldCharType="begin"/>
        </w:r>
        <w:r>
          <w:rPr>
            <w:color w:val="000000"/>
          </w:rPr>
          <w:instrText>HYPERLINK "https://dx.doi.org/10.17504/protocols.io.q26g71dw9gwz/v1"</w:instrText>
        </w:r>
        <w:r>
          <w:rPr>
            <w:color w:val="000000"/>
          </w:rPr>
        </w:r>
        <w:r>
          <w:rPr>
            <w:color w:val="000000"/>
          </w:rPr>
          <w:fldChar w:fldCharType="separate"/>
        </w:r>
        <w:r>
          <w:rPr>
            <w:rStyle w:val="Hyperlink"/>
            <w:rFonts w:cs="Calibri"/>
            <w:color w:val="1155CC"/>
          </w:rPr>
          <w:t>https://dx.doi.org/10.17504/protocols.io.q26g71dw9gwz/v1</w:t>
        </w:r>
        <w:r>
          <w:rPr>
            <w:rStyle w:val="Hyperlink"/>
            <w:rFonts w:cs="Calibri"/>
            <w:color w:val="000000"/>
          </w:rPr>
          <w:t xml:space="preserve"> </w:t>
        </w:r>
        <w:r>
          <w:rPr>
            <w:color w:val="000000"/>
          </w:rPr>
          <w:fldChar w:fldCharType="end"/>
        </w:r>
      </w:ins>
    </w:p>
    <w:p w14:paraId="31727B88" w14:textId="77777777" w:rsidR="003D10D9" w:rsidRDefault="003D10D9" w:rsidP="003D10D9">
      <w:pPr>
        <w:spacing w:after="240"/>
        <w:rPr>
          <w:ins w:id="960" w:author="Khadijah Homolka" w:date="2026-06-29T21:55:00Z" w16du:dateUtc="2026-06-30T04:55:00Z"/>
        </w:rPr>
      </w:pPr>
    </w:p>
    <w:p w14:paraId="0FF9E2D5" w14:textId="77777777" w:rsidR="003D10D9" w:rsidRDefault="003D10D9" w:rsidP="003D10D9">
      <w:pPr>
        <w:rPr>
          <w:ins w:id="961" w:author="Khadijah Homolka" w:date="2026-06-29T21:55:00Z" w16du:dateUtc="2026-06-30T04:55:00Z"/>
        </w:rPr>
      </w:pPr>
    </w:p>
    <w:p w14:paraId="1BCB12CB" w14:textId="77777777" w:rsidR="00A92298" w:rsidRDefault="00A92298" w:rsidP="00221C4A">
      <w:pPr>
        <w:rPr>
          <w:b/>
          <w:color w:val="800000"/>
          <w:highlight w:val="yellow"/>
        </w:rPr>
      </w:pPr>
    </w:p>
    <w:p w14:paraId="3E1E865B" w14:textId="77777777" w:rsidR="003D10D9" w:rsidRDefault="003D10D9" w:rsidP="008317B6">
      <w:pPr>
        <w:pStyle w:val="Heading3"/>
        <w:rPr>
          <w:ins w:id="962" w:author="Khadijah Homolka" w:date="2026-06-29T21:55:00Z" w16du:dateUtc="2026-06-30T04:55:00Z"/>
        </w:rPr>
      </w:pPr>
      <w:bookmarkStart w:id="963" w:name="_Toc226028854"/>
    </w:p>
    <w:p w14:paraId="2BB0C3A9" w14:textId="08584A14" w:rsidR="00032B5A" w:rsidRPr="00B70E1A" w:rsidRDefault="00032B5A" w:rsidP="008317B6">
      <w:pPr>
        <w:pStyle w:val="Heading3"/>
      </w:pPr>
      <w:r>
        <w:t xml:space="preserve">Appendix </w:t>
      </w:r>
      <w:r w:rsidR="00A92298">
        <w:t>B</w:t>
      </w:r>
      <w:r w:rsidR="00861EC6">
        <w:t>.</w:t>
      </w:r>
      <w:r>
        <w:t xml:space="preserve"> </w:t>
      </w:r>
      <w:r w:rsidRPr="00440207">
        <w:t>Glossaries, Acronyms</w:t>
      </w:r>
      <w:r w:rsidRPr="00B70E1A">
        <w:t>, and Abbreviations</w:t>
      </w:r>
      <w:bookmarkEnd w:id="862"/>
      <w:bookmarkEnd w:id="863"/>
      <w:bookmarkEnd w:id="963"/>
    </w:p>
    <w:p w14:paraId="374EFF70" w14:textId="7DA545F2" w:rsidR="00032B5A" w:rsidRPr="00806401" w:rsidRDefault="00032B5A" w:rsidP="00DE4590">
      <w:pPr>
        <w:pStyle w:val="Heading4"/>
      </w:pPr>
      <w:r w:rsidRPr="00806401">
        <w:t>Glossary of General Terms</w:t>
      </w:r>
    </w:p>
    <w:p w14:paraId="5A23749C" w14:textId="77777777" w:rsidR="00032B5A" w:rsidRPr="00804135" w:rsidRDefault="00032B5A" w:rsidP="00FC2C1A">
      <w:pPr>
        <w:pStyle w:val="BodyText1"/>
      </w:pPr>
      <w:bookmarkStart w:id="964" w:name="_Toc378077472"/>
      <w:r w:rsidRPr="00804135">
        <w:rPr>
          <w:b/>
          <w:bCs/>
        </w:rPr>
        <w:t>Salmonid</w:t>
      </w:r>
      <w:r w:rsidRPr="00804135">
        <w:rPr>
          <w:b/>
        </w:rPr>
        <w:t>:</w:t>
      </w:r>
      <w:r>
        <w:rPr>
          <w:b/>
        </w:rPr>
        <w:t xml:space="preserve"> </w:t>
      </w:r>
      <w:r w:rsidRPr="00804135">
        <w:t xml:space="preserve">Fish that belong to the family </w:t>
      </w:r>
      <w:r w:rsidRPr="00804135">
        <w:rPr>
          <w:i/>
        </w:rPr>
        <w:t>Salmonidae</w:t>
      </w:r>
      <w:r w:rsidRPr="00804135">
        <w:t>.</w:t>
      </w:r>
      <w:r>
        <w:t xml:space="preserve"> S</w:t>
      </w:r>
      <w:r w:rsidRPr="00804135">
        <w:t>pecies of salmon, trout, or char.</w:t>
      </w:r>
      <w:r>
        <w:t xml:space="preserve"> </w:t>
      </w:r>
    </w:p>
    <w:p w14:paraId="71EB342C" w14:textId="77777777" w:rsidR="00032B5A" w:rsidRPr="00783D68" w:rsidRDefault="00032B5A" w:rsidP="00DE4590">
      <w:pPr>
        <w:pStyle w:val="Heading4"/>
      </w:pPr>
      <w:r w:rsidRPr="00783D68">
        <w:lastRenderedPageBreak/>
        <w:t>Acronyms and Abbreviations</w:t>
      </w:r>
    </w:p>
    <w:p w14:paraId="6B761CB6" w14:textId="2C3261AF" w:rsidR="00032B5A" w:rsidRPr="009F09AE" w:rsidRDefault="00032B5A" w:rsidP="007E6957">
      <w:pPr>
        <w:tabs>
          <w:tab w:val="left" w:pos="1440"/>
        </w:tabs>
        <w:spacing w:before="0" w:after="0"/>
      </w:pPr>
      <w:r w:rsidRPr="009F09AE">
        <w:t>Ecology</w:t>
      </w:r>
      <w:r w:rsidR="00FC2C1A">
        <w:tab/>
      </w:r>
      <w:r w:rsidRPr="009F09AE">
        <w:t>Washington State Department of Ecology</w:t>
      </w:r>
    </w:p>
    <w:p w14:paraId="6508B944" w14:textId="3B6379B6" w:rsidR="00032B5A" w:rsidRDefault="00FC2C1A" w:rsidP="007E6957">
      <w:pPr>
        <w:tabs>
          <w:tab w:val="left" w:pos="1440"/>
        </w:tabs>
        <w:spacing w:before="0" w:after="0"/>
      </w:pPr>
      <w:r>
        <w:t>EPA</w:t>
      </w:r>
      <w:r>
        <w:tab/>
      </w:r>
      <w:r w:rsidR="00032B5A" w:rsidRPr="009F09AE">
        <w:t>U.S. Environmental Protection Agency</w:t>
      </w:r>
    </w:p>
    <w:p w14:paraId="627BE385" w14:textId="54AB3C76" w:rsidR="00A92298" w:rsidRPr="009F09AE" w:rsidRDefault="00A92298" w:rsidP="00A92298">
      <w:r>
        <w:t>ESA</w:t>
      </w:r>
      <w:r>
        <w:tab/>
      </w:r>
      <w:r w:rsidR="00995243">
        <w:tab/>
      </w:r>
      <w:r>
        <w:t>Endangered Species Act</w:t>
      </w:r>
    </w:p>
    <w:p w14:paraId="1AB844DD" w14:textId="47E9D176" w:rsidR="00032B5A" w:rsidRPr="00F76AAD" w:rsidRDefault="00FC2C1A" w:rsidP="007E6957">
      <w:pPr>
        <w:tabs>
          <w:tab w:val="left" w:pos="1440"/>
        </w:tabs>
        <w:spacing w:before="0" w:after="0"/>
      </w:pPr>
      <w:r>
        <w:t>et al.</w:t>
      </w:r>
      <w:r>
        <w:tab/>
      </w:r>
      <w:r w:rsidR="00032B5A" w:rsidRPr="00F76AAD">
        <w:t>And others</w:t>
      </w:r>
    </w:p>
    <w:p w14:paraId="0CA46E40" w14:textId="27A7F259" w:rsidR="00032B5A" w:rsidRPr="009F09AE" w:rsidRDefault="00032B5A" w:rsidP="007E6957">
      <w:pPr>
        <w:tabs>
          <w:tab w:val="left" w:pos="1440"/>
        </w:tabs>
        <w:spacing w:before="0" w:after="0"/>
      </w:pPr>
      <w:r w:rsidRPr="009F09AE">
        <w:t>GI</w:t>
      </w:r>
      <w:r w:rsidR="00FC2C1A">
        <w:t>S</w:t>
      </w:r>
      <w:r w:rsidR="00FC2C1A">
        <w:tab/>
      </w:r>
      <w:r w:rsidRPr="009F09AE">
        <w:t>Geographic Information System software</w:t>
      </w:r>
    </w:p>
    <w:p w14:paraId="1B264FB7" w14:textId="77777777" w:rsidR="00032B5A" w:rsidRPr="00F76AAD" w:rsidRDefault="00032B5A" w:rsidP="007E6957">
      <w:pPr>
        <w:spacing w:before="0" w:after="0"/>
      </w:pPr>
      <w:r w:rsidRPr="00F76AAD">
        <w:t>GPS</w:t>
      </w:r>
      <w:r w:rsidRPr="00F76AAD">
        <w:tab/>
      </w:r>
      <w:r w:rsidRPr="00F76AAD">
        <w:tab/>
        <w:t>Global Positioning System</w:t>
      </w:r>
    </w:p>
    <w:p w14:paraId="27CCD761" w14:textId="6CB02EFC" w:rsidR="00032B5A" w:rsidRPr="00F76AAD" w:rsidRDefault="00FC2C1A" w:rsidP="007E6957">
      <w:pPr>
        <w:tabs>
          <w:tab w:val="left" w:pos="1440"/>
        </w:tabs>
        <w:spacing w:before="0" w:after="0"/>
      </w:pPr>
      <w:r>
        <w:t>i.e.</w:t>
      </w:r>
      <w:r>
        <w:tab/>
      </w:r>
      <w:r w:rsidR="00032B5A" w:rsidRPr="00F76AAD">
        <w:t>In other words</w:t>
      </w:r>
    </w:p>
    <w:p w14:paraId="656A77C9" w14:textId="61028F34" w:rsidR="00032B5A" w:rsidRPr="00F76AAD" w:rsidRDefault="00FC2C1A" w:rsidP="007E6957">
      <w:pPr>
        <w:tabs>
          <w:tab w:val="left" w:pos="1440"/>
        </w:tabs>
        <w:spacing w:before="0" w:after="0"/>
      </w:pPr>
      <w:r>
        <w:t>MQO</w:t>
      </w:r>
      <w:r>
        <w:tab/>
      </w:r>
      <w:r w:rsidR="00032B5A" w:rsidRPr="00F76AAD">
        <w:t>Measurement quality objective</w:t>
      </w:r>
    </w:p>
    <w:p w14:paraId="0931E3B1" w14:textId="77E584EC" w:rsidR="00032B5A" w:rsidRDefault="00FC2C1A" w:rsidP="007E6957">
      <w:pPr>
        <w:tabs>
          <w:tab w:val="left" w:pos="1440"/>
        </w:tabs>
        <w:spacing w:before="0" w:after="0"/>
      </w:pPr>
      <w:r>
        <w:t>QA</w:t>
      </w:r>
      <w:r>
        <w:tab/>
      </w:r>
      <w:r w:rsidR="00032B5A" w:rsidRPr="00F76AAD">
        <w:t>Quality assurance</w:t>
      </w:r>
    </w:p>
    <w:p w14:paraId="59F8AD7A" w14:textId="45044C77" w:rsidR="00032B5A" w:rsidRPr="00F76AAD" w:rsidRDefault="00FC2C1A" w:rsidP="007E6957">
      <w:pPr>
        <w:tabs>
          <w:tab w:val="left" w:pos="1440"/>
        </w:tabs>
        <w:spacing w:before="0" w:after="0"/>
      </w:pPr>
      <w:r>
        <w:t>QC</w:t>
      </w:r>
      <w:r>
        <w:tab/>
      </w:r>
      <w:r w:rsidR="00032B5A">
        <w:t>Quality control</w:t>
      </w:r>
    </w:p>
    <w:p w14:paraId="2437ADEE" w14:textId="13088016" w:rsidR="00032B5A" w:rsidRPr="00F76AAD" w:rsidRDefault="00032B5A" w:rsidP="007E6957">
      <w:pPr>
        <w:tabs>
          <w:tab w:val="left" w:pos="1440"/>
        </w:tabs>
        <w:spacing w:before="0" w:after="0"/>
      </w:pPr>
      <w:r w:rsidRPr="00F76AAD">
        <w:t>SO</w:t>
      </w:r>
      <w:r w:rsidR="00FC2C1A">
        <w:t>P</w:t>
      </w:r>
      <w:r w:rsidR="00FC2C1A">
        <w:tab/>
      </w:r>
      <w:r w:rsidRPr="00F76AAD">
        <w:t>Standard operating procedures</w:t>
      </w:r>
    </w:p>
    <w:p w14:paraId="36809743" w14:textId="36B91F5A" w:rsidR="00032B5A" w:rsidRPr="009F09AE" w:rsidRDefault="00032B5A" w:rsidP="007E6957">
      <w:pPr>
        <w:spacing w:before="0" w:after="0"/>
      </w:pPr>
      <w:r w:rsidRPr="009F09AE">
        <w:t>WDFW</w:t>
      </w:r>
      <w:r w:rsidR="005A627F">
        <w:t xml:space="preserve"> </w:t>
      </w:r>
      <w:r w:rsidRPr="009F09AE">
        <w:tab/>
        <w:t>Washington Department of Fish and Wildlife</w:t>
      </w:r>
    </w:p>
    <w:p w14:paraId="1EF9D8DD" w14:textId="4C563699" w:rsidR="00032B5A" w:rsidRPr="009F09AE" w:rsidRDefault="00032B5A" w:rsidP="007E6957">
      <w:pPr>
        <w:tabs>
          <w:tab w:val="left" w:pos="1440"/>
        </w:tabs>
        <w:spacing w:before="0" w:after="0"/>
      </w:pPr>
    </w:p>
    <w:p w14:paraId="3AC19E1C" w14:textId="77777777" w:rsidR="00032B5A" w:rsidRPr="00CE7282" w:rsidRDefault="00032B5A" w:rsidP="00DE4590">
      <w:pPr>
        <w:pStyle w:val="Heading4"/>
      </w:pPr>
      <w:r w:rsidRPr="00CE7282">
        <w:t>Units of Measurement</w:t>
      </w:r>
    </w:p>
    <w:p w14:paraId="30DB7037" w14:textId="0813AC29" w:rsidR="00032B5A" w:rsidRPr="009F09AE" w:rsidRDefault="00032B5A" w:rsidP="007E6957">
      <w:pPr>
        <w:tabs>
          <w:tab w:val="left" w:pos="1440"/>
        </w:tabs>
        <w:spacing w:before="0" w:after="0"/>
        <w:ind w:right="360"/>
      </w:pPr>
      <w:r w:rsidRPr="009F09AE">
        <w:t>°C</w:t>
      </w:r>
      <w:r w:rsidR="00FC2C1A">
        <w:tab/>
      </w:r>
      <w:r w:rsidRPr="009F09AE">
        <w:t>degrees centigrade</w:t>
      </w:r>
    </w:p>
    <w:p w14:paraId="6D6CB1DD" w14:textId="1F5F3785" w:rsidR="00032B5A" w:rsidRDefault="00FC2C1A" w:rsidP="007E6957">
      <w:pPr>
        <w:tabs>
          <w:tab w:val="left" w:pos="1440"/>
        </w:tabs>
        <w:spacing w:before="0" w:after="0"/>
      </w:pPr>
      <w:r>
        <w:t>Cfs</w:t>
      </w:r>
      <w:r>
        <w:tab/>
      </w:r>
      <w:r w:rsidR="00032B5A" w:rsidRPr="009F09AE">
        <w:t>cubic feet per second</w:t>
      </w:r>
    </w:p>
    <w:p w14:paraId="7DF05ADA" w14:textId="49E45358" w:rsidR="00032B5A" w:rsidRPr="009F09AE" w:rsidRDefault="00542CB5" w:rsidP="007E6957">
      <w:pPr>
        <w:tabs>
          <w:tab w:val="left" w:pos="1440"/>
        </w:tabs>
        <w:spacing w:before="0" w:after="0"/>
      </w:pPr>
      <w:r>
        <w:t>Cfu</w:t>
      </w:r>
      <w:r>
        <w:tab/>
      </w:r>
      <w:r w:rsidR="00032B5A">
        <w:t>colony forming units</w:t>
      </w:r>
    </w:p>
    <w:p w14:paraId="08DA48DF" w14:textId="599F162E" w:rsidR="00032B5A" w:rsidRPr="009F09AE" w:rsidRDefault="00542CB5" w:rsidP="007E6957">
      <w:pPr>
        <w:tabs>
          <w:tab w:val="left" w:pos="1440"/>
        </w:tabs>
        <w:spacing w:before="0" w:after="0"/>
      </w:pPr>
      <w:r>
        <w:t>Cms</w:t>
      </w:r>
      <w:r>
        <w:tab/>
      </w:r>
      <w:r w:rsidR="00032B5A" w:rsidRPr="009F09AE">
        <w:t>cubic meters per second, a unit of flow</w:t>
      </w:r>
    </w:p>
    <w:p w14:paraId="392A473D" w14:textId="50F957C6" w:rsidR="00032B5A" w:rsidRPr="009F09AE" w:rsidRDefault="00542CB5" w:rsidP="007E6957">
      <w:pPr>
        <w:tabs>
          <w:tab w:val="left" w:pos="1440"/>
        </w:tabs>
        <w:spacing w:before="0" w:after="0"/>
      </w:pPr>
      <w:r>
        <w:t>Dw</w:t>
      </w:r>
      <w:r>
        <w:tab/>
      </w:r>
      <w:r w:rsidR="00453612">
        <w:t>dry weight</w:t>
      </w:r>
    </w:p>
    <w:p w14:paraId="25FBB9CA" w14:textId="455D091D" w:rsidR="00032B5A" w:rsidRPr="009F09AE" w:rsidRDefault="00542CB5" w:rsidP="007E6957">
      <w:pPr>
        <w:tabs>
          <w:tab w:val="left" w:pos="1440"/>
        </w:tabs>
        <w:spacing w:before="0" w:after="0"/>
      </w:pPr>
      <w:r>
        <w:t>Ft</w:t>
      </w:r>
      <w:r>
        <w:tab/>
      </w:r>
      <w:r w:rsidR="00032B5A" w:rsidRPr="009F09AE">
        <w:t>feet</w:t>
      </w:r>
    </w:p>
    <w:p w14:paraId="451350ED" w14:textId="2916DAB6" w:rsidR="00032B5A" w:rsidRPr="009F09AE" w:rsidRDefault="00542CB5" w:rsidP="007E6957">
      <w:pPr>
        <w:tabs>
          <w:tab w:val="left" w:pos="1440"/>
        </w:tabs>
        <w:spacing w:before="0" w:after="0"/>
      </w:pPr>
      <w:r>
        <w:t>G</w:t>
      </w:r>
      <w:r>
        <w:tab/>
      </w:r>
      <w:r w:rsidR="00032B5A" w:rsidRPr="009F09AE">
        <w:t>gram, a unit of mass</w:t>
      </w:r>
    </w:p>
    <w:p w14:paraId="11146613" w14:textId="6EDC92D1" w:rsidR="00032B5A" w:rsidRPr="009F09AE" w:rsidRDefault="00542CB5" w:rsidP="007E6957">
      <w:pPr>
        <w:tabs>
          <w:tab w:val="left" w:pos="1440"/>
        </w:tabs>
        <w:spacing w:before="0" w:after="0"/>
      </w:pPr>
      <w:r>
        <w:t>Kcfs</w:t>
      </w:r>
      <w:r>
        <w:tab/>
      </w:r>
      <w:r w:rsidR="00032B5A" w:rsidRPr="009F09AE">
        <w:t>1000 cubic feet per second</w:t>
      </w:r>
    </w:p>
    <w:p w14:paraId="569C8F70" w14:textId="42EBFEC7" w:rsidR="00032B5A" w:rsidRPr="009F09AE" w:rsidRDefault="00542CB5" w:rsidP="007E6957">
      <w:pPr>
        <w:tabs>
          <w:tab w:val="left" w:pos="1440"/>
        </w:tabs>
        <w:spacing w:before="0" w:after="0"/>
      </w:pPr>
      <w:r>
        <w:t>Kg</w:t>
      </w:r>
      <w:r>
        <w:tab/>
      </w:r>
      <w:r w:rsidR="00032B5A" w:rsidRPr="009F09AE">
        <w:t>kilograms, a unit of mass equal to 1,000 grams</w:t>
      </w:r>
    </w:p>
    <w:p w14:paraId="4F379FCB" w14:textId="387B15A3" w:rsidR="00032B5A" w:rsidRPr="009F09AE" w:rsidRDefault="00032B5A" w:rsidP="007E6957">
      <w:pPr>
        <w:tabs>
          <w:tab w:val="left" w:pos="1440"/>
        </w:tabs>
        <w:spacing w:before="0" w:after="0"/>
      </w:pPr>
      <w:r w:rsidRPr="009F09AE">
        <w:t>kg</w:t>
      </w:r>
      <w:r w:rsidR="00542CB5">
        <w:t>/d</w:t>
      </w:r>
      <w:r w:rsidR="00542CB5">
        <w:tab/>
      </w:r>
      <w:r w:rsidRPr="009F09AE">
        <w:t>kilograms per day</w:t>
      </w:r>
    </w:p>
    <w:p w14:paraId="23F9FC00" w14:textId="23CF402D" w:rsidR="00032B5A" w:rsidRPr="009F09AE" w:rsidRDefault="00542CB5" w:rsidP="007E6957">
      <w:pPr>
        <w:tabs>
          <w:tab w:val="left" w:pos="1440"/>
        </w:tabs>
        <w:spacing w:before="0" w:after="0"/>
      </w:pPr>
      <w:r>
        <w:t>km</w:t>
      </w:r>
      <w:r>
        <w:tab/>
      </w:r>
      <w:r w:rsidR="00032B5A" w:rsidRPr="009F09AE">
        <w:t>kilometer, a unit of length equal to 1,000 meters</w:t>
      </w:r>
    </w:p>
    <w:p w14:paraId="484549E4" w14:textId="7B49B7E7" w:rsidR="00032B5A" w:rsidRPr="009F09AE" w:rsidRDefault="00542CB5" w:rsidP="007E6957">
      <w:pPr>
        <w:tabs>
          <w:tab w:val="left" w:pos="1440"/>
        </w:tabs>
        <w:spacing w:before="0" w:after="0"/>
      </w:pPr>
      <w:r>
        <w:t>l/s</w:t>
      </w:r>
      <w:r>
        <w:tab/>
      </w:r>
      <w:r w:rsidR="00032B5A" w:rsidRPr="009F09AE">
        <w:t>liters per second (0.03531 cubic foot per second)</w:t>
      </w:r>
    </w:p>
    <w:p w14:paraId="25308B05" w14:textId="1C7DE251" w:rsidR="00032B5A" w:rsidRPr="009F09AE" w:rsidRDefault="00111749" w:rsidP="007E6957">
      <w:pPr>
        <w:tabs>
          <w:tab w:val="left" w:pos="1440"/>
        </w:tabs>
        <w:spacing w:before="0" w:after="0"/>
      </w:pPr>
      <w:r>
        <w:t>m</w:t>
      </w:r>
      <w:r>
        <w:tab/>
      </w:r>
      <w:r w:rsidR="00032B5A" w:rsidRPr="009F09AE">
        <w:t>meter</w:t>
      </w:r>
    </w:p>
    <w:p w14:paraId="5251F477" w14:textId="502702DD" w:rsidR="00032B5A" w:rsidRPr="009F09AE" w:rsidRDefault="00111749" w:rsidP="007E6957">
      <w:pPr>
        <w:tabs>
          <w:tab w:val="left" w:pos="1440"/>
        </w:tabs>
        <w:spacing w:before="0" w:after="0"/>
      </w:pPr>
      <w:r>
        <w:t>mm</w:t>
      </w:r>
      <w:r>
        <w:tab/>
      </w:r>
      <w:r w:rsidR="00032B5A" w:rsidRPr="009F09AE">
        <w:t>milli</w:t>
      </w:r>
      <w:r w:rsidR="00032B5A">
        <w:t>me</w:t>
      </w:r>
      <w:r w:rsidR="00032B5A" w:rsidRPr="009F09AE">
        <w:t>ter</w:t>
      </w:r>
    </w:p>
    <w:p w14:paraId="2D1C552B" w14:textId="795318E2" w:rsidR="00032B5A" w:rsidRPr="009F09AE" w:rsidRDefault="00111749" w:rsidP="007E6957">
      <w:pPr>
        <w:tabs>
          <w:tab w:val="left" w:pos="1440"/>
        </w:tabs>
        <w:spacing w:before="0" w:after="0"/>
      </w:pPr>
      <w:r>
        <w:t>mg</w:t>
      </w:r>
      <w:r>
        <w:tab/>
      </w:r>
      <w:r w:rsidR="00032B5A" w:rsidRPr="009F09AE">
        <w:t>milligram</w:t>
      </w:r>
    </w:p>
    <w:p w14:paraId="32FC2797" w14:textId="710EF7BA" w:rsidR="00032B5A" w:rsidRPr="009F09AE" w:rsidRDefault="00111749" w:rsidP="007E6957">
      <w:pPr>
        <w:tabs>
          <w:tab w:val="left" w:pos="1440"/>
        </w:tabs>
        <w:spacing w:before="0" w:after="0"/>
      </w:pPr>
      <w:r>
        <w:t>mgd</w:t>
      </w:r>
      <w:r>
        <w:tab/>
      </w:r>
      <w:r w:rsidR="00032B5A" w:rsidRPr="009F09AE">
        <w:t>million gallons per day</w:t>
      </w:r>
    </w:p>
    <w:p w14:paraId="0E87A4F3" w14:textId="53FED003" w:rsidR="00032B5A" w:rsidRPr="009F09AE" w:rsidRDefault="00111749" w:rsidP="007E6957">
      <w:pPr>
        <w:tabs>
          <w:tab w:val="left" w:pos="1440"/>
        </w:tabs>
        <w:spacing w:before="0" w:after="0"/>
      </w:pPr>
      <w:r>
        <w:t>mg/d</w:t>
      </w:r>
      <w:r>
        <w:tab/>
      </w:r>
      <w:r w:rsidR="00032B5A" w:rsidRPr="009F09AE">
        <w:t>milligrams per day</w:t>
      </w:r>
    </w:p>
    <w:p w14:paraId="04CFB0A2" w14:textId="34D38D2B" w:rsidR="00032B5A" w:rsidRPr="009F09AE" w:rsidRDefault="00015194" w:rsidP="007E6957">
      <w:pPr>
        <w:tabs>
          <w:tab w:val="left" w:pos="1440"/>
        </w:tabs>
        <w:spacing w:before="0" w:after="0"/>
        <w:rPr>
          <w:sz w:val="16"/>
          <w:szCs w:val="16"/>
        </w:rPr>
      </w:pPr>
      <w:r>
        <w:t>mg/k</w:t>
      </w:r>
      <w:r w:rsidR="00111749">
        <w:t>g</w:t>
      </w:r>
      <w:r w:rsidR="00111749">
        <w:tab/>
      </w:r>
      <w:r w:rsidR="00032B5A" w:rsidRPr="009F09AE">
        <w:t>milligrams per kilogram (parts per million)</w:t>
      </w:r>
    </w:p>
    <w:p w14:paraId="2EB7ECBA" w14:textId="0D71AC1B" w:rsidR="00032B5A" w:rsidRPr="009F09AE" w:rsidRDefault="00111749" w:rsidP="007E6957">
      <w:pPr>
        <w:tabs>
          <w:tab w:val="left" w:pos="1440"/>
        </w:tabs>
        <w:spacing w:before="0" w:after="0"/>
      </w:pPr>
      <w:r>
        <w:t>mg/L</w:t>
      </w:r>
      <w:r>
        <w:tab/>
      </w:r>
      <w:r w:rsidR="00032B5A" w:rsidRPr="009F09AE">
        <w:t>milligrams per liter (parts per million)</w:t>
      </w:r>
    </w:p>
    <w:p w14:paraId="6101660C" w14:textId="0DF81B39" w:rsidR="00032B5A" w:rsidRPr="009F09AE" w:rsidRDefault="00032B5A" w:rsidP="007E6957">
      <w:pPr>
        <w:tabs>
          <w:tab w:val="left" w:pos="1440"/>
        </w:tabs>
        <w:spacing w:before="0" w:after="0"/>
      </w:pPr>
      <w:r w:rsidRPr="009F09AE">
        <w:t>mg/L/hr</w:t>
      </w:r>
      <w:r w:rsidR="00111749">
        <w:tab/>
      </w:r>
      <w:r w:rsidRPr="009F09AE">
        <w:t>milligrams per liter per hour</w:t>
      </w:r>
    </w:p>
    <w:p w14:paraId="0DB4C955" w14:textId="60BA1E56" w:rsidR="00032B5A" w:rsidRPr="009F09AE" w:rsidRDefault="00111749" w:rsidP="007E6957">
      <w:pPr>
        <w:tabs>
          <w:tab w:val="left" w:pos="1440"/>
        </w:tabs>
        <w:spacing w:before="0" w:after="0"/>
      </w:pPr>
      <w:r>
        <w:t>mL</w:t>
      </w:r>
      <w:r>
        <w:tab/>
      </w:r>
      <w:r w:rsidR="00032B5A" w:rsidRPr="009F09AE">
        <w:t>milliliter</w:t>
      </w:r>
    </w:p>
    <w:p w14:paraId="6B9C75BA" w14:textId="37E006BA" w:rsidR="00032B5A" w:rsidRPr="009F09AE" w:rsidRDefault="00111749" w:rsidP="007E6957">
      <w:pPr>
        <w:tabs>
          <w:tab w:val="left" w:pos="1440"/>
        </w:tabs>
        <w:spacing w:before="0" w:after="0"/>
      </w:pPr>
      <w:r>
        <w:t>mmol</w:t>
      </w:r>
      <w:r>
        <w:tab/>
      </w:r>
      <w:r w:rsidR="00032B5A" w:rsidRPr="009F09AE">
        <w:t>millimole or one-thousandth of a mole</w:t>
      </w:r>
    </w:p>
    <w:p w14:paraId="6C5D5515" w14:textId="24F369EA" w:rsidR="00032B5A" w:rsidRPr="009F09AE" w:rsidRDefault="00111749" w:rsidP="007E6957">
      <w:pPr>
        <w:tabs>
          <w:tab w:val="left" w:pos="1440"/>
        </w:tabs>
        <w:spacing w:before="0" w:after="0"/>
      </w:pPr>
      <w:r>
        <w:t>mole</w:t>
      </w:r>
      <w:r>
        <w:tab/>
      </w:r>
      <w:r w:rsidR="00032B5A" w:rsidRPr="009F09AE">
        <w:t>an International System of Units (IS) unit of matter</w:t>
      </w:r>
    </w:p>
    <w:p w14:paraId="5395F1DA" w14:textId="117D1D60" w:rsidR="00032B5A" w:rsidRPr="009F09AE" w:rsidRDefault="00111749" w:rsidP="007E6957">
      <w:pPr>
        <w:tabs>
          <w:tab w:val="left" w:pos="1440"/>
        </w:tabs>
        <w:spacing w:before="0" w:after="0"/>
      </w:pPr>
      <w:r>
        <w:t>ng/g</w:t>
      </w:r>
      <w:r>
        <w:tab/>
      </w:r>
      <w:r w:rsidR="00032B5A" w:rsidRPr="009F09AE">
        <w:t>nanograms per gram (parts per billion)</w:t>
      </w:r>
    </w:p>
    <w:p w14:paraId="3A6C0F56" w14:textId="7D7A41E6" w:rsidR="00032B5A" w:rsidRPr="009F09AE" w:rsidRDefault="00015194" w:rsidP="007E6957">
      <w:pPr>
        <w:tabs>
          <w:tab w:val="left" w:pos="1440"/>
        </w:tabs>
        <w:spacing w:before="0" w:after="0"/>
      </w:pPr>
      <w:r>
        <w:t>ng/k</w:t>
      </w:r>
      <w:r w:rsidR="00111749">
        <w:t>g</w:t>
      </w:r>
      <w:r w:rsidR="00111749">
        <w:tab/>
      </w:r>
      <w:r w:rsidR="00032B5A" w:rsidRPr="009F09AE">
        <w:t>nanograms per kilogram (parts per trillion)</w:t>
      </w:r>
    </w:p>
    <w:p w14:paraId="5E953998" w14:textId="461D979C" w:rsidR="00032B5A" w:rsidRPr="009F09AE" w:rsidRDefault="00111749" w:rsidP="007E6957">
      <w:pPr>
        <w:tabs>
          <w:tab w:val="left" w:pos="1440"/>
        </w:tabs>
        <w:spacing w:before="0" w:after="0"/>
      </w:pPr>
      <w:r>
        <w:lastRenderedPageBreak/>
        <w:t>ng/L</w:t>
      </w:r>
      <w:r>
        <w:tab/>
      </w:r>
      <w:r w:rsidR="00032B5A" w:rsidRPr="009F09AE">
        <w:t>nanograms per liter (parts per trillion)</w:t>
      </w:r>
    </w:p>
    <w:p w14:paraId="1DCF76E1" w14:textId="502BDB7F" w:rsidR="00032B5A" w:rsidRPr="009F09AE" w:rsidRDefault="00111749" w:rsidP="007E6957">
      <w:pPr>
        <w:tabs>
          <w:tab w:val="left" w:pos="1440"/>
        </w:tabs>
        <w:spacing w:before="0" w:after="0"/>
      </w:pPr>
      <w:r>
        <w:t>NTU</w:t>
      </w:r>
      <w:r>
        <w:tab/>
      </w:r>
      <w:r w:rsidR="00032B5A" w:rsidRPr="009F09AE">
        <w:t>nephelometric turbidity units</w:t>
      </w:r>
    </w:p>
    <w:p w14:paraId="3B10567A" w14:textId="4ED689C4" w:rsidR="00032B5A" w:rsidRPr="009F09AE" w:rsidRDefault="00111749" w:rsidP="007E6957">
      <w:pPr>
        <w:tabs>
          <w:tab w:val="left" w:pos="1440"/>
        </w:tabs>
        <w:spacing w:before="0" w:after="0"/>
      </w:pPr>
      <w:r>
        <w:t>pg/g</w:t>
      </w:r>
      <w:r>
        <w:tab/>
      </w:r>
      <w:r w:rsidR="00032B5A" w:rsidRPr="009F09AE">
        <w:t>picograms per gram (parts per trillion)</w:t>
      </w:r>
    </w:p>
    <w:p w14:paraId="7CD25DC2" w14:textId="1D3276B6" w:rsidR="00032B5A" w:rsidRPr="009F09AE" w:rsidRDefault="00111749" w:rsidP="007E6957">
      <w:pPr>
        <w:tabs>
          <w:tab w:val="left" w:pos="1440"/>
        </w:tabs>
        <w:spacing w:before="0" w:after="0"/>
      </w:pPr>
      <w:r>
        <w:t>pg/L</w:t>
      </w:r>
      <w:r>
        <w:tab/>
      </w:r>
      <w:r w:rsidR="00032B5A" w:rsidRPr="009F09AE">
        <w:t>picograms per liter (parts per quadrillion)</w:t>
      </w:r>
    </w:p>
    <w:p w14:paraId="2D63DAB5" w14:textId="0B101939" w:rsidR="00032B5A" w:rsidRPr="009F09AE" w:rsidRDefault="00111749" w:rsidP="007E6957">
      <w:pPr>
        <w:tabs>
          <w:tab w:val="left" w:pos="1440"/>
        </w:tabs>
        <w:spacing w:before="0" w:after="0"/>
      </w:pPr>
      <w:r>
        <w:t>psu</w:t>
      </w:r>
      <w:r>
        <w:tab/>
      </w:r>
      <w:r w:rsidR="00032B5A" w:rsidRPr="009F09AE">
        <w:t xml:space="preserve">practical salinity units </w:t>
      </w:r>
    </w:p>
    <w:p w14:paraId="6ACA15B6" w14:textId="42351255" w:rsidR="00032B5A" w:rsidRPr="009F09AE" w:rsidRDefault="00111749" w:rsidP="007E6957">
      <w:pPr>
        <w:tabs>
          <w:tab w:val="left" w:pos="1440"/>
        </w:tabs>
        <w:spacing w:before="0" w:after="0"/>
        <w:ind w:right="360"/>
      </w:pPr>
      <w:r>
        <w:t>s.u.</w:t>
      </w:r>
      <w:r>
        <w:tab/>
      </w:r>
      <w:r w:rsidR="00032B5A" w:rsidRPr="009F09AE">
        <w:t>standard units</w:t>
      </w:r>
    </w:p>
    <w:p w14:paraId="65AFDDA7" w14:textId="02D00D3B" w:rsidR="00032B5A" w:rsidRPr="009F09AE" w:rsidRDefault="00032B5A" w:rsidP="007E6957">
      <w:pPr>
        <w:tabs>
          <w:tab w:val="left" w:pos="1440"/>
        </w:tabs>
        <w:spacing w:before="0" w:after="0"/>
      </w:pPr>
      <w:r w:rsidRPr="0097024C">
        <w:t>μ</w:t>
      </w:r>
      <w:r w:rsidR="00111749">
        <w:t>g/g</w:t>
      </w:r>
      <w:r w:rsidR="00111749">
        <w:tab/>
      </w:r>
      <w:r w:rsidRPr="009F09AE">
        <w:t>micrograms per gram (parts per million)</w:t>
      </w:r>
    </w:p>
    <w:p w14:paraId="26D7374C" w14:textId="06CD89D9" w:rsidR="00032B5A" w:rsidRPr="009F09AE" w:rsidRDefault="00032B5A" w:rsidP="007E6957">
      <w:pPr>
        <w:tabs>
          <w:tab w:val="left" w:pos="1440"/>
        </w:tabs>
        <w:spacing w:before="0" w:after="0"/>
      </w:pPr>
      <w:r w:rsidRPr="0097024C">
        <w:t>μ</w:t>
      </w:r>
      <w:r w:rsidR="00015194">
        <w:t>g/k</w:t>
      </w:r>
      <w:r w:rsidR="00111749">
        <w:t>g</w:t>
      </w:r>
      <w:r w:rsidR="00111749">
        <w:tab/>
      </w:r>
      <w:r w:rsidRPr="009F09AE">
        <w:t>micrograms per kilogram (parts per billion)</w:t>
      </w:r>
    </w:p>
    <w:p w14:paraId="29711A1B" w14:textId="04E0C3FB" w:rsidR="00032B5A" w:rsidRPr="009F09AE" w:rsidRDefault="00032B5A" w:rsidP="007E6957">
      <w:pPr>
        <w:tabs>
          <w:tab w:val="left" w:pos="1440"/>
        </w:tabs>
        <w:spacing w:before="0" w:after="0"/>
      </w:pPr>
      <w:r w:rsidRPr="0097024C">
        <w:t>μ</w:t>
      </w:r>
      <w:r w:rsidR="00111749">
        <w:t>g/L</w:t>
      </w:r>
      <w:r w:rsidR="00111749">
        <w:tab/>
      </w:r>
      <w:r w:rsidRPr="009F09AE">
        <w:t>micrograms per liter (parts per billion)</w:t>
      </w:r>
    </w:p>
    <w:p w14:paraId="730339D3" w14:textId="6786E1BF" w:rsidR="00032B5A" w:rsidRPr="009F09AE" w:rsidRDefault="00032B5A" w:rsidP="007E6957">
      <w:pPr>
        <w:tabs>
          <w:tab w:val="left" w:pos="1440"/>
        </w:tabs>
        <w:spacing w:before="0" w:after="0"/>
      </w:pPr>
      <w:r w:rsidRPr="0097024C">
        <w:t>μ</w:t>
      </w:r>
      <w:r w:rsidRPr="009F09AE">
        <w:rPr>
          <w:color w:val="000000"/>
        </w:rPr>
        <w:t>m</w:t>
      </w:r>
      <w:r w:rsidR="00111749">
        <w:tab/>
      </w:r>
      <w:r w:rsidRPr="009F09AE">
        <w:t>micrometer</w:t>
      </w:r>
      <w:r>
        <w:t xml:space="preserve"> </w:t>
      </w:r>
    </w:p>
    <w:p w14:paraId="5DCE4072" w14:textId="618799E3" w:rsidR="00032B5A" w:rsidRPr="009F09AE" w:rsidRDefault="00032B5A" w:rsidP="007E6957">
      <w:pPr>
        <w:tabs>
          <w:tab w:val="left" w:pos="1440"/>
        </w:tabs>
        <w:spacing w:before="0" w:after="0"/>
      </w:pPr>
      <w:r w:rsidRPr="0097024C">
        <w:t>μ</w:t>
      </w:r>
      <w:r w:rsidRPr="009F09AE">
        <w:rPr>
          <w:color w:val="000000"/>
        </w:rPr>
        <w:t>M</w:t>
      </w:r>
      <w:r w:rsidR="00111749">
        <w:tab/>
      </w:r>
      <w:r w:rsidRPr="009F09AE">
        <w:t>micromolar (a chemistry unit)</w:t>
      </w:r>
    </w:p>
    <w:p w14:paraId="4C8B4BBA" w14:textId="46A305C0" w:rsidR="00032B5A" w:rsidRPr="009F09AE" w:rsidRDefault="00032B5A" w:rsidP="007E6957">
      <w:pPr>
        <w:tabs>
          <w:tab w:val="left" w:pos="1440"/>
        </w:tabs>
        <w:spacing w:before="0" w:after="0"/>
        <w:ind w:right="360"/>
      </w:pPr>
      <w:r w:rsidRPr="0097024C">
        <w:t>μ</w:t>
      </w:r>
      <w:r w:rsidR="00111749">
        <w:t>mhos/cm</w:t>
      </w:r>
      <w:r w:rsidR="00111749">
        <w:tab/>
      </w:r>
      <w:r w:rsidRPr="009F09AE">
        <w:t>micromhos per centimeter</w:t>
      </w:r>
    </w:p>
    <w:p w14:paraId="16E4F125" w14:textId="4FD6A71C" w:rsidR="00032B5A" w:rsidRPr="009F09AE" w:rsidRDefault="00032B5A" w:rsidP="007E6957">
      <w:pPr>
        <w:tabs>
          <w:tab w:val="left" w:pos="1440"/>
        </w:tabs>
        <w:spacing w:before="0" w:after="0"/>
      </w:pPr>
      <w:r w:rsidRPr="0097024C">
        <w:t>μ</w:t>
      </w:r>
      <w:r w:rsidR="00111749">
        <w:t>S/cm</w:t>
      </w:r>
      <w:r w:rsidR="00111749">
        <w:tab/>
      </w:r>
      <w:r w:rsidRPr="009F09AE">
        <w:t>microsiemens per centimeter, a unit of conductivity</w:t>
      </w:r>
    </w:p>
    <w:p w14:paraId="6803D25C" w14:textId="226FACF0" w:rsidR="00032B5A" w:rsidRPr="009F09AE" w:rsidRDefault="00111749" w:rsidP="007E6957">
      <w:pPr>
        <w:tabs>
          <w:tab w:val="left" w:pos="1440"/>
        </w:tabs>
        <w:spacing w:before="0" w:after="0"/>
      </w:pPr>
      <w:r>
        <w:t>ww</w:t>
      </w:r>
      <w:r>
        <w:tab/>
      </w:r>
      <w:r w:rsidR="00032B5A" w:rsidRPr="009F09AE">
        <w:t>wet weight</w:t>
      </w:r>
    </w:p>
    <w:p w14:paraId="1558B9FC" w14:textId="77777777" w:rsidR="00032B5A" w:rsidRPr="00453612" w:rsidRDefault="00032B5A" w:rsidP="00DE4590">
      <w:pPr>
        <w:pStyle w:val="Heading4"/>
      </w:pPr>
      <w:r w:rsidRPr="00453612">
        <w:t>Quality Assurance Glossary</w:t>
      </w:r>
      <w:bookmarkEnd w:id="964"/>
    </w:p>
    <w:p w14:paraId="07E3C0B5" w14:textId="0E4BC4D1" w:rsidR="00032B5A" w:rsidRPr="00E6265C" w:rsidRDefault="00032B5A" w:rsidP="00111749">
      <w:pPr>
        <w:pStyle w:val="BodyText1"/>
      </w:pPr>
      <w:r w:rsidRPr="00F76AAD">
        <w:rPr>
          <w:b/>
        </w:rPr>
        <w:t>Accreditation:</w:t>
      </w:r>
      <w:r>
        <w:rPr>
          <w:b/>
        </w:rPr>
        <w:t xml:space="preserve"> </w:t>
      </w:r>
      <w:r w:rsidRPr="00F76AAD">
        <w:t>A certification process for laboratories, designed to evaluate and document a lab’s ability to perform analytical methods and produce acceptable data.</w:t>
      </w:r>
      <w:r>
        <w:rPr>
          <w:b/>
        </w:rPr>
        <w:t xml:space="preserve"> </w:t>
      </w:r>
      <w:r w:rsidRPr="00F76AAD">
        <w:t>For Ecology, it is</w:t>
      </w:r>
      <w:r w:rsidRPr="00F76AAD">
        <w:rPr>
          <w:b/>
        </w:rPr>
        <w:t xml:space="preserve"> </w:t>
      </w:r>
      <w:r w:rsidRPr="00F76AAD">
        <w:t>“Formal recognition by (Ecology)…that an environmental laboratory is capable of producing accurate analytical data.”</w:t>
      </w:r>
      <w:r>
        <w:t xml:space="preserve"> [WAC 173-50-040] (Kammin, 2010)</w:t>
      </w:r>
    </w:p>
    <w:p w14:paraId="47649028" w14:textId="77777777" w:rsidR="00032B5A" w:rsidRPr="00E6265C" w:rsidRDefault="00032B5A" w:rsidP="00111749">
      <w:pPr>
        <w:pStyle w:val="BodyText1"/>
      </w:pPr>
      <w:r w:rsidRPr="00F76AAD">
        <w:rPr>
          <w:b/>
        </w:rPr>
        <w:t>Accuracy:</w:t>
      </w:r>
      <w:r>
        <w:t xml:space="preserve"> </w:t>
      </w:r>
      <w:r w:rsidRPr="00F76AAD">
        <w:t>The degree to which a measured value agrees with the true value of the measured property</w:t>
      </w:r>
      <w:r w:rsidRPr="00F76AAD">
        <w:rPr>
          <w:sz w:val="20"/>
        </w:rPr>
        <w:t>.</w:t>
      </w:r>
      <w:r>
        <w:t xml:space="preserve"> </w:t>
      </w:r>
      <w:r w:rsidRPr="00F76AAD">
        <w:t xml:space="preserve">USEPA recommends that this term not be used, and that the terms </w:t>
      </w:r>
      <w:r w:rsidRPr="009E08BE">
        <w:rPr>
          <w:i/>
        </w:rPr>
        <w:t>precision</w:t>
      </w:r>
      <w:r w:rsidRPr="00F76AAD">
        <w:t xml:space="preserve"> and </w:t>
      </w:r>
      <w:r w:rsidRPr="009E08BE">
        <w:rPr>
          <w:i/>
        </w:rPr>
        <w:t>bias</w:t>
      </w:r>
      <w:r w:rsidRPr="00F76AAD">
        <w:t xml:space="preserve"> be used to convey the information associated with the term </w:t>
      </w:r>
      <w:r w:rsidRPr="009E08BE">
        <w:rPr>
          <w:i/>
        </w:rPr>
        <w:t>accuracy</w:t>
      </w:r>
      <w:r>
        <w:t xml:space="preserve"> </w:t>
      </w:r>
      <w:r w:rsidRPr="00F76AAD">
        <w:t>(USGS, 1998)</w:t>
      </w:r>
      <w:r>
        <w:t>.</w:t>
      </w:r>
    </w:p>
    <w:p w14:paraId="77FB3568" w14:textId="77777777" w:rsidR="00032B5A" w:rsidRPr="00E6265C" w:rsidRDefault="00032B5A" w:rsidP="00111749">
      <w:pPr>
        <w:pStyle w:val="BodyText1"/>
      </w:pPr>
      <w:r w:rsidRPr="00F76AAD">
        <w:rPr>
          <w:b/>
        </w:rPr>
        <w:t>Analyte:</w:t>
      </w:r>
      <w:r>
        <w:rPr>
          <w:b/>
        </w:rPr>
        <w:t xml:space="preserve"> </w:t>
      </w:r>
      <w:r w:rsidRPr="00F76AAD">
        <w:t>An element, ion, compound, or chemical moiety (pH, alkalinity) which is to be determined.</w:t>
      </w:r>
      <w:r>
        <w:t xml:space="preserve"> </w:t>
      </w:r>
      <w:r w:rsidRPr="00F76AAD">
        <w:t>The definition can be expanded to include organisms</w:t>
      </w:r>
      <w:r>
        <w:t xml:space="preserve">, </w:t>
      </w:r>
      <w:r w:rsidRPr="00F76AAD">
        <w:t>e</w:t>
      </w:r>
      <w:r>
        <w:t>.</w:t>
      </w:r>
      <w:r w:rsidRPr="00F76AAD">
        <w:t>g.</w:t>
      </w:r>
      <w:r>
        <w:t>,</w:t>
      </w:r>
      <w:r w:rsidRPr="00F76AAD">
        <w:t xml:space="preserve"> fecal coliform, Klebsiella</w:t>
      </w:r>
      <w:r>
        <w:t xml:space="preserve"> (Kammin, 2010).</w:t>
      </w:r>
    </w:p>
    <w:p w14:paraId="7B3CBFAD" w14:textId="77777777" w:rsidR="00032B5A" w:rsidRPr="00E6265C" w:rsidRDefault="00032B5A" w:rsidP="00111749">
      <w:pPr>
        <w:pStyle w:val="BodyText1"/>
      </w:pPr>
      <w:r w:rsidRPr="00F76AAD">
        <w:rPr>
          <w:b/>
        </w:rPr>
        <w:t>Bias:</w:t>
      </w:r>
      <w:r>
        <w:rPr>
          <w:b/>
        </w:rPr>
        <w:t xml:space="preserve"> </w:t>
      </w:r>
      <w:r w:rsidRPr="00F76AAD">
        <w:t xml:space="preserve">The difference between the </w:t>
      </w:r>
      <w:r>
        <w:t>sample</w:t>
      </w:r>
      <w:r w:rsidRPr="00F76AAD">
        <w:t xml:space="preserve"> mean and the true value.</w:t>
      </w:r>
      <w:r>
        <w:t xml:space="preserve"> </w:t>
      </w:r>
      <w:r w:rsidRPr="00F76AAD">
        <w:t>Bias usually describes a systematic difference reproducible over time and is characteristic of both the measurement system and the analyte(s) being measured.</w:t>
      </w:r>
      <w:r>
        <w:t xml:space="preserve"> </w:t>
      </w:r>
      <w:r w:rsidRPr="00F76AAD">
        <w:t>Bias is a commonly us</w:t>
      </w:r>
      <w:r>
        <w:t>ed data quality indicator (DQI) (Kammin, 2010; Ecology, 2004).</w:t>
      </w:r>
    </w:p>
    <w:p w14:paraId="64925B70" w14:textId="77777777" w:rsidR="00032B5A" w:rsidRPr="00E6265C" w:rsidRDefault="00032B5A" w:rsidP="00111749">
      <w:pPr>
        <w:pStyle w:val="BodyText1"/>
      </w:pPr>
      <w:r w:rsidRPr="00F76AAD">
        <w:rPr>
          <w:b/>
        </w:rPr>
        <w:t>Blank:</w:t>
      </w:r>
      <w:r>
        <w:rPr>
          <w:b/>
        </w:rPr>
        <w:t xml:space="preserve"> </w:t>
      </w:r>
      <w:r w:rsidRPr="00F76AAD">
        <w:rPr>
          <w:szCs w:val="24"/>
        </w:rPr>
        <w:t>A synthetic sample, free of the analyte(s) of interest.</w:t>
      </w:r>
      <w:r>
        <w:rPr>
          <w:szCs w:val="24"/>
        </w:rPr>
        <w:t xml:space="preserve"> </w:t>
      </w:r>
      <w:r w:rsidRPr="00F76AAD">
        <w:t>For example, in water analysis, pure water is used for the blank.</w:t>
      </w:r>
      <w:r>
        <w:t xml:space="preserve"> </w:t>
      </w:r>
      <w:r w:rsidRPr="00F76AAD">
        <w:t>In chemical analysis, a blank is used to estimate the analytical response to all factors other than the analyte in the sample.</w:t>
      </w:r>
      <w:r>
        <w:t xml:space="preserve"> </w:t>
      </w:r>
      <w:r w:rsidRPr="00F76AAD">
        <w:t xml:space="preserve">In general, blanks are used to assess possible contamination or inadvertent introduction of analyte during various stages of the </w:t>
      </w:r>
      <w:r>
        <w:t>sampling and analytical process (USGS, 1998).</w:t>
      </w:r>
    </w:p>
    <w:p w14:paraId="5DCAC0CF" w14:textId="77777777" w:rsidR="00032B5A" w:rsidRPr="00E6265C" w:rsidRDefault="00032B5A" w:rsidP="00111749">
      <w:pPr>
        <w:pStyle w:val="BodyText1"/>
      </w:pPr>
      <w:r w:rsidRPr="00F76AAD">
        <w:rPr>
          <w:b/>
        </w:rPr>
        <w:t>Calibration:</w:t>
      </w:r>
      <w:r>
        <w:rPr>
          <w:b/>
        </w:rPr>
        <w:t xml:space="preserve"> </w:t>
      </w:r>
      <w:r w:rsidRPr="00F76AAD">
        <w:t xml:space="preserve">The process of establishing the relationship between the response of a measurement system and the concentration </w:t>
      </w:r>
      <w:r>
        <w:t>of the parameter being measured (Ecology, 2004).</w:t>
      </w:r>
    </w:p>
    <w:p w14:paraId="4653BF55" w14:textId="77777777" w:rsidR="00032B5A" w:rsidRPr="00F76AAD" w:rsidRDefault="00032B5A" w:rsidP="00111749">
      <w:pPr>
        <w:pStyle w:val="BodyText1"/>
        <w:rPr>
          <w:b/>
        </w:rPr>
      </w:pPr>
      <w:r w:rsidRPr="00F76AAD">
        <w:rPr>
          <w:b/>
        </w:rPr>
        <w:t>Check standard:</w:t>
      </w:r>
      <w:r>
        <w:rPr>
          <w:b/>
        </w:rPr>
        <w:t xml:space="preserve"> </w:t>
      </w:r>
      <w:r w:rsidRPr="00F76AAD">
        <w:rPr>
          <w:szCs w:val="24"/>
        </w:rPr>
        <w:t>A substance or reference material obtained from a source independent from the source of the calibration standard; used to assess bias for an analytical method.</w:t>
      </w:r>
      <w:r>
        <w:rPr>
          <w:szCs w:val="24"/>
        </w:rPr>
        <w:t xml:space="preserve"> </w:t>
      </w:r>
      <w:r w:rsidRPr="00F76AAD">
        <w:t xml:space="preserve">This is an </w:t>
      </w:r>
      <w:r w:rsidRPr="00F76AAD">
        <w:lastRenderedPageBreak/>
        <w:t>obsolete term, and its use is highly discouraged.</w:t>
      </w:r>
      <w:r>
        <w:t xml:space="preserve"> </w:t>
      </w:r>
      <w:r w:rsidRPr="00F76AAD">
        <w:t>See Calibration Verification Standards, Lab Control Samples (LCS), Certified Reference Materials (CRM), and/or spiked blanks.</w:t>
      </w:r>
      <w:r>
        <w:t xml:space="preserve"> </w:t>
      </w:r>
      <w:r w:rsidRPr="00F76AAD">
        <w:t>These are all check standards but should be referred to by their actual designator</w:t>
      </w:r>
      <w:r>
        <w:t>, e.g.,</w:t>
      </w:r>
      <w:r w:rsidRPr="00F76AAD">
        <w:t xml:space="preserve"> CRM, LCS</w:t>
      </w:r>
      <w:r>
        <w:t xml:space="preserve"> (Kammin, 2010; Ecology, 2004).</w:t>
      </w:r>
    </w:p>
    <w:p w14:paraId="15DFFC91" w14:textId="77777777" w:rsidR="00032B5A" w:rsidRPr="00F76AAD" w:rsidRDefault="00032B5A" w:rsidP="00111749">
      <w:pPr>
        <w:pStyle w:val="BodyText1"/>
        <w:rPr>
          <w:b/>
        </w:rPr>
      </w:pPr>
      <w:r w:rsidRPr="00F76AAD">
        <w:rPr>
          <w:b/>
        </w:rPr>
        <w:t>Comparability:</w:t>
      </w:r>
      <w:r>
        <w:rPr>
          <w:b/>
        </w:rPr>
        <w:t xml:space="preserve"> </w:t>
      </w:r>
      <w:r w:rsidRPr="00F76AAD">
        <w:t>The degree to which different methods, data sets and/or decisions agree or can be represented as si</w:t>
      </w:r>
      <w:r>
        <w:t xml:space="preserve">milar; a data quality indicator </w:t>
      </w:r>
      <w:r w:rsidRPr="00F76AAD">
        <w:t>(USEPA, 1997)</w:t>
      </w:r>
      <w:r>
        <w:t>.</w:t>
      </w:r>
    </w:p>
    <w:p w14:paraId="4CE9149A" w14:textId="77777777" w:rsidR="00032B5A" w:rsidRPr="00E6265C" w:rsidRDefault="00032B5A" w:rsidP="00111749">
      <w:pPr>
        <w:pStyle w:val="BodyText1"/>
        <w:rPr>
          <w:sz w:val="23"/>
          <w:szCs w:val="23"/>
        </w:rPr>
      </w:pPr>
      <w:r w:rsidRPr="00F76AAD">
        <w:rPr>
          <w:b/>
        </w:rPr>
        <w:t>Completeness:</w:t>
      </w:r>
      <w:r>
        <w:rPr>
          <w:b/>
        </w:rPr>
        <w:t xml:space="preserve"> </w:t>
      </w:r>
      <w:r w:rsidRPr="00F76AAD">
        <w:t>The amount of valid data obtained from a project compared to the planned amount. Usually expressed as a percentage.</w:t>
      </w:r>
      <w:r>
        <w:t xml:space="preserve"> </w:t>
      </w:r>
      <w:r w:rsidRPr="00F76AAD">
        <w:t>A data quality indicator</w:t>
      </w:r>
      <w:r>
        <w:t xml:space="preserve"> </w:t>
      </w:r>
      <w:r w:rsidRPr="006C5324">
        <w:t>(USEPA, 1997)</w:t>
      </w:r>
      <w:r>
        <w:t>.</w:t>
      </w:r>
    </w:p>
    <w:p w14:paraId="24C82E31" w14:textId="77777777" w:rsidR="00032B5A" w:rsidRPr="00F76AAD" w:rsidRDefault="00032B5A" w:rsidP="00111749">
      <w:pPr>
        <w:pStyle w:val="BodyText1"/>
      </w:pPr>
      <w:r w:rsidRPr="00F76AAD">
        <w:rPr>
          <w:b/>
        </w:rPr>
        <w:t>Continuing Calibration Verification Standard (CCV):</w:t>
      </w:r>
      <w:r>
        <w:rPr>
          <w:b/>
        </w:rPr>
        <w:t xml:space="preserve"> </w:t>
      </w:r>
      <w:r w:rsidRPr="00F76AAD">
        <w:t xml:space="preserve">A </w:t>
      </w:r>
      <w:r>
        <w:t>quality control (</w:t>
      </w:r>
      <w:r w:rsidRPr="00F76AAD">
        <w:t>QC</w:t>
      </w:r>
      <w:r>
        <w:t>)</w:t>
      </w:r>
      <w:r w:rsidRPr="00F76AAD">
        <w:t xml:space="preserve"> sample analyzed with samples to check for acceptable bias in the measurement system.</w:t>
      </w:r>
      <w:r>
        <w:t xml:space="preserve"> </w:t>
      </w:r>
      <w:r w:rsidRPr="00F76AAD">
        <w:t>The CCV is usually a midpoint calibration standard that is re-run at an established frequency during the co</w:t>
      </w:r>
      <w:r>
        <w:t>urse of an analytical run</w:t>
      </w:r>
      <w:r w:rsidRPr="00F76AAD">
        <w:t xml:space="preserve"> (Kammin, 2010)</w:t>
      </w:r>
      <w:r>
        <w:t>.</w:t>
      </w:r>
    </w:p>
    <w:p w14:paraId="2EA0C3E7" w14:textId="77777777" w:rsidR="00032B5A" w:rsidRPr="00E6265C" w:rsidRDefault="00032B5A" w:rsidP="00111749">
      <w:pPr>
        <w:pStyle w:val="BodyText1"/>
      </w:pPr>
      <w:r w:rsidRPr="00F76AAD">
        <w:rPr>
          <w:b/>
        </w:rPr>
        <w:t>Control chart:</w:t>
      </w:r>
      <w:r>
        <w:t xml:space="preserve"> </w:t>
      </w:r>
      <w:r w:rsidRPr="00F76AAD">
        <w:t>A graphical representation of quality control results demonstrating the performance of an</w:t>
      </w:r>
      <w:r>
        <w:t xml:space="preserve"> aspect of a measurement system (Kammin, 2010; Ecology 2004).</w:t>
      </w:r>
    </w:p>
    <w:p w14:paraId="68882DF0" w14:textId="77777777" w:rsidR="00032B5A" w:rsidRPr="00E6265C" w:rsidRDefault="00032B5A" w:rsidP="00111749">
      <w:pPr>
        <w:pStyle w:val="BodyText1"/>
        <w:rPr>
          <w:b/>
        </w:rPr>
      </w:pPr>
      <w:r w:rsidRPr="00F76AAD">
        <w:rPr>
          <w:b/>
        </w:rPr>
        <w:t>Control limits:</w:t>
      </w:r>
      <w:r>
        <w:rPr>
          <w:b/>
        </w:rPr>
        <w:t xml:space="preserve"> </w:t>
      </w:r>
      <w:r w:rsidRPr="00F76AAD">
        <w:t>Statistical warning and action limits calculated based on control charts. Warning limits are generally set at +/- 2 standard deviations from the mean, action limits at +/- 3 st</w:t>
      </w:r>
      <w:r>
        <w:t xml:space="preserve">andard deviations from the mean </w:t>
      </w:r>
      <w:r w:rsidRPr="00F76AAD">
        <w:t>(Kammin, 2010)</w:t>
      </w:r>
      <w:r>
        <w:t>.</w:t>
      </w:r>
    </w:p>
    <w:p w14:paraId="4B5732CB" w14:textId="77777777" w:rsidR="00032B5A" w:rsidRPr="00E6265C" w:rsidRDefault="00032B5A" w:rsidP="00111749">
      <w:pPr>
        <w:pStyle w:val="BodyText1"/>
      </w:pPr>
      <w:r w:rsidRPr="00F76AAD">
        <w:rPr>
          <w:b/>
        </w:rPr>
        <w:t>Data integrity:</w:t>
      </w:r>
      <w:r>
        <w:rPr>
          <w:b/>
        </w:rPr>
        <w:t xml:space="preserve"> </w:t>
      </w:r>
      <w:r w:rsidRPr="00F76AAD">
        <w:t>A qualitative DQI that evaluates the extent to which a data</w:t>
      </w:r>
      <w:r>
        <w:t xml:space="preserve"> </w:t>
      </w:r>
      <w:r w:rsidRPr="00F76AAD">
        <w:t>set contains data that is misrepresented, falsif</w:t>
      </w:r>
      <w:r>
        <w:t>ied, or deliberately misleading (Kammin, 2010).</w:t>
      </w:r>
    </w:p>
    <w:p w14:paraId="6B447115" w14:textId="77777777" w:rsidR="00032B5A" w:rsidRPr="00E6265C" w:rsidRDefault="00032B5A" w:rsidP="00111749">
      <w:pPr>
        <w:pStyle w:val="BodyText1"/>
        <w:rPr>
          <w:szCs w:val="24"/>
        </w:rPr>
      </w:pPr>
      <w:r w:rsidRPr="00F76AAD">
        <w:rPr>
          <w:b/>
        </w:rPr>
        <w:t>Data quality indicators (DQI):</w:t>
      </w:r>
      <w:r>
        <w:rPr>
          <w:b/>
        </w:rPr>
        <w:t xml:space="preserve"> </w:t>
      </w:r>
      <w:r>
        <w:rPr>
          <w:szCs w:val="24"/>
        </w:rPr>
        <w:t>C</w:t>
      </w:r>
      <w:r w:rsidRPr="00F76AAD">
        <w:rPr>
          <w:szCs w:val="24"/>
        </w:rPr>
        <w:t>ommonly used measures of acceptability for environmental data.</w:t>
      </w:r>
      <w:r>
        <w:rPr>
          <w:szCs w:val="24"/>
        </w:rPr>
        <w:t xml:space="preserve"> </w:t>
      </w:r>
      <w:r w:rsidRPr="00F76AAD">
        <w:rPr>
          <w:szCs w:val="24"/>
        </w:rPr>
        <w:t>The principal DQIs are precision, bias, representativeness, comparability, completen</w:t>
      </w:r>
      <w:r>
        <w:rPr>
          <w:szCs w:val="24"/>
        </w:rPr>
        <w:t xml:space="preserve">ess, sensitivity, and integrity </w:t>
      </w:r>
      <w:r w:rsidRPr="00F76AAD">
        <w:rPr>
          <w:szCs w:val="24"/>
        </w:rPr>
        <w:t>(USEPA, 2006)</w:t>
      </w:r>
      <w:r>
        <w:rPr>
          <w:szCs w:val="24"/>
        </w:rPr>
        <w:t>.</w:t>
      </w:r>
    </w:p>
    <w:p w14:paraId="3BB31C94" w14:textId="77777777" w:rsidR="00032B5A" w:rsidRPr="00C44168" w:rsidRDefault="00032B5A" w:rsidP="00111749">
      <w:pPr>
        <w:pStyle w:val="BodyText1"/>
      </w:pPr>
      <w:r w:rsidRPr="00F76AAD">
        <w:rPr>
          <w:b/>
        </w:rPr>
        <w:t>Data quality objectives (DQO):</w:t>
      </w:r>
      <w:r>
        <w:rPr>
          <w:b/>
        </w:rPr>
        <w:t xml:space="preserve"> </w:t>
      </w:r>
      <w:r w:rsidRPr="00111749">
        <w:t>Qualitative</w:t>
      </w:r>
      <w:r w:rsidRPr="00F76AAD">
        <w:t xml:space="preserve"> and quantitative statements derived from systematic planning processes that clarify study objectives, define the appropriate type of data, and specify tolerable levels of potential decision errors that will be used as the basis for establishing the quality and quantity of d</w:t>
      </w:r>
      <w:r>
        <w:t>ata needed to support decisions (USEPA, 2006).</w:t>
      </w:r>
    </w:p>
    <w:p w14:paraId="615C2D9C" w14:textId="77777777" w:rsidR="00032B5A" w:rsidRPr="00E6265C" w:rsidRDefault="00032B5A" w:rsidP="00111749">
      <w:pPr>
        <w:pStyle w:val="BodyText1"/>
      </w:pPr>
      <w:r w:rsidRPr="00F76AAD">
        <w:rPr>
          <w:b/>
        </w:rPr>
        <w:t>Data set:</w:t>
      </w:r>
      <w:r>
        <w:rPr>
          <w:b/>
        </w:rPr>
        <w:t xml:space="preserve"> </w:t>
      </w:r>
      <w:r w:rsidRPr="00F76AAD">
        <w:t xml:space="preserve">A grouping of samples </w:t>
      </w:r>
      <w:r w:rsidRPr="00111749">
        <w:t>organized</w:t>
      </w:r>
      <w:r w:rsidRPr="00F76AAD">
        <w:t xml:space="preserve"> by date, time, analyte, etc</w:t>
      </w:r>
      <w:r>
        <w:t>. (Kammin, 2010).</w:t>
      </w:r>
    </w:p>
    <w:p w14:paraId="284E9D54" w14:textId="77777777" w:rsidR="00032B5A" w:rsidRPr="00F76AAD" w:rsidRDefault="00032B5A" w:rsidP="00F363C1">
      <w:pPr>
        <w:pStyle w:val="BodyText1"/>
        <w:spacing w:after="60"/>
      </w:pPr>
      <w:r w:rsidRPr="00F76AAD">
        <w:rPr>
          <w:b/>
        </w:rPr>
        <w:t>Data validation:</w:t>
      </w:r>
      <w:r>
        <w:rPr>
          <w:b/>
        </w:rPr>
        <w:t xml:space="preserve"> </w:t>
      </w:r>
      <w:r w:rsidRPr="00F76AAD">
        <w:t xml:space="preserve">An analyte-specific </w:t>
      </w:r>
      <w:r w:rsidRPr="00111749">
        <w:t>and</w:t>
      </w:r>
      <w:r w:rsidRPr="00F76AAD">
        <w:t xml:space="preserve"> sample-specific process that extends the evaluation of data beyond data verification to determine the usability of a specific data set.</w:t>
      </w:r>
      <w:r>
        <w:t xml:space="preserve"> </w:t>
      </w:r>
      <w:r w:rsidRPr="00F76AAD">
        <w:t>It involves a detailed examination of the data package, using both professional judgment and objective criteria, to determine whether the MQOs for precision, bias, and sensitivity have been met.</w:t>
      </w:r>
      <w:r>
        <w:t xml:space="preserve"> </w:t>
      </w:r>
      <w:r w:rsidRPr="00F76AAD">
        <w:t>It may also include an assessment of completeness, representativeness, comparability</w:t>
      </w:r>
      <w:r>
        <w:t>,</w:t>
      </w:r>
      <w:r w:rsidRPr="00F76AAD">
        <w:t xml:space="preserve"> and integrity, as these criteria relate to the usability of the data</w:t>
      </w:r>
      <w:r>
        <w:t xml:space="preserve"> </w:t>
      </w:r>
      <w:r w:rsidRPr="00F76AAD">
        <w:t>set.</w:t>
      </w:r>
      <w:r>
        <w:t xml:space="preserve"> </w:t>
      </w:r>
      <w:r w:rsidRPr="00F76AAD">
        <w:t>Ecology considers four key criteria to determine if data validation has actually occurred</w:t>
      </w:r>
      <w:r>
        <w:t>. T</w:t>
      </w:r>
      <w:r w:rsidRPr="00F76AAD">
        <w:t>hese are:</w:t>
      </w:r>
    </w:p>
    <w:p w14:paraId="6AF66951" w14:textId="77777777" w:rsidR="00032B5A" w:rsidRPr="00F76AAD" w:rsidRDefault="00032B5A" w:rsidP="00F363C1">
      <w:pPr>
        <w:pStyle w:val="BulletedList"/>
        <w:spacing w:after="0"/>
      </w:pPr>
      <w:r w:rsidRPr="00F76AAD">
        <w:t>Use of raw or instrument data for evaluation</w:t>
      </w:r>
      <w:r>
        <w:t>.</w:t>
      </w:r>
    </w:p>
    <w:p w14:paraId="0A334569" w14:textId="77777777" w:rsidR="00032B5A" w:rsidRPr="00F76AAD" w:rsidRDefault="00032B5A" w:rsidP="00F363C1">
      <w:pPr>
        <w:pStyle w:val="BulletedList"/>
        <w:spacing w:after="0"/>
      </w:pPr>
      <w:r w:rsidRPr="00F76AAD">
        <w:t>Use of third-party assessors</w:t>
      </w:r>
      <w:r>
        <w:t>.</w:t>
      </w:r>
    </w:p>
    <w:p w14:paraId="6BFA7FB8" w14:textId="77777777" w:rsidR="00032B5A" w:rsidRPr="00F76AAD" w:rsidRDefault="00032B5A" w:rsidP="00F363C1">
      <w:pPr>
        <w:pStyle w:val="BulletedList"/>
        <w:spacing w:after="0"/>
      </w:pPr>
      <w:r w:rsidRPr="00F76AAD">
        <w:t>Data</w:t>
      </w:r>
      <w:r>
        <w:t xml:space="preserve"> </w:t>
      </w:r>
      <w:r w:rsidRPr="00F76AAD">
        <w:t>set is complex</w:t>
      </w:r>
      <w:r>
        <w:t>.</w:t>
      </w:r>
    </w:p>
    <w:p w14:paraId="0402A6FD" w14:textId="77777777" w:rsidR="00032B5A" w:rsidRPr="00F76AAD" w:rsidRDefault="00032B5A" w:rsidP="00F363C1">
      <w:pPr>
        <w:pStyle w:val="BulletedList"/>
        <w:spacing w:after="0"/>
      </w:pPr>
      <w:r w:rsidRPr="00F76AAD">
        <w:lastRenderedPageBreak/>
        <w:t>Use of EPA Functional Guidelines or equivalent for review</w:t>
      </w:r>
      <w:r>
        <w:t>.</w:t>
      </w:r>
      <w:r w:rsidRPr="00F76AAD">
        <w:t xml:space="preserve"> </w:t>
      </w:r>
    </w:p>
    <w:p w14:paraId="74CCF62C" w14:textId="77777777" w:rsidR="00032B5A" w:rsidRPr="00F76AAD" w:rsidRDefault="00032B5A" w:rsidP="00F363C1">
      <w:pPr>
        <w:pStyle w:val="BodyText1"/>
        <w:spacing w:after="60"/>
      </w:pPr>
      <w:r w:rsidRPr="00F76AAD">
        <w:t xml:space="preserve">Examples of data types </w:t>
      </w:r>
      <w:r w:rsidRPr="00111749">
        <w:t>commonly</w:t>
      </w:r>
      <w:r w:rsidRPr="00F76AAD">
        <w:t xml:space="preserve"> validated would be:</w:t>
      </w:r>
    </w:p>
    <w:p w14:paraId="760CF403" w14:textId="77777777" w:rsidR="00032B5A" w:rsidRPr="00407393" w:rsidRDefault="00032B5A" w:rsidP="00407393">
      <w:pPr>
        <w:pStyle w:val="BulletedList"/>
      </w:pPr>
      <w:r w:rsidRPr="00407393">
        <w:t>Gas Chromatography (GC).</w:t>
      </w:r>
    </w:p>
    <w:p w14:paraId="69FA0502" w14:textId="77777777" w:rsidR="00032B5A" w:rsidRPr="00407393" w:rsidRDefault="00032B5A" w:rsidP="00407393">
      <w:pPr>
        <w:pStyle w:val="BulletedList"/>
      </w:pPr>
      <w:r w:rsidRPr="00407393">
        <w:t>Gas Chromatography-Mass Spectrometry (GC-MS).</w:t>
      </w:r>
    </w:p>
    <w:p w14:paraId="379F098D" w14:textId="77777777" w:rsidR="00032B5A" w:rsidRPr="00407393" w:rsidRDefault="00032B5A" w:rsidP="00407393">
      <w:pPr>
        <w:pStyle w:val="BulletedList"/>
      </w:pPr>
      <w:r w:rsidRPr="00407393">
        <w:t>Inductively Coupled Plasma (ICP).</w:t>
      </w:r>
    </w:p>
    <w:p w14:paraId="6B3E284F" w14:textId="77777777" w:rsidR="00032B5A" w:rsidRPr="00F76AAD" w:rsidRDefault="00032B5A" w:rsidP="00F363C1">
      <w:pPr>
        <w:pStyle w:val="BodyText1"/>
        <w:spacing w:after="60"/>
      </w:pPr>
      <w:r w:rsidRPr="00F76AAD">
        <w:t>The end result of a formal validation process is a determination of usability that assigns qualifiers to indicate usability status for every measurement result.</w:t>
      </w:r>
      <w:r>
        <w:t xml:space="preserve"> </w:t>
      </w:r>
      <w:r w:rsidRPr="00F76AAD">
        <w:t>These qualifiers include:</w:t>
      </w:r>
    </w:p>
    <w:p w14:paraId="4A9D407B" w14:textId="77777777" w:rsidR="00032B5A" w:rsidRPr="00407393" w:rsidRDefault="00032B5A" w:rsidP="00407393">
      <w:pPr>
        <w:pStyle w:val="BulletedList"/>
      </w:pPr>
      <w:r w:rsidRPr="00407393">
        <w:t>No qualifier – data are usable for intended purposes.</w:t>
      </w:r>
    </w:p>
    <w:p w14:paraId="0DBF8A2D" w14:textId="77777777" w:rsidR="00032B5A" w:rsidRPr="00407393" w:rsidRDefault="00032B5A" w:rsidP="00407393">
      <w:pPr>
        <w:pStyle w:val="BulletedList"/>
      </w:pPr>
      <w:r w:rsidRPr="00407393">
        <w:t>J (or a J variant) – data are estimated, may be usable, may be biased high or low.</w:t>
      </w:r>
    </w:p>
    <w:p w14:paraId="08248B83" w14:textId="77777777" w:rsidR="00032B5A" w:rsidRPr="00407393" w:rsidRDefault="00032B5A" w:rsidP="00407393">
      <w:pPr>
        <w:pStyle w:val="BulletedList"/>
      </w:pPr>
      <w:r w:rsidRPr="00407393">
        <w:t xml:space="preserve">REJ – data are rejected, cannot be used for intended purposes. </w:t>
      </w:r>
      <w:r w:rsidRPr="00407393">
        <w:br/>
        <w:t>(Kammin, 2010; Ecology, 2004).</w:t>
      </w:r>
    </w:p>
    <w:p w14:paraId="7D08C5AD" w14:textId="77777777" w:rsidR="00032B5A" w:rsidRPr="00F76AAD" w:rsidRDefault="00032B5A" w:rsidP="00111749">
      <w:pPr>
        <w:pStyle w:val="BodyText1"/>
      </w:pPr>
      <w:r w:rsidRPr="00F76AAD">
        <w:rPr>
          <w:b/>
        </w:rPr>
        <w:t>Data verification:</w:t>
      </w:r>
      <w:r>
        <w:rPr>
          <w:b/>
        </w:rPr>
        <w:t xml:space="preserve"> </w:t>
      </w:r>
      <w:r w:rsidRPr="00F76AAD">
        <w:t xml:space="preserve">Examination of a </w:t>
      </w:r>
      <w:r>
        <w:t>data set</w:t>
      </w:r>
      <w:r w:rsidRPr="00F76AAD">
        <w:t xml:space="preserve"> for errors or omissions, and assessment of the Data Quality Indicators related to that </w:t>
      </w:r>
      <w:r>
        <w:t>data set</w:t>
      </w:r>
      <w:r w:rsidRPr="00F76AAD">
        <w:t xml:space="preserve"> for compliance with acceptance criteria (MQOs). Verification is a detailed quality review of a </w:t>
      </w:r>
      <w:r>
        <w:t>data set (Ecology, 2004).</w:t>
      </w:r>
    </w:p>
    <w:p w14:paraId="54947AAD" w14:textId="77777777" w:rsidR="00032B5A" w:rsidRPr="00F76AAD" w:rsidRDefault="00032B5A" w:rsidP="00111749">
      <w:pPr>
        <w:pStyle w:val="BodyText1"/>
        <w:rPr>
          <w:b/>
        </w:rPr>
      </w:pPr>
      <w:r w:rsidRPr="00F76AAD">
        <w:rPr>
          <w:b/>
        </w:rPr>
        <w:t>Detection limit</w:t>
      </w:r>
      <w:r w:rsidRPr="00F76AAD">
        <w:t xml:space="preserve"> (limit of detection)</w:t>
      </w:r>
      <w:r w:rsidRPr="00F76AAD">
        <w:rPr>
          <w:b/>
        </w:rPr>
        <w:t>:</w:t>
      </w:r>
      <w:r>
        <w:t xml:space="preserve"> </w:t>
      </w:r>
      <w:r w:rsidRPr="00F76AAD">
        <w:t>The concentration or amount of an analyte which can be determined to a specified level of ce</w:t>
      </w:r>
      <w:r>
        <w:t xml:space="preserve">rtainty to be greater than zero </w:t>
      </w:r>
      <w:r w:rsidRPr="00F76AAD">
        <w:t>(Ecology, 2004)</w:t>
      </w:r>
      <w:r>
        <w:t>.</w:t>
      </w:r>
    </w:p>
    <w:p w14:paraId="5F33305D" w14:textId="77777777" w:rsidR="00032B5A" w:rsidRPr="00F76AAD" w:rsidRDefault="00032B5A" w:rsidP="00111749">
      <w:pPr>
        <w:pStyle w:val="BodyText1"/>
      </w:pPr>
      <w:r w:rsidRPr="00F76AAD">
        <w:rPr>
          <w:b/>
        </w:rPr>
        <w:t>Duplicate samples:</w:t>
      </w:r>
      <w:r>
        <w:t xml:space="preserve"> </w:t>
      </w:r>
      <w:r w:rsidRPr="00F76AAD">
        <w:t xml:space="preserve">Two samples taken from and representative of the same population, and carried through and steps of the sampling and analytical procedures in an identical manner. Duplicate samples are used to assess variability of all method activities </w:t>
      </w:r>
      <w:r>
        <w:t>including sampling and analysis (USEPA, 1997).</w:t>
      </w:r>
    </w:p>
    <w:p w14:paraId="49D340BE" w14:textId="77777777" w:rsidR="00032B5A" w:rsidRPr="00F76AAD" w:rsidRDefault="00032B5A" w:rsidP="00111749">
      <w:pPr>
        <w:pStyle w:val="BodyText1"/>
      </w:pPr>
      <w:r w:rsidRPr="00F76AAD">
        <w:rPr>
          <w:b/>
        </w:rPr>
        <w:t>Field blank:</w:t>
      </w:r>
      <w:r>
        <w:rPr>
          <w:b/>
        </w:rPr>
        <w:t xml:space="preserve"> </w:t>
      </w:r>
      <w:r w:rsidRPr="00F76AAD">
        <w:t>A blank used to obtain information on contamination introduced during sample col</w:t>
      </w:r>
      <w:r>
        <w:t>lection, storage, and transport (Ecology, 2004).</w:t>
      </w:r>
    </w:p>
    <w:p w14:paraId="48679483" w14:textId="77777777" w:rsidR="00032B5A" w:rsidRPr="00F76AAD" w:rsidRDefault="00032B5A" w:rsidP="00111749">
      <w:pPr>
        <w:pStyle w:val="BodyText1"/>
        <w:rPr>
          <w:b/>
        </w:rPr>
      </w:pPr>
      <w:r w:rsidRPr="00F76AAD">
        <w:rPr>
          <w:b/>
        </w:rPr>
        <w:t>Initial Calibration Verification Standard (ICV):</w:t>
      </w:r>
      <w:r>
        <w:rPr>
          <w:b/>
        </w:rPr>
        <w:t xml:space="preserve"> </w:t>
      </w:r>
      <w:r w:rsidRPr="00F76AAD">
        <w:t>A QC sample prepared independently of calibration standards and analyzed along with the samples to check for acceptable bias in the measurement system.</w:t>
      </w:r>
      <w:r>
        <w:t xml:space="preserve"> </w:t>
      </w:r>
      <w:r w:rsidRPr="00F76AAD">
        <w:t>The ICV is analyzed prior to the analysis of any samples</w:t>
      </w:r>
      <w:r>
        <w:t xml:space="preserve"> </w:t>
      </w:r>
      <w:r w:rsidRPr="00F76AAD">
        <w:t>(Kammin, 2010)</w:t>
      </w:r>
      <w:r>
        <w:t>.</w:t>
      </w:r>
    </w:p>
    <w:p w14:paraId="48B9371D" w14:textId="77777777" w:rsidR="00032B5A" w:rsidRPr="00E6265C" w:rsidRDefault="00032B5A" w:rsidP="00111749">
      <w:pPr>
        <w:pStyle w:val="BodyText1"/>
      </w:pPr>
      <w:r w:rsidRPr="00F76AAD">
        <w:rPr>
          <w:b/>
        </w:rPr>
        <w:t>Laboratory Control Sample (LCS):</w:t>
      </w:r>
      <w:r>
        <w:t xml:space="preserve"> </w:t>
      </w:r>
      <w:r w:rsidRPr="00F76AAD">
        <w:t>A sample of known composition prepared using contaminant-free water or an inert solid that is spiked with analytes of interest at the midpoint of the calibration curve or at the level of concern.</w:t>
      </w:r>
      <w:r>
        <w:t xml:space="preserve"> </w:t>
      </w:r>
      <w:r w:rsidRPr="00F76AAD">
        <w:t>It is prepared and analyzed in the same batch of regular samples using the same sample preparation method, reagents, and analytical methods employed for regular samples</w:t>
      </w:r>
      <w:r>
        <w:t xml:space="preserve"> </w:t>
      </w:r>
      <w:r w:rsidRPr="00F76AAD">
        <w:t>(USEPA, 1997)</w:t>
      </w:r>
      <w:r>
        <w:t>.</w:t>
      </w:r>
    </w:p>
    <w:p w14:paraId="04841EFE" w14:textId="77777777" w:rsidR="00032B5A" w:rsidRPr="00F76AAD" w:rsidRDefault="00032B5A" w:rsidP="00111749">
      <w:pPr>
        <w:pStyle w:val="BodyText1"/>
      </w:pPr>
      <w:r w:rsidRPr="00F76AAD">
        <w:rPr>
          <w:b/>
        </w:rPr>
        <w:t>Matrix spike:</w:t>
      </w:r>
      <w:r>
        <w:rPr>
          <w:b/>
        </w:rPr>
        <w:t xml:space="preserve"> </w:t>
      </w:r>
      <w:r w:rsidRPr="00F76AAD">
        <w:t>A QC sample prepared by adding a known amount of the target analyte(s) to an aliquot of a sample to check for bias due to</w:t>
      </w:r>
      <w:r>
        <w:t xml:space="preserve"> interference or matrix effects (Ecology, 2004).</w:t>
      </w:r>
    </w:p>
    <w:p w14:paraId="5BA5A660" w14:textId="77777777" w:rsidR="00032B5A" w:rsidRPr="00E6265C" w:rsidRDefault="00032B5A" w:rsidP="00111749">
      <w:pPr>
        <w:pStyle w:val="BodyText1"/>
      </w:pPr>
      <w:r w:rsidRPr="00F76AAD">
        <w:rPr>
          <w:b/>
        </w:rPr>
        <w:t>Measurement Quality Objectives</w:t>
      </w:r>
      <w:r w:rsidRPr="00F76AAD">
        <w:t xml:space="preserve"> (MQOs)</w:t>
      </w:r>
      <w:r w:rsidRPr="00F76AAD">
        <w:rPr>
          <w:b/>
        </w:rPr>
        <w:t>:</w:t>
      </w:r>
      <w:r>
        <w:t xml:space="preserve"> </w:t>
      </w:r>
      <w:r w:rsidRPr="00F76AAD">
        <w:t>Performance or acceptance criteria for individual data quality indicators, usually including precision, bias, sensitivity, completeness, compar</w:t>
      </w:r>
      <w:r>
        <w:t xml:space="preserve">ability, and representativeness </w:t>
      </w:r>
      <w:r w:rsidRPr="00F76AAD">
        <w:t xml:space="preserve">(USEPA, </w:t>
      </w:r>
      <w:r>
        <w:t>2006).</w:t>
      </w:r>
    </w:p>
    <w:p w14:paraId="7CECA23D" w14:textId="77777777" w:rsidR="00032B5A" w:rsidRPr="00E6265C" w:rsidRDefault="00032B5A" w:rsidP="00111749">
      <w:pPr>
        <w:pStyle w:val="BodyText1"/>
      </w:pPr>
      <w:r w:rsidRPr="00F76AAD">
        <w:rPr>
          <w:b/>
        </w:rPr>
        <w:lastRenderedPageBreak/>
        <w:t>Measurement result:</w:t>
      </w:r>
      <w:r>
        <w:rPr>
          <w:b/>
        </w:rPr>
        <w:t xml:space="preserve"> </w:t>
      </w:r>
      <w:r w:rsidRPr="00F76AAD">
        <w:t>A value obtained by performing the procedure describ</w:t>
      </w:r>
      <w:r>
        <w:t>ed in a method (Ecology, 2004).</w:t>
      </w:r>
    </w:p>
    <w:p w14:paraId="1D18F78C" w14:textId="77777777" w:rsidR="00032B5A" w:rsidRPr="00E6265C" w:rsidRDefault="00032B5A" w:rsidP="00111749">
      <w:pPr>
        <w:pStyle w:val="BodyText1"/>
      </w:pPr>
      <w:r w:rsidRPr="00F76AAD">
        <w:rPr>
          <w:b/>
        </w:rPr>
        <w:t>Method:</w:t>
      </w:r>
      <w:r>
        <w:t xml:space="preserve"> </w:t>
      </w:r>
      <w:r w:rsidRPr="006C5324">
        <w:t>A formalized group of procedures and techniques for performing an activity (e.g., sampling, chemical analysis, data analysis), systematically presented in the order i</w:t>
      </w:r>
      <w:r>
        <w:t>n which they are to be executed (EPA, 1997).</w:t>
      </w:r>
    </w:p>
    <w:p w14:paraId="61DD7339" w14:textId="77777777" w:rsidR="00032B5A" w:rsidRPr="00E74A1B" w:rsidRDefault="00032B5A" w:rsidP="00111749">
      <w:pPr>
        <w:pStyle w:val="BodyText1"/>
      </w:pPr>
      <w:r w:rsidRPr="00F76AAD">
        <w:rPr>
          <w:b/>
        </w:rPr>
        <w:t>Method blank:</w:t>
      </w:r>
      <w:r>
        <w:rPr>
          <w:b/>
        </w:rPr>
        <w:t xml:space="preserve"> </w:t>
      </w:r>
      <w:r w:rsidRPr="00F76AAD">
        <w:t>A blank prepared to represent the sample matrix, prepared and analyzed with a batch of samples.</w:t>
      </w:r>
      <w:r>
        <w:t xml:space="preserve"> </w:t>
      </w:r>
      <w:r w:rsidRPr="00F76AAD">
        <w:t>A method blank will contain all reagents used in the preparation of a sample, and the same preparation process is used f</w:t>
      </w:r>
      <w:r>
        <w:t xml:space="preserve">or the method blank and samples </w:t>
      </w:r>
      <w:r w:rsidRPr="00F76AAD">
        <w:t>(Ecology, 2004; Kammin, 2010)</w:t>
      </w:r>
      <w:r>
        <w:t>.</w:t>
      </w:r>
    </w:p>
    <w:p w14:paraId="079A48D9" w14:textId="423FEC0A" w:rsidR="00032B5A" w:rsidRPr="00F76AAD" w:rsidRDefault="00032B5A" w:rsidP="00111749">
      <w:pPr>
        <w:pStyle w:val="BodyText1"/>
        <w:rPr>
          <w:b/>
        </w:rPr>
      </w:pPr>
      <w:r w:rsidRPr="00F76AAD">
        <w:rPr>
          <w:b/>
        </w:rPr>
        <w:t>Method Detection Limit (MDL):</w:t>
      </w:r>
      <w:r>
        <w:rPr>
          <w:b/>
        </w:rPr>
        <w:t xml:space="preserve"> </w:t>
      </w:r>
      <w:r w:rsidRPr="00F76AAD">
        <w:t>This definition for detection was first formally advanced in 40CFR 136, October 26, 1984 edition.</w:t>
      </w:r>
      <w:r>
        <w:t xml:space="preserve"> </w:t>
      </w:r>
      <w:r w:rsidRPr="00F76AAD">
        <w:t xml:space="preserve">MDL is defined there as </w:t>
      </w:r>
      <w:r w:rsidRPr="00F76AAD">
        <w:rPr>
          <w:szCs w:val="24"/>
        </w:rPr>
        <w:t>the minimum concentration of an analyte that, in a given matrix and with a specific method, has a 99% probability of being identified, and reported to be greater th</w:t>
      </w:r>
      <w:r>
        <w:rPr>
          <w:szCs w:val="24"/>
        </w:rPr>
        <w:t xml:space="preserve">an zero </w:t>
      </w:r>
      <w:r w:rsidRPr="00F76AAD">
        <w:rPr>
          <w:szCs w:val="24"/>
        </w:rPr>
        <w:t>(Federal Register</w:t>
      </w:r>
      <w:r w:rsidR="00A03164">
        <w:rPr>
          <w:szCs w:val="24"/>
        </w:rPr>
        <w:t xml:space="preserve"> 2025</w:t>
      </w:r>
      <w:r w:rsidRPr="00F76AAD">
        <w:rPr>
          <w:szCs w:val="24"/>
        </w:rPr>
        <w:t>)</w:t>
      </w:r>
      <w:r>
        <w:rPr>
          <w:szCs w:val="24"/>
        </w:rPr>
        <w:t>.</w:t>
      </w:r>
    </w:p>
    <w:p w14:paraId="4706D50B" w14:textId="77777777" w:rsidR="00032B5A" w:rsidRPr="00F76AAD" w:rsidRDefault="00032B5A" w:rsidP="00362BCE">
      <w:pPr>
        <w:pStyle w:val="BodyText1"/>
      </w:pPr>
      <w:r w:rsidRPr="00F76AAD">
        <w:rPr>
          <w:b/>
        </w:rPr>
        <w:t>Percent Relative Standard Deviation (%RSD):</w:t>
      </w:r>
      <w:r>
        <w:t xml:space="preserve"> </w:t>
      </w:r>
      <w:r w:rsidRPr="00F76AAD">
        <w:t>A statistic used to evaluate precision in environmental analysis.</w:t>
      </w:r>
      <w:r>
        <w:t xml:space="preserve"> </w:t>
      </w:r>
      <w:r w:rsidRPr="00F76AAD">
        <w:t>It is determined in the following manner:</w:t>
      </w:r>
    </w:p>
    <w:p w14:paraId="6C27F49D" w14:textId="77777777" w:rsidR="00032B5A" w:rsidRPr="00F76AAD" w:rsidRDefault="00032B5A" w:rsidP="00362BCE">
      <w:pPr>
        <w:spacing w:after="160"/>
        <w:ind w:left="2880"/>
        <w:rPr>
          <w:b/>
          <w:szCs w:val="24"/>
        </w:rPr>
      </w:pPr>
      <w:r w:rsidRPr="00F76AAD">
        <w:rPr>
          <w:b/>
          <w:szCs w:val="24"/>
        </w:rPr>
        <w:t>%RSD = (100 * s)/x</w:t>
      </w:r>
    </w:p>
    <w:p w14:paraId="53E02145" w14:textId="77777777" w:rsidR="00032B5A" w:rsidRPr="00E6265C" w:rsidRDefault="00032B5A" w:rsidP="00111749">
      <w:pPr>
        <w:pStyle w:val="BodyText1"/>
      </w:pPr>
      <w:r w:rsidRPr="00F76AAD">
        <w:t>where s is the sample standard deviation and x is the mean of results from more than two replicate samples</w:t>
      </w:r>
      <w:r>
        <w:t xml:space="preserve"> </w:t>
      </w:r>
      <w:r w:rsidRPr="00F76AAD">
        <w:t>(</w:t>
      </w:r>
      <w:r>
        <w:t>Kammin, 2010).</w:t>
      </w:r>
    </w:p>
    <w:p w14:paraId="5869462E" w14:textId="77777777" w:rsidR="00032B5A" w:rsidRPr="00F76AAD" w:rsidRDefault="00032B5A" w:rsidP="00111749">
      <w:pPr>
        <w:pStyle w:val="BodyText1"/>
      </w:pPr>
      <w:r w:rsidRPr="00F76AAD">
        <w:rPr>
          <w:b/>
        </w:rPr>
        <w:t>Parameter:</w:t>
      </w:r>
      <w:r>
        <w:t xml:space="preserve"> </w:t>
      </w:r>
      <w:r w:rsidRPr="00F76AAD">
        <w:t>A specified characteristic of a population or sample.</w:t>
      </w:r>
      <w:r>
        <w:t xml:space="preserve"> </w:t>
      </w:r>
      <w:r w:rsidRPr="00F76AAD">
        <w:t>Also, an analyte or grouping of analytes.</w:t>
      </w:r>
      <w:r>
        <w:t xml:space="preserve"> </w:t>
      </w:r>
      <w:r w:rsidRPr="00F76AAD">
        <w:t>Benzene and nitrate + nitrite a</w:t>
      </w:r>
      <w:r>
        <w:t xml:space="preserve">re all </w:t>
      </w:r>
      <w:r w:rsidRPr="00F76AAD">
        <w:t>parameters</w:t>
      </w:r>
      <w:r>
        <w:t xml:space="preserve"> (Kammin, 2010; Ecology, 2004).</w:t>
      </w:r>
    </w:p>
    <w:p w14:paraId="59B6450D" w14:textId="77777777" w:rsidR="00032B5A" w:rsidRPr="00F76AAD" w:rsidRDefault="00032B5A" w:rsidP="00111749">
      <w:pPr>
        <w:pStyle w:val="BodyText1"/>
      </w:pPr>
      <w:r w:rsidRPr="00F76AAD">
        <w:rPr>
          <w:b/>
        </w:rPr>
        <w:t>Population:</w:t>
      </w:r>
      <w:r>
        <w:t xml:space="preserve"> </w:t>
      </w:r>
      <w:r w:rsidRPr="00F76AAD">
        <w:t>The hypothetical set of all possible observations of the type bein</w:t>
      </w:r>
      <w:r>
        <w:t>g investigated (Ecology, 2004).</w:t>
      </w:r>
    </w:p>
    <w:p w14:paraId="4083E49B" w14:textId="77777777" w:rsidR="00032B5A" w:rsidRPr="00F76AAD" w:rsidRDefault="00032B5A" w:rsidP="00111749">
      <w:pPr>
        <w:pStyle w:val="BodyText1"/>
      </w:pPr>
      <w:r w:rsidRPr="00F76AAD">
        <w:rPr>
          <w:b/>
        </w:rPr>
        <w:t>Precision:</w:t>
      </w:r>
      <w:r>
        <w:rPr>
          <w:b/>
        </w:rPr>
        <w:t xml:space="preserve"> </w:t>
      </w:r>
      <w:r w:rsidRPr="00F76AAD">
        <w:t xml:space="preserve">The extent of random variability among replicate measurements of the same property; </w:t>
      </w:r>
      <w:r>
        <w:t>a data quality indicator (USGS, 1998).</w:t>
      </w:r>
    </w:p>
    <w:p w14:paraId="1EE5E2D4" w14:textId="77777777" w:rsidR="00032B5A" w:rsidRPr="00F76AAD" w:rsidRDefault="00032B5A" w:rsidP="00111749">
      <w:pPr>
        <w:pStyle w:val="BodyText1"/>
      </w:pPr>
      <w:r w:rsidRPr="00F76AAD">
        <w:rPr>
          <w:b/>
        </w:rPr>
        <w:t>Quality assurance (QA):</w:t>
      </w:r>
      <w:r>
        <w:rPr>
          <w:b/>
        </w:rPr>
        <w:t xml:space="preserve"> </w:t>
      </w:r>
      <w:r w:rsidRPr="00F76AAD">
        <w:t>A set of activities designed to establish and document the reliability an</w:t>
      </w:r>
      <w:r>
        <w:t>d usability of measurement data (Kammin, 2010).</w:t>
      </w:r>
    </w:p>
    <w:p w14:paraId="743BB4A8" w14:textId="77777777" w:rsidR="00032B5A" w:rsidRPr="00E6265C" w:rsidRDefault="00032B5A" w:rsidP="00111749">
      <w:pPr>
        <w:pStyle w:val="BodyText1"/>
      </w:pPr>
      <w:r w:rsidRPr="00F76AAD">
        <w:rPr>
          <w:b/>
        </w:rPr>
        <w:t>Quality Assurance Project Plan (QAPP):</w:t>
      </w:r>
      <w:r>
        <w:rPr>
          <w:b/>
        </w:rPr>
        <w:t xml:space="preserve"> </w:t>
      </w:r>
      <w:r w:rsidRPr="00F76AAD">
        <w:t>A document that describes the objectives of a project, and the processes and activities necessary to develop data tha</w:t>
      </w:r>
      <w:r>
        <w:t>t will support those objectives (Kammin, 2010; Ecology, 2004).</w:t>
      </w:r>
    </w:p>
    <w:p w14:paraId="318E8279" w14:textId="77777777" w:rsidR="00032B5A" w:rsidRPr="00F76AAD" w:rsidRDefault="00032B5A" w:rsidP="00111749">
      <w:pPr>
        <w:pStyle w:val="BodyText1"/>
      </w:pPr>
      <w:r w:rsidRPr="00F76AAD">
        <w:rPr>
          <w:b/>
        </w:rPr>
        <w:t>Quality control (QC):</w:t>
      </w:r>
      <w:r>
        <w:rPr>
          <w:b/>
        </w:rPr>
        <w:t xml:space="preserve"> </w:t>
      </w:r>
      <w:r w:rsidRPr="00F76AAD">
        <w:t xml:space="preserve">The routine application of measurement and statistical procedures to assess the </w:t>
      </w:r>
      <w:r>
        <w:t>accuracy of measurement data (Ecology, 2004).</w:t>
      </w:r>
    </w:p>
    <w:p w14:paraId="43303619" w14:textId="77777777" w:rsidR="00032B5A" w:rsidRPr="00F76AAD" w:rsidRDefault="00032B5A" w:rsidP="00F9047B">
      <w:pPr>
        <w:pStyle w:val="BodyText1"/>
        <w:spacing w:after="0"/>
      </w:pPr>
      <w:r w:rsidRPr="00F76AAD">
        <w:rPr>
          <w:b/>
        </w:rPr>
        <w:t>Relative Percent Difference (RPD):</w:t>
      </w:r>
      <w:r>
        <w:rPr>
          <w:b/>
        </w:rPr>
        <w:t xml:space="preserve"> </w:t>
      </w:r>
      <w:r w:rsidRPr="00F76AAD">
        <w:t>RPD is commonly used to evaluate precision</w:t>
      </w:r>
      <w:r>
        <w:t>. T</w:t>
      </w:r>
      <w:r w:rsidRPr="00F76AAD">
        <w:t>he following formula is used:</w:t>
      </w:r>
    </w:p>
    <w:p w14:paraId="2B982444" w14:textId="77777777" w:rsidR="00032B5A" w:rsidRPr="00F76AAD" w:rsidRDefault="00032B5A" w:rsidP="00362BCE">
      <w:pPr>
        <w:spacing w:before="60"/>
        <w:ind w:left="2880"/>
        <w:rPr>
          <w:b/>
          <w:color w:val="000000"/>
          <w:szCs w:val="24"/>
        </w:rPr>
      </w:pPr>
      <w:r w:rsidRPr="00F76AAD">
        <w:rPr>
          <w:b/>
          <w:color w:val="000000"/>
          <w:szCs w:val="24"/>
        </w:rPr>
        <w:t>[Abs(a-b)/((a + b)/2)] * 100</w:t>
      </w:r>
    </w:p>
    <w:p w14:paraId="06B40D9D" w14:textId="77777777" w:rsidR="00032B5A" w:rsidRPr="00E6265C" w:rsidRDefault="00032B5A" w:rsidP="00111749">
      <w:pPr>
        <w:pStyle w:val="BodyText1"/>
      </w:pPr>
      <w:r w:rsidRPr="00F76AAD">
        <w:rPr>
          <w:color w:val="000000"/>
          <w:szCs w:val="24"/>
        </w:rPr>
        <w:lastRenderedPageBreak/>
        <w:t xml:space="preserve">where “Abs()” is absolute value and a and b </w:t>
      </w:r>
      <w:r w:rsidRPr="00111749">
        <w:rPr>
          <w:rStyle w:val="BodytextChar0"/>
        </w:rPr>
        <w:t>are results for the two replicate samples. RPD can be used only with 2 values. Percent Relative Standard Deviation is (%RSD) is used if there are results for more than 2 replicate samples (Ecology</w:t>
      </w:r>
      <w:r>
        <w:t>, 2004).</w:t>
      </w:r>
    </w:p>
    <w:p w14:paraId="447AE965" w14:textId="77777777" w:rsidR="00032B5A" w:rsidRPr="00E6265C" w:rsidRDefault="00032B5A" w:rsidP="00111749">
      <w:pPr>
        <w:pStyle w:val="BodyText1"/>
        <w:rPr>
          <w:b/>
        </w:rPr>
      </w:pPr>
      <w:r w:rsidRPr="00F76AAD">
        <w:rPr>
          <w:b/>
        </w:rPr>
        <w:t>Replicate samples:</w:t>
      </w:r>
      <w:r>
        <w:rPr>
          <w:b/>
        </w:rPr>
        <w:t xml:space="preserve"> </w:t>
      </w:r>
      <w:r w:rsidRPr="00F76AAD">
        <w:t>Two or more samples taken from the environment at the same time and place, using the same protocols.</w:t>
      </w:r>
      <w:r>
        <w:t xml:space="preserve"> </w:t>
      </w:r>
      <w:r w:rsidRPr="00F76AAD">
        <w:t>Replicates are used to estimate the random variability of the material sampled</w:t>
      </w:r>
      <w:r>
        <w:t xml:space="preserve"> </w:t>
      </w:r>
      <w:r w:rsidRPr="00F76AAD">
        <w:t>(USGS, 1998)</w:t>
      </w:r>
      <w:r>
        <w:t>.</w:t>
      </w:r>
    </w:p>
    <w:p w14:paraId="3A58ABB9" w14:textId="77777777" w:rsidR="00032B5A" w:rsidRPr="00F76AAD" w:rsidRDefault="00032B5A" w:rsidP="00111749">
      <w:pPr>
        <w:pStyle w:val="BodyText1"/>
        <w:rPr>
          <w:b/>
        </w:rPr>
      </w:pPr>
      <w:r w:rsidRPr="00F76AAD">
        <w:rPr>
          <w:b/>
        </w:rPr>
        <w:t>Representativeness:</w:t>
      </w:r>
      <w:r>
        <w:rPr>
          <w:b/>
        </w:rPr>
        <w:t xml:space="preserve"> </w:t>
      </w:r>
      <w:r w:rsidRPr="00F76AAD">
        <w:t>The degree to which a sample reflects the population from which it is taken; a data quality indicator</w:t>
      </w:r>
      <w:r>
        <w:t xml:space="preserve"> </w:t>
      </w:r>
      <w:r w:rsidRPr="00F76AAD">
        <w:t>(USGS, 1998)</w:t>
      </w:r>
      <w:r>
        <w:t>.</w:t>
      </w:r>
    </w:p>
    <w:p w14:paraId="76C09E7D" w14:textId="77777777" w:rsidR="00032B5A" w:rsidRPr="00F76AAD" w:rsidRDefault="00032B5A" w:rsidP="00111749">
      <w:pPr>
        <w:pStyle w:val="BodyText1"/>
        <w:rPr>
          <w:b/>
        </w:rPr>
      </w:pPr>
      <w:r w:rsidRPr="00F76AAD">
        <w:rPr>
          <w:b/>
        </w:rPr>
        <w:t>Sample (field):</w:t>
      </w:r>
      <w:r>
        <w:rPr>
          <w:b/>
        </w:rPr>
        <w:t xml:space="preserve"> </w:t>
      </w:r>
      <w:r w:rsidRPr="00F76AAD">
        <w:t>A portion of a population (environmental entity) that is measured and assumed to represent the entire population</w:t>
      </w:r>
      <w:r>
        <w:t xml:space="preserve"> </w:t>
      </w:r>
      <w:r w:rsidRPr="00F76AAD">
        <w:t>(USGS, 1998)</w:t>
      </w:r>
      <w:r>
        <w:t>.</w:t>
      </w:r>
    </w:p>
    <w:p w14:paraId="568D09C9" w14:textId="77777777" w:rsidR="00032B5A" w:rsidRPr="00E6265C" w:rsidRDefault="00032B5A" w:rsidP="00111749">
      <w:pPr>
        <w:pStyle w:val="BodyText1"/>
      </w:pPr>
      <w:r w:rsidRPr="00F76AAD">
        <w:rPr>
          <w:b/>
        </w:rPr>
        <w:t>Sample (statistical):</w:t>
      </w:r>
      <w:r>
        <w:rPr>
          <w:b/>
        </w:rPr>
        <w:t xml:space="preserve"> </w:t>
      </w:r>
      <w:r w:rsidRPr="00F76AAD">
        <w:t>A finite part or sub</w:t>
      </w:r>
      <w:r>
        <w:t>set of a statistical population (USEPA, 1997).</w:t>
      </w:r>
    </w:p>
    <w:p w14:paraId="7BBD3EE7" w14:textId="77777777" w:rsidR="00032B5A" w:rsidRPr="00F76AAD" w:rsidRDefault="00032B5A" w:rsidP="00111749">
      <w:pPr>
        <w:pStyle w:val="BodyText1"/>
      </w:pPr>
      <w:r w:rsidRPr="00F76AAD">
        <w:rPr>
          <w:b/>
        </w:rPr>
        <w:t>Sensitivity:</w:t>
      </w:r>
      <w:r>
        <w:rPr>
          <w:b/>
        </w:rPr>
        <w:t xml:space="preserve"> </w:t>
      </w:r>
      <w:r w:rsidRPr="00F76AAD">
        <w:t>In general, denotes the rate at which the analytical response (e.g., absorbance, volume, meter reading) varies with the concentration of the parameter being determined.</w:t>
      </w:r>
      <w:r>
        <w:t xml:space="preserve"> </w:t>
      </w:r>
      <w:r w:rsidRPr="00F76AAD">
        <w:t>In a specialized sense, it has the same</w:t>
      </w:r>
      <w:r>
        <w:t xml:space="preserve"> meaning as the detection limit (Ecology, 2004).</w:t>
      </w:r>
    </w:p>
    <w:p w14:paraId="262330C9" w14:textId="77777777" w:rsidR="00032B5A" w:rsidRPr="00F76AAD" w:rsidRDefault="00032B5A" w:rsidP="00111749">
      <w:pPr>
        <w:pStyle w:val="BodyText1"/>
        <w:rPr>
          <w:b/>
        </w:rPr>
      </w:pPr>
      <w:r w:rsidRPr="00F76AAD">
        <w:rPr>
          <w:b/>
        </w:rPr>
        <w:t>Spiked blank:</w:t>
      </w:r>
      <w:r>
        <w:rPr>
          <w:b/>
        </w:rPr>
        <w:t xml:space="preserve"> </w:t>
      </w:r>
      <w:r w:rsidRPr="00F76AAD">
        <w:t>A specified amount of reagent blank fortified with a known mass of the target analyte(s); usually used to assess the re</w:t>
      </w:r>
      <w:r>
        <w:t xml:space="preserve">covery efficiency of the method </w:t>
      </w:r>
      <w:r w:rsidRPr="00F76AAD">
        <w:t>(USEPA, 1997)</w:t>
      </w:r>
      <w:r>
        <w:t>.</w:t>
      </w:r>
    </w:p>
    <w:p w14:paraId="2F135514" w14:textId="77777777" w:rsidR="00032B5A" w:rsidRPr="00F76AAD" w:rsidRDefault="00032B5A" w:rsidP="00111749">
      <w:pPr>
        <w:pStyle w:val="BodyText1"/>
        <w:rPr>
          <w:b/>
        </w:rPr>
      </w:pPr>
      <w:r w:rsidRPr="00F76AAD">
        <w:rPr>
          <w:b/>
        </w:rPr>
        <w:t>Spiked sample:</w:t>
      </w:r>
      <w:r>
        <w:rPr>
          <w:b/>
        </w:rPr>
        <w:t xml:space="preserve"> </w:t>
      </w:r>
      <w:r w:rsidRPr="00F76AAD">
        <w:t>A sample prepared by adding a known mass of target analyte(s) to a specified amount of matrix sample for which an independent estimate of target analyte(s) concentration is available</w:t>
      </w:r>
      <w:r>
        <w:t>. S</w:t>
      </w:r>
      <w:r w:rsidRPr="00F76AAD">
        <w:t>piked samples can be used to determine the effect of the matrix on</w:t>
      </w:r>
      <w:r>
        <w:t xml:space="preserve"> a method’s recovery efficiency </w:t>
      </w:r>
      <w:r w:rsidRPr="00F76AAD">
        <w:t>(USEPA, 1997)</w:t>
      </w:r>
      <w:r>
        <w:t>.</w:t>
      </w:r>
    </w:p>
    <w:p w14:paraId="13B3B3BD" w14:textId="77777777" w:rsidR="00032B5A" w:rsidRPr="00E6265C" w:rsidRDefault="00032B5A" w:rsidP="00111749">
      <w:pPr>
        <w:pStyle w:val="BodyText1"/>
      </w:pPr>
      <w:r w:rsidRPr="00F76AAD">
        <w:rPr>
          <w:b/>
        </w:rPr>
        <w:t xml:space="preserve">Split </w:t>
      </w:r>
      <w:r>
        <w:rPr>
          <w:b/>
        </w:rPr>
        <w:t>s</w:t>
      </w:r>
      <w:r w:rsidRPr="00F76AAD">
        <w:rPr>
          <w:b/>
        </w:rPr>
        <w:t>ample:</w:t>
      </w:r>
      <w:r>
        <w:rPr>
          <w:b/>
        </w:rPr>
        <w:t xml:space="preserve"> </w:t>
      </w:r>
      <w:r w:rsidRPr="0017349E">
        <w:t>A</w:t>
      </w:r>
      <w:r w:rsidRPr="00F76AAD">
        <w:t xml:space="preserve"> discrete sample subdivided into portions, usually duplicates</w:t>
      </w:r>
      <w:r>
        <w:t xml:space="preserve"> (Kammin, 2010).</w:t>
      </w:r>
    </w:p>
    <w:p w14:paraId="70031A78" w14:textId="77777777" w:rsidR="00032B5A" w:rsidRPr="00F76AAD" w:rsidRDefault="00032B5A" w:rsidP="00111749">
      <w:pPr>
        <w:pStyle w:val="BodyText1"/>
      </w:pPr>
      <w:r w:rsidRPr="00F76AAD">
        <w:rPr>
          <w:b/>
        </w:rPr>
        <w:t>Standard Operating Procedure (SOP):</w:t>
      </w:r>
      <w:r>
        <w:t xml:space="preserve"> </w:t>
      </w:r>
      <w:r w:rsidRPr="00F76AAD">
        <w:t>A document which describes in detail a reproducible an</w:t>
      </w:r>
      <w:r>
        <w:t>d repeatable organized activity (Kammin, 2010).</w:t>
      </w:r>
    </w:p>
    <w:p w14:paraId="421B725E" w14:textId="77777777" w:rsidR="00032B5A" w:rsidRPr="00E6265C" w:rsidRDefault="00032B5A" w:rsidP="00111749">
      <w:pPr>
        <w:pStyle w:val="BodyText1"/>
        <w:rPr>
          <w:szCs w:val="24"/>
        </w:rPr>
      </w:pPr>
      <w:r w:rsidRPr="00F76AAD">
        <w:rPr>
          <w:b/>
          <w:szCs w:val="24"/>
        </w:rPr>
        <w:t>Surrogate:</w:t>
      </w:r>
      <w:r>
        <w:rPr>
          <w:b/>
          <w:szCs w:val="24"/>
        </w:rPr>
        <w:t xml:space="preserve"> </w:t>
      </w:r>
      <w:r w:rsidRPr="00F76AAD">
        <w:rPr>
          <w:szCs w:val="24"/>
        </w:rPr>
        <w:t>For environmental chemistry, a surrogate is a substance with properties similar to those of the target analyte(s).</w:t>
      </w:r>
      <w:r>
        <w:rPr>
          <w:szCs w:val="24"/>
        </w:rPr>
        <w:t xml:space="preserve"> </w:t>
      </w:r>
      <w:r w:rsidRPr="00F76AAD">
        <w:rPr>
          <w:szCs w:val="24"/>
        </w:rPr>
        <w:t>Surrogates are unlikely to be native to environmental samples</w:t>
      </w:r>
      <w:r>
        <w:rPr>
          <w:szCs w:val="24"/>
        </w:rPr>
        <w:t>. T</w:t>
      </w:r>
      <w:r w:rsidRPr="00F76AAD">
        <w:rPr>
          <w:szCs w:val="24"/>
        </w:rPr>
        <w:t>hey are added to environmental samples for quality control purposes, to track extraction efficiency and/or measure analyte recovery.</w:t>
      </w:r>
      <w:r>
        <w:rPr>
          <w:szCs w:val="24"/>
        </w:rPr>
        <w:t xml:space="preserve"> </w:t>
      </w:r>
      <w:r w:rsidRPr="00F76AAD">
        <w:rPr>
          <w:szCs w:val="24"/>
        </w:rPr>
        <w:t>Deuterated organic compounds are examples of surrogates commonly us</w:t>
      </w:r>
      <w:r>
        <w:rPr>
          <w:szCs w:val="24"/>
        </w:rPr>
        <w:t>ed in organic compound analysis (Kammin, 2010).</w:t>
      </w:r>
    </w:p>
    <w:p w14:paraId="31FF54E5" w14:textId="77777777" w:rsidR="00032B5A" w:rsidRPr="00E6265C" w:rsidRDefault="00032B5A" w:rsidP="00111749">
      <w:pPr>
        <w:pStyle w:val="BodyText1"/>
      </w:pPr>
      <w:r w:rsidRPr="00F76AAD">
        <w:rPr>
          <w:b/>
        </w:rPr>
        <w:t>Systematic planning:</w:t>
      </w:r>
      <w:r>
        <w:rPr>
          <w:b/>
        </w:rPr>
        <w:t xml:space="preserve"> </w:t>
      </w:r>
      <w:r w:rsidRPr="00F76AAD">
        <w:t>A step-wise process which develops a clear description of the goals and objectives of a project, and produces decisions on the type, quantity, and quality of data that will be needed to meet those goals and objectives.</w:t>
      </w:r>
      <w:r>
        <w:t xml:space="preserve"> </w:t>
      </w:r>
      <w:r w:rsidRPr="00F76AAD">
        <w:t>The DQO process is a speciali</w:t>
      </w:r>
      <w:r>
        <w:t>zed type of systematic planning (USEPA, 2006).</w:t>
      </w:r>
    </w:p>
    <w:p w14:paraId="2B689961" w14:textId="77777777" w:rsidR="00032B5A" w:rsidRPr="00DE4590" w:rsidRDefault="00032B5A" w:rsidP="00DE4590">
      <w:pPr>
        <w:pStyle w:val="Heading5"/>
      </w:pPr>
      <w:r w:rsidRPr="00DE4590">
        <w:t>References for QA Glossary</w:t>
      </w:r>
    </w:p>
    <w:p w14:paraId="01B7A496" w14:textId="163C8D44" w:rsidR="00051BF0" w:rsidRDefault="00032B5A" w:rsidP="00111749">
      <w:pPr>
        <w:pStyle w:val="Reference"/>
      </w:pPr>
      <w:r w:rsidRPr="00F76AAD">
        <w:t>Ecology</w:t>
      </w:r>
      <w:r w:rsidR="00BF57C0">
        <w:t xml:space="preserve"> [Washington State Department of Ecology]</w:t>
      </w:r>
      <w:r w:rsidRPr="00F76AAD">
        <w:t>, 2004.</w:t>
      </w:r>
      <w:r>
        <w:t xml:space="preserve"> </w:t>
      </w:r>
      <w:r w:rsidRPr="00F76AAD">
        <w:t>Guidance for the Preparation of Quality Assurance Project Plans for Environmental Studies.</w:t>
      </w:r>
      <w:r>
        <w:t xml:space="preserve"> Ecology, Olympia, WA.</w:t>
      </w:r>
      <w:r w:rsidRPr="00F76AAD">
        <w:t xml:space="preserve"> </w:t>
      </w:r>
      <w:hyperlink r:id="rId41" w:history="1">
        <w:r w:rsidR="00051BF0" w:rsidRPr="00E22A76">
          <w:rPr>
            <w:rStyle w:val="Hyperlink"/>
          </w:rPr>
          <w:t>https://apps.ecology.wa.gov/publications/SummaryPages/0403030.html</w:t>
        </w:r>
      </w:hyperlink>
    </w:p>
    <w:p w14:paraId="5C78FBB3" w14:textId="77777777" w:rsidR="00BD6EC6" w:rsidRDefault="00BD6EC6" w:rsidP="00BD6EC6">
      <w:pPr>
        <w:pStyle w:val="Reference"/>
        <w:rPr>
          <w:rStyle w:val="Hyperlink"/>
          <w:color w:val="auto"/>
          <w:u w:val="none"/>
        </w:rPr>
      </w:pPr>
      <w:r>
        <w:rPr>
          <w:rStyle w:val="Hyperlink"/>
          <w:color w:val="auto"/>
          <w:u w:val="none"/>
        </w:rPr>
        <w:lastRenderedPageBreak/>
        <w:t xml:space="preserve">Federal Register. 2025. </w:t>
      </w:r>
      <w:r w:rsidRPr="00A03164">
        <w:rPr>
          <w:rStyle w:val="Hyperlink"/>
          <w:color w:val="auto"/>
          <w:u w:val="none"/>
        </w:rPr>
        <w:t>Appendix B to Part 136</w:t>
      </w:r>
      <w:r>
        <w:rPr>
          <w:rStyle w:val="Hyperlink"/>
          <w:color w:val="auto"/>
          <w:u w:val="none"/>
        </w:rPr>
        <w:t>, Title 40</w:t>
      </w:r>
      <w:r w:rsidRPr="00A03164">
        <w:rPr>
          <w:rStyle w:val="Hyperlink"/>
          <w:color w:val="auto"/>
          <w:u w:val="none"/>
        </w:rPr>
        <w:t xml:space="preserve">—Definition and Procedure for the Determination of the Method Detection Limit—Revision </w:t>
      </w:r>
      <w:r>
        <w:rPr>
          <w:rStyle w:val="Hyperlink"/>
          <w:color w:val="auto"/>
          <w:u w:val="none"/>
        </w:rPr>
        <w:t xml:space="preserve">2 [1/5/2025]. Code of Federal Regulations, Federal Register. Washington DC. </w:t>
      </w:r>
      <w:r>
        <w:rPr>
          <w:rStyle w:val="Hyperlink"/>
          <w:color w:val="auto"/>
          <w:u w:val="none"/>
        </w:rPr>
        <w:br/>
      </w:r>
      <w:hyperlink r:id="rId42" w:history="1">
        <w:r w:rsidRPr="00E22A76">
          <w:rPr>
            <w:rStyle w:val="Hyperlink"/>
          </w:rPr>
          <w:t>https://www.ecfr.gov/current/title-40/part-136/appendix-Appendix%20B%20to%20Part%20136</w:t>
        </w:r>
      </w:hyperlink>
    </w:p>
    <w:p w14:paraId="62685C28" w14:textId="2A365716" w:rsidR="00032B5A" w:rsidRDefault="00032B5A" w:rsidP="00111749">
      <w:pPr>
        <w:pStyle w:val="Reference"/>
      </w:pPr>
      <w:r w:rsidRPr="00F76AAD">
        <w:t xml:space="preserve">Kammin, </w:t>
      </w:r>
      <w:r>
        <w:t xml:space="preserve">B. </w:t>
      </w:r>
      <w:r w:rsidRPr="00F76AAD">
        <w:t>2010.</w:t>
      </w:r>
      <w:r>
        <w:t xml:space="preserve"> </w:t>
      </w:r>
      <w:r w:rsidRPr="00F76AAD">
        <w:t>Definition developed or extensively edited by William Kammin, 2010.</w:t>
      </w:r>
      <w:r>
        <w:t xml:space="preserve"> Washington State Department of Ecology, Olympia, WA.</w:t>
      </w:r>
    </w:p>
    <w:p w14:paraId="5206C944" w14:textId="7B94C8BD" w:rsidR="004529B4" w:rsidRDefault="00F31E91" w:rsidP="00111749">
      <w:pPr>
        <w:pStyle w:val="Reference"/>
      </w:pPr>
      <w:r w:rsidRPr="00F76AAD">
        <w:t>USEPA</w:t>
      </w:r>
      <w:r>
        <w:t xml:space="preserve"> [U.S. Environmental Protection Agency].</w:t>
      </w:r>
      <w:r w:rsidRPr="00F76AAD">
        <w:t xml:space="preserve"> </w:t>
      </w:r>
      <w:r>
        <w:t>1997.</w:t>
      </w:r>
      <w:r w:rsidR="0082156D">
        <w:t xml:space="preserve"> Environmental Monitoring and Assessment Program — QA Glossary [</w:t>
      </w:r>
      <w:r w:rsidRPr="00F31E91">
        <w:t>Last updated on 2/21/2016</w:t>
      </w:r>
      <w:r w:rsidR="0082156D">
        <w:t>].</w:t>
      </w:r>
      <w:r w:rsidR="004529B4">
        <w:br/>
      </w:r>
      <w:hyperlink r:id="rId43" w:history="1">
        <w:r w:rsidR="004529B4" w:rsidRPr="00E22A76">
          <w:rPr>
            <w:rStyle w:val="Hyperlink"/>
          </w:rPr>
          <w:t>https://archive.epa.gov/emap/archive-emap/web/html/qa_terms.html</w:t>
        </w:r>
      </w:hyperlink>
    </w:p>
    <w:p w14:paraId="42441D48" w14:textId="316BAB70" w:rsidR="00032B5A" w:rsidRDefault="00032B5A" w:rsidP="00111749">
      <w:pPr>
        <w:pStyle w:val="Reference"/>
      </w:pPr>
      <w:r w:rsidRPr="00F76AAD">
        <w:t>USEPA</w:t>
      </w:r>
      <w:r w:rsidR="00BF57C0">
        <w:t xml:space="preserve"> [U.S. Environmental Protection Agency].</w:t>
      </w:r>
      <w:r w:rsidRPr="00F76AAD">
        <w:t xml:space="preserve"> 2006.</w:t>
      </w:r>
      <w:r>
        <w:t xml:space="preserve"> </w:t>
      </w:r>
      <w:r w:rsidRPr="00F76AAD">
        <w:rPr>
          <w:bCs/>
        </w:rPr>
        <w:t xml:space="preserve">Guidance on Systematic Planning Using the Data Quality Objectives Process </w:t>
      </w:r>
      <w:r w:rsidRPr="00F76AAD">
        <w:t>EPA QA/G-4.</w:t>
      </w:r>
      <w:r>
        <w:t xml:space="preserve"> </w:t>
      </w:r>
      <w:r w:rsidR="00883F94">
        <w:br/>
      </w:r>
      <w:hyperlink r:id="rId44" w:history="1">
        <w:r w:rsidR="00DA3EF3" w:rsidRPr="00BC6CB0">
          <w:rPr>
            <w:rStyle w:val="Hyperlink"/>
          </w:rPr>
          <w:t>https://www.epa.gov/sites/default/files/2015-06/documents/g4-final.pdf</w:t>
        </w:r>
      </w:hyperlink>
      <w:r w:rsidR="00DA3EF3">
        <w:t>.</w:t>
      </w:r>
    </w:p>
    <w:p w14:paraId="41CB6640" w14:textId="62409658" w:rsidR="00883F94" w:rsidRDefault="00032B5A" w:rsidP="00883F94">
      <w:pPr>
        <w:pStyle w:val="Reference"/>
        <w:rPr>
          <w:rStyle w:val="Hyperlink"/>
          <w:color w:val="auto"/>
          <w:u w:val="none"/>
        </w:rPr>
      </w:pPr>
      <w:r w:rsidRPr="00F76AAD">
        <w:t>USGS</w:t>
      </w:r>
      <w:r w:rsidR="00BF57C0">
        <w:t xml:space="preserve"> [U.S. Geological Survey].</w:t>
      </w:r>
      <w:r w:rsidRPr="00F76AAD">
        <w:t xml:space="preserve"> 1998.</w:t>
      </w:r>
      <w:r>
        <w:t xml:space="preserve"> </w:t>
      </w:r>
      <w:r w:rsidRPr="00F76AAD">
        <w:t>Principles and Practices for Quality Assurance and Quality Control. Open-File Report 98-636.</w:t>
      </w:r>
      <w:r>
        <w:t xml:space="preserve"> </w:t>
      </w:r>
      <w:r>
        <w:br/>
      </w:r>
      <w:hyperlink r:id="rId45" w:history="1">
        <w:r w:rsidR="00883F94" w:rsidRPr="00AA0E21">
          <w:rPr>
            <w:rStyle w:val="Hyperlink"/>
          </w:rPr>
          <w:t>https://pubs.usgs.gov/of/1998/ofr98-636/pdf/ofr98636.pdf</w:t>
        </w:r>
      </w:hyperlink>
      <w:r w:rsidR="00111749" w:rsidRPr="00111749">
        <w:rPr>
          <w:rStyle w:val="Hyperlink"/>
          <w:color w:val="auto"/>
          <w:u w:val="none"/>
        </w:rPr>
        <w:t>.</w:t>
      </w:r>
    </w:p>
    <w:sectPr w:rsidR="00883F94" w:rsidSect="00F00134">
      <w:pgSz w:w="12240" w:h="15840" w:code="1"/>
      <w:pgMar w:top="1296" w:right="1440" w:bottom="1584" w:left="1440" w:header="720" w:footer="922"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0" w:author="Khadijah Homolka" w:date="2026-06-29T17:31:00Z" w:initials="KH">
    <w:p w14:paraId="5CA4BADD" w14:textId="77777777" w:rsidR="003D10D9" w:rsidRDefault="003D10D9" w:rsidP="003D10D9">
      <w:r>
        <w:rPr>
          <w:rStyle w:val="CommentReference"/>
        </w:rPr>
        <w:annotationRef/>
      </w:r>
      <w:r>
        <w:rPr>
          <w:sz w:val="20"/>
        </w:rPr>
        <w:t>This needs to be updated to remove Partridge Bank and Portage Canal</w:t>
      </w:r>
    </w:p>
  </w:comment>
  <w:comment w:id="32" w:author="Guo, Jiujia (ECY)" w:date="2026-05-17T14:38:00Z" w:initials="JG">
    <w:p w14:paraId="6077165A" w14:textId="6FD92031" w:rsidR="00D35132" w:rsidRDefault="00D35132" w:rsidP="00AA252D">
      <w:pPr>
        <w:pStyle w:val="CommentText"/>
      </w:pPr>
      <w:r>
        <w:rPr>
          <w:rStyle w:val="CommentReference"/>
        </w:rPr>
        <w:annotationRef/>
      </w:r>
      <w:r>
        <w:t>Could some of these be Giant Kelp canopy?</w:t>
      </w:r>
    </w:p>
  </w:comment>
  <w:comment w:id="33" w:author="Jason Toft" w:date="2026-06-09T13:57:00Z" w:initials="JT">
    <w:p w14:paraId="40C68B7E" w14:textId="247C3310" w:rsidR="00D35132" w:rsidRDefault="00D35132">
      <w:pPr>
        <w:pStyle w:val="CommentText"/>
      </w:pPr>
      <w:r>
        <w:rPr>
          <w:rStyle w:val="CommentReference"/>
        </w:rPr>
        <w:annotationRef/>
      </w:r>
      <w:r>
        <w:t>All Bull Kelp at our transects</w:t>
      </w:r>
    </w:p>
  </w:comment>
  <w:comment w:id="34" w:author="Khadijah Homolka" w:date="2026-06-29T17:33:00Z" w:initials="KH">
    <w:p w14:paraId="070153EB" w14:textId="77777777" w:rsidR="003D10D9" w:rsidRDefault="003D10D9" w:rsidP="003D10D9">
      <w:r>
        <w:rPr>
          <w:rStyle w:val="CommentReference"/>
        </w:rPr>
        <w:annotationRef/>
      </w:r>
      <w:r>
        <w:rPr>
          <w:sz w:val="20"/>
        </w:rPr>
        <w:t>All bull kelp at eDNA locations</w:t>
      </w:r>
    </w:p>
  </w:comment>
  <w:comment w:id="39" w:author="Guo, Jiujia (ECY)" w:date="2026-05-27T13:17:00Z" w:initials="JG">
    <w:p w14:paraId="1B4F5F88" w14:textId="77777777" w:rsidR="00D35132" w:rsidRDefault="00D35132" w:rsidP="00665CE6">
      <w:pPr>
        <w:pStyle w:val="CommentText"/>
      </w:pPr>
      <w:r>
        <w:rPr>
          <w:rStyle w:val="CommentReference"/>
        </w:rPr>
        <w:annotationRef/>
      </w:r>
      <w:r>
        <w:t>Are you using data from the most recent year that has available data (i.e. 2024)? Or are you using an average of all the past data?</w:t>
      </w:r>
    </w:p>
  </w:comment>
  <w:comment w:id="40" w:author="Jason Toft" w:date="2026-06-09T13:58:00Z" w:initials="JT">
    <w:p w14:paraId="4BBFBE8F" w14:textId="7514ADD2" w:rsidR="00D35132" w:rsidRDefault="00D35132">
      <w:pPr>
        <w:pStyle w:val="CommentText"/>
      </w:pPr>
      <w:r>
        <w:rPr>
          <w:rStyle w:val="CommentReference"/>
        </w:rPr>
        <w:annotationRef/>
      </w:r>
      <w:r>
        <w:t>We will hopefully use the 2026 data if it’s available in time (communication with partners)</w:t>
      </w:r>
    </w:p>
  </w:comment>
  <w:comment w:id="41" w:author="Guo, Jiujia (ECY)" w:date="2026-05-27T13:18:00Z" w:initials="JG">
    <w:p w14:paraId="5B0698FB" w14:textId="13D7ACCA" w:rsidR="00D35132" w:rsidRDefault="00D35132" w:rsidP="00120864">
      <w:pPr>
        <w:pStyle w:val="CommentText"/>
      </w:pPr>
      <w:r>
        <w:rPr>
          <w:rStyle w:val="CommentReference"/>
        </w:rPr>
        <w:annotationRef/>
      </w:r>
      <w:r>
        <w:t>Would this be based on the measured kelp bulb density?</w:t>
      </w:r>
    </w:p>
  </w:comment>
  <w:comment w:id="42" w:author="Jason Toft" w:date="2026-06-09T14:00:00Z" w:initials="JT">
    <w:p w14:paraId="133314D5" w14:textId="36CAEB40" w:rsidR="00D35132" w:rsidRDefault="00D35132">
      <w:pPr>
        <w:pStyle w:val="CommentText"/>
      </w:pPr>
      <w:r>
        <w:rPr>
          <w:rStyle w:val="CommentReference"/>
        </w:rPr>
        <w:annotationRef/>
      </w:r>
      <w:r>
        <w:t>Yes</w:t>
      </w:r>
    </w:p>
  </w:comment>
  <w:comment w:id="46" w:author="Guo, Jiujia (ECY)" w:date="2026-05-27T13:21:00Z" w:initials="JG">
    <w:p w14:paraId="6DFCC388" w14:textId="377B4792" w:rsidR="00D35132" w:rsidRDefault="00D35132" w:rsidP="00694A97">
      <w:pPr>
        <w:pStyle w:val="CommentText"/>
      </w:pPr>
      <w:r>
        <w:rPr>
          <w:rStyle w:val="CommentReference"/>
        </w:rPr>
        <w:annotationRef/>
      </w:r>
      <w:r>
        <w:t>Is this referring to the water column position (surface, middle, bottom)?</w:t>
      </w:r>
    </w:p>
  </w:comment>
  <w:comment w:id="61" w:author="Guo, Jiujia (ECY)" w:date="2026-05-17T15:01:00Z" w:initials="JG">
    <w:p w14:paraId="6A4B644C" w14:textId="77777777" w:rsidR="00D35132" w:rsidRDefault="00D35132" w:rsidP="008047A9">
      <w:pPr>
        <w:pStyle w:val="CommentText"/>
      </w:pPr>
      <w:r>
        <w:rPr>
          <w:rStyle w:val="CommentReference"/>
        </w:rPr>
        <w:annotationRef/>
      </w:r>
      <w:r>
        <w:t>What does this mean in this context?</w:t>
      </w:r>
    </w:p>
  </w:comment>
  <w:comment w:id="69" w:author="Guo, Jiujia (ECY)" w:date="2026-05-17T15:03:00Z" w:initials="JG">
    <w:p w14:paraId="0E451ED3" w14:textId="77777777" w:rsidR="00D35132" w:rsidRDefault="00D35132" w:rsidP="00804BBF">
      <w:pPr>
        <w:pStyle w:val="CommentText"/>
      </w:pPr>
      <w:r>
        <w:rPr>
          <w:rStyle w:val="CommentReference"/>
        </w:rPr>
        <w:annotationRef/>
      </w:r>
      <w:r>
        <w:t>Is this referring to the Shoreline Monitoring Database?</w:t>
      </w:r>
    </w:p>
  </w:comment>
  <w:comment w:id="70" w:author="Jason Toft" w:date="2026-06-09T14:07:00Z" w:initials="JT">
    <w:p w14:paraId="14EB8AD5" w14:textId="30CFCD79" w:rsidR="00D35132" w:rsidRDefault="00D35132">
      <w:pPr>
        <w:pStyle w:val="CommentText"/>
      </w:pPr>
      <w:r>
        <w:rPr>
          <w:rStyle w:val="CommentReference"/>
        </w:rPr>
        <w:annotationRef/>
      </w:r>
      <w:r>
        <w:t>No, just recognizing they’re overlapping datasets</w:t>
      </w:r>
    </w:p>
  </w:comment>
  <w:comment w:id="73" w:author="Guo, Jiujia (ECY)" w:date="2026-05-29T09:41:00Z" w:initials="JG">
    <w:p w14:paraId="0B7A0487" w14:textId="77777777" w:rsidR="00D35132" w:rsidRDefault="00D35132" w:rsidP="0083443D">
      <w:pPr>
        <w:pStyle w:val="CommentText"/>
      </w:pPr>
      <w:r>
        <w:rPr>
          <w:rStyle w:val="CommentReference"/>
        </w:rPr>
        <w:annotationRef/>
      </w:r>
      <w:r>
        <w:t>Are you referring to a particular group? Could you clarify what responsibilities they have for the purpose of this study? Also, are these managers limited to the area you’re studying only?</w:t>
      </w:r>
    </w:p>
  </w:comment>
  <w:comment w:id="74" w:author="Jason Toft" w:date="2026-06-09T14:08:00Z" w:initials="JT">
    <w:p w14:paraId="23E18255" w14:textId="248D252D" w:rsidR="00D35132" w:rsidRDefault="00D35132">
      <w:pPr>
        <w:pStyle w:val="CommentText"/>
      </w:pPr>
      <w:r>
        <w:rPr>
          <w:rStyle w:val="CommentReference"/>
        </w:rPr>
        <w:annotationRef/>
      </w:r>
      <w:r>
        <w:t>Open-ended, clarified</w:t>
      </w:r>
    </w:p>
  </w:comment>
  <w:comment w:id="81" w:author="Guo, Jiujia (ECY)" w:date="2026-05-29T10:05:00Z" w:initials="JG">
    <w:p w14:paraId="7B2D84F7" w14:textId="77777777" w:rsidR="00D35132" w:rsidRDefault="00D35132" w:rsidP="00505ACF">
      <w:pPr>
        <w:pStyle w:val="CommentText"/>
      </w:pPr>
      <w:r>
        <w:rPr>
          <w:rStyle w:val="CommentReference"/>
        </w:rPr>
        <w:annotationRef/>
      </w:r>
      <w:r>
        <w:t xml:space="preserve">Could you share why eDNA sampling happen at 7 sites while snorkel surveys 16? </w:t>
      </w:r>
    </w:p>
    <w:p w14:paraId="1C52E5A7" w14:textId="77777777" w:rsidR="00D35132" w:rsidRDefault="00D35132" w:rsidP="00505ACF">
      <w:pPr>
        <w:pStyle w:val="CommentText"/>
      </w:pPr>
    </w:p>
    <w:p w14:paraId="62813E47" w14:textId="77777777" w:rsidR="00D35132" w:rsidRDefault="00D35132" w:rsidP="00505ACF">
      <w:pPr>
        <w:pStyle w:val="CommentText"/>
      </w:pPr>
      <w:r>
        <w:t>Also from the map (fig.1) it looks like each of these 7 sites encompasses a big area - do you have any strategy for identifying the specific eDNA sampling location within each area?</w:t>
      </w:r>
    </w:p>
  </w:comment>
  <w:comment w:id="82" w:author="Jason Toft" w:date="2026-06-09T14:09:00Z" w:initials="JT">
    <w:p w14:paraId="55D80716" w14:textId="6476F61A" w:rsidR="00D35132" w:rsidRDefault="00D35132">
      <w:pPr>
        <w:pStyle w:val="CommentText"/>
      </w:pPr>
      <w:r>
        <w:rPr>
          <w:rStyle w:val="CommentReference"/>
        </w:rPr>
        <w:annotationRef/>
      </w:r>
      <w:r>
        <w:t xml:space="preserve">Scale of inference, and cost – the 7 sites should capture the data we’re looking for, and be efficient with how much this sampling costs </w:t>
      </w:r>
    </w:p>
  </w:comment>
  <w:comment w:id="83" w:author="Khadijah Homolka" w:date="2026-06-29T17:34:00Z" w:initials="KH">
    <w:p w14:paraId="17947AE9" w14:textId="77777777" w:rsidR="003D10D9" w:rsidRDefault="003D10D9" w:rsidP="003D10D9">
      <w:r>
        <w:rPr>
          <w:rStyle w:val="CommentReference"/>
        </w:rPr>
        <w:annotationRef/>
      </w:r>
      <w:r>
        <w:rPr>
          <w:sz w:val="20"/>
        </w:rPr>
        <w:t>samples are cost prohibitive (fuel, filters, extractions and sequencing)</w:t>
      </w:r>
    </w:p>
  </w:comment>
  <w:comment w:id="90" w:author="Guo, Jiujia (ECY)" w:date="2026-05-29T10:32:00Z" w:initials="JG">
    <w:p w14:paraId="18BBB5A8" w14:textId="5F3B9D13" w:rsidR="00D35132" w:rsidRDefault="00D35132" w:rsidP="00AB149A">
      <w:pPr>
        <w:pStyle w:val="CommentText"/>
      </w:pPr>
      <w:r>
        <w:rPr>
          <w:rStyle w:val="CommentReference"/>
        </w:rPr>
        <w:annotationRef/>
      </w:r>
      <w:r>
        <w:t>Revised to September to align with the approval to begin work.</w:t>
      </w:r>
    </w:p>
  </w:comment>
  <w:comment w:id="92" w:author="Guo, Jiujia (ECY)" w:date="2026-05-17T15:36:00Z" w:initials="JG">
    <w:p w14:paraId="7636807A" w14:textId="77777777" w:rsidR="00D35132" w:rsidRDefault="00D35132" w:rsidP="00C73140">
      <w:pPr>
        <w:pStyle w:val="CommentText"/>
      </w:pPr>
      <w:r>
        <w:rPr>
          <w:rStyle w:val="CommentReference"/>
        </w:rPr>
        <w:annotationRef/>
      </w:r>
      <w:r>
        <w:t>Could you specify at this bullet when the eDNA analysis will happen?</w:t>
      </w:r>
    </w:p>
  </w:comment>
  <w:comment w:id="93" w:author="Khadijah Homolka" w:date="2026-06-29T17:37:00Z" w:initials="KH">
    <w:p w14:paraId="6862D6F0" w14:textId="77777777" w:rsidR="003D10D9" w:rsidRDefault="003D10D9" w:rsidP="003D10D9">
      <w:r>
        <w:rPr>
          <w:rStyle w:val="CommentReference"/>
        </w:rPr>
        <w:annotationRef/>
      </w:r>
      <w:r>
        <w:rPr>
          <w:sz w:val="20"/>
        </w:rPr>
        <w:t>analysis cannot occur until the end of the sampling campaign and after the Tribe has gone through it's procurement process and a laboratory is under contract with the Tribe. Samples are shelf stable for 6 months</w:t>
      </w:r>
    </w:p>
  </w:comment>
  <w:comment w:id="107" w:author="Guo, Jiujia (ECY)" w:date="2026-06-01T16:15:00Z" w:initials="JG">
    <w:p w14:paraId="1BA91CDA" w14:textId="4506BF61" w:rsidR="00D35132" w:rsidRDefault="00D35132" w:rsidP="00DB138D">
      <w:pPr>
        <w:pStyle w:val="CommentText"/>
      </w:pPr>
      <w:r>
        <w:rPr>
          <w:rStyle w:val="CommentReference"/>
        </w:rPr>
        <w:annotationRef/>
      </w:r>
      <w:r>
        <w:t>Are you sending your samples to eDNA Explorer?</w:t>
      </w:r>
    </w:p>
  </w:comment>
  <w:comment w:id="108" w:author="Khadijah Homolka" w:date="2026-06-29T17:41:00Z" w:initials="KH">
    <w:p w14:paraId="75D48F48" w14:textId="77777777" w:rsidR="003D10D9" w:rsidRDefault="003D10D9" w:rsidP="003D10D9">
      <w:r>
        <w:rPr>
          <w:rStyle w:val="CommentReference"/>
        </w:rPr>
        <w:annotationRef/>
      </w:r>
      <w:r>
        <w:rPr>
          <w:sz w:val="20"/>
        </w:rPr>
        <w:t xml:space="preserve">We are planning to, however we are not under contract with them yet. The Tribe has not yet received funds for this component of the project, and therefore we cannot begin the procurement and contract process until funding is received, after June 30th. Gabrielle is a placeholder for the time being. </w:t>
      </w:r>
    </w:p>
  </w:comment>
  <w:comment w:id="115" w:author="Guo, Jiujia (ECY)" w:date="2026-05-29T11:36:00Z" w:initials="JG">
    <w:p w14:paraId="4C60FA02" w14:textId="77777777" w:rsidR="00D35132" w:rsidRDefault="00D35132" w:rsidP="00FA03A7">
      <w:pPr>
        <w:pStyle w:val="CommentText"/>
      </w:pPr>
      <w:r>
        <w:rPr>
          <w:rStyle w:val="CommentReference"/>
        </w:rPr>
        <w:annotationRef/>
      </w:r>
      <w:r>
        <w:t>If you follow an existing protocol, please provide that in Appendix A as well.</w:t>
      </w:r>
    </w:p>
  </w:comment>
  <w:comment w:id="116" w:author="Khadijah Homolka" w:date="2026-06-29T17:42:00Z" w:initials="KH">
    <w:p w14:paraId="7009184E" w14:textId="77777777" w:rsidR="003D10D9" w:rsidRDefault="003D10D9" w:rsidP="003D10D9">
      <w:r>
        <w:rPr>
          <w:rStyle w:val="CommentReference"/>
        </w:rPr>
        <w:annotationRef/>
      </w:r>
      <w:r>
        <w:rPr>
          <w:sz w:val="20"/>
        </w:rPr>
        <w:t>see appendix B</w:t>
      </w:r>
    </w:p>
  </w:comment>
  <w:comment w:id="125" w:author="Khadijah Homolka" w:date="2026-06-29T17:44:00Z" w:initials="KH">
    <w:p w14:paraId="2CE42E49" w14:textId="77777777" w:rsidR="003D10D9" w:rsidRDefault="003D10D9" w:rsidP="003D10D9">
      <w:r>
        <w:rPr>
          <w:rStyle w:val="CommentReference"/>
        </w:rPr>
        <w:annotationRef/>
      </w:r>
      <w:r>
        <w:rPr>
          <w:sz w:val="20"/>
        </w:rPr>
        <w:t>We cannot state for certain when the contract with the lab will be completed and analysis can begin. This depends on the tribe's internal procurement process</w:t>
      </w:r>
    </w:p>
  </w:comment>
  <w:comment w:id="128" w:author="Guo, Jiujia (ECY)" w:date="2026-05-29T11:51:00Z" w:initials="JG">
    <w:p w14:paraId="3D594443" w14:textId="16CD1AB3" w:rsidR="00D35132" w:rsidRDefault="00D35132" w:rsidP="002C0BCF">
      <w:pPr>
        <w:pStyle w:val="CommentText"/>
      </w:pPr>
      <w:r>
        <w:rPr>
          <w:rStyle w:val="CommentReference"/>
        </w:rPr>
        <w:annotationRef/>
      </w:r>
      <w:r>
        <w:t xml:space="preserve">Is this data validation done by the lab or data verification done by Khaijah? </w:t>
      </w:r>
    </w:p>
  </w:comment>
  <w:comment w:id="129" w:author="Khadijah Homolka" w:date="2026-06-29T17:45:00Z" w:initials="KH">
    <w:p w14:paraId="75AFC642" w14:textId="77777777" w:rsidR="003D10D9" w:rsidRDefault="003D10D9" w:rsidP="003D10D9">
      <w:r>
        <w:rPr>
          <w:rStyle w:val="CommentReference"/>
        </w:rPr>
        <w:annotationRef/>
      </w:r>
      <w:r>
        <w:rPr>
          <w:sz w:val="20"/>
        </w:rPr>
        <w:t>by the lab</w:t>
      </w:r>
    </w:p>
  </w:comment>
  <w:comment w:id="143" w:author="jnkobelt" w:date="2026-02-16T12:13:00Z" w:initials="-j">
    <w:p w14:paraId="4C418514" w14:textId="05FD2D7B" w:rsidR="00D35132" w:rsidRDefault="00D35132" w:rsidP="00BF2CEB">
      <w:pPr>
        <w:pStyle w:val="CommentText"/>
      </w:pPr>
      <w:r>
        <w:rPr>
          <w:rStyle w:val="CommentReference"/>
        </w:rPr>
        <w:annotationRef/>
      </w:r>
      <w:r>
        <w:t>Needed for eDNA lab analysis?</w:t>
      </w:r>
    </w:p>
  </w:comment>
  <w:comment w:id="144" w:author="Khadijah Homolka" w:date="2026-03-30T18:37:00Z" w:initials="KH">
    <w:p w14:paraId="7BA3C5EF" w14:textId="77777777" w:rsidR="00D35132" w:rsidRDefault="00D35132" w:rsidP="00FE7EB7">
      <w:r>
        <w:rPr>
          <w:rStyle w:val="CommentReference"/>
        </w:rPr>
        <w:annotationRef/>
      </w:r>
      <w:r>
        <w:rPr>
          <w:sz w:val="20"/>
        </w:rPr>
        <w:t>We don't have anything new for this other than what's in the proposal... we will need to get a quote from the lab</w:t>
      </w:r>
    </w:p>
  </w:comment>
  <w:comment w:id="145" w:author="jnkobelt" w:date="2026-04-02T13:03:00Z" w:initials="j">
    <w:p w14:paraId="4D9E40A2" w14:textId="77777777" w:rsidR="00D35132" w:rsidRDefault="00D35132" w:rsidP="00826ABA">
      <w:r>
        <w:rPr>
          <w:rStyle w:val="CommentReference"/>
        </w:rPr>
        <w:annotationRef/>
      </w:r>
      <w:r>
        <w:rPr>
          <w:sz w:val="20"/>
        </w:rPr>
        <w:t>Jason - not sure what to include for lab budget here as PGST doesn't have an estimate yet (they are waiting for April 28 meeting to finalize sampling design)</w:t>
      </w:r>
    </w:p>
  </w:comment>
  <w:comment w:id="146" w:author="Guo, Jiujia (ECY)" w:date="2026-05-29T11:57:00Z" w:initials="JG">
    <w:p w14:paraId="5CE7D0B3" w14:textId="77777777" w:rsidR="00D35132" w:rsidRDefault="00D35132" w:rsidP="006F1F63">
      <w:pPr>
        <w:pStyle w:val="CommentText"/>
      </w:pPr>
      <w:r>
        <w:rPr>
          <w:rStyle w:val="CommentReference"/>
        </w:rPr>
        <w:annotationRef/>
      </w:r>
      <w:r>
        <w:t>Hi Julia/Jason, I wanted to check if you’ve already gotten a quote from the lab. If yes, could you fill out the table here with the estimate?</w:t>
      </w:r>
    </w:p>
  </w:comment>
  <w:comment w:id="147" w:author="Khadijah Homolka" w:date="2026-06-29T17:46:00Z" w:initials="KH">
    <w:p w14:paraId="37D8847D" w14:textId="77777777" w:rsidR="003D10D9" w:rsidRDefault="003D10D9" w:rsidP="003D10D9">
      <w:r>
        <w:rPr>
          <w:rStyle w:val="CommentReference"/>
        </w:rPr>
        <w:annotationRef/>
      </w:r>
      <w:r>
        <w:rPr>
          <w:sz w:val="20"/>
        </w:rPr>
        <w:t>No. We cannot obtain a quote from the laboratory until the Tribe has received funds for this component of the project</w:t>
      </w:r>
    </w:p>
  </w:comment>
  <w:comment w:id="154" w:author="Guo, Jiujia (ECY)" w:date="2026-06-01T16:39:00Z" w:initials="JG">
    <w:p w14:paraId="313EDCFD" w14:textId="27850C65" w:rsidR="00D35132" w:rsidRDefault="00D35132" w:rsidP="008C7572">
      <w:pPr>
        <w:pStyle w:val="CommentText"/>
      </w:pPr>
      <w:r>
        <w:rPr>
          <w:rStyle w:val="CommentReference"/>
        </w:rPr>
        <w:annotationRef/>
      </w:r>
      <w:r>
        <w:t>Do you have any precision, bias, and sensitivity objectives for eDNA analysis?</w:t>
      </w:r>
    </w:p>
  </w:comment>
  <w:comment w:id="183" w:author="Guo, Jiujia (ECY)" w:date="2026-05-29T12:07:00Z" w:initials="JG">
    <w:p w14:paraId="761352F3" w14:textId="084D9268" w:rsidR="00D35132" w:rsidRDefault="00D35132" w:rsidP="00693FDB">
      <w:pPr>
        <w:pStyle w:val="CommentText"/>
      </w:pPr>
      <w:r>
        <w:rPr>
          <w:rStyle w:val="CommentReference"/>
        </w:rPr>
        <w:annotationRef/>
      </w:r>
      <w:r>
        <w:t>Is this duplicate or replicate sample? Table 10 in Section 10.1 shows that there are 3 replicates for fish observations.</w:t>
      </w:r>
    </w:p>
  </w:comment>
  <w:comment w:id="184" w:author="Jason Toft" w:date="2026-06-09T14:22:00Z" w:initials="JT">
    <w:p w14:paraId="2E439423" w14:textId="403FAF23" w:rsidR="002743E7" w:rsidRDefault="002743E7">
      <w:pPr>
        <w:pStyle w:val="CommentText"/>
      </w:pPr>
      <w:r>
        <w:rPr>
          <w:rStyle w:val="CommentReference"/>
        </w:rPr>
        <w:annotationRef/>
      </w:r>
      <w:r>
        <w:t>Duplicate samples, for any observations by more than one person and more than one measurement</w:t>
      </w:r>
    </w:p>
  </w:comment>
  <w:comment w:id="192" w:author="Guo, Jiujia (ECY)" w:date="2026-05-29T14:07:00Z" w:initials="JG">
    <w:p w14:paraId="1EB31501" w14:textId="77777777" w:rsidR="00D35132" w:rsidRDefault="00D35132" w:rsidP="00883F18">
      <w:pPr>
        <w:pStyle w:val="CommentText"/>
      </w:pPr>
      <w:r>
        <w:rPr>
          <w:rStyle w:val="CommentReference"/>
        </w:rPr>
        <w:annotationRef/>
      </w:r>
      <w:r>
        <w:t>Please provide eDNA sampling procedure in Appendix A.</w:t>
      </w:r>
    </w:p>
  </w:comment>
  <w:comment w:id="212" w:author="Guo, Jiujia (ECY)" w:date="2026-05-29T10:29:00Z" w:initials="JG">
    <w:p w14:paraId="43104E2D" w14:textId="77777777" w:rsidR="00D35132" w:rsidRDefault="00D35132" w:rsidP="0019444A">
      <w:pPr>
        <w:pStyle w:val="CommentText"/>
      </w:pPr>
      <w:r>
        <w:rPr>
          <w:rStyle w:val="CommentReference"/>
        </w:rPr>
        <w:annotationRef/>
      </w:r>
      <w:r>
        <w:t>Are these final locations? Have there been any updates to this table since the draft QAPP was submitted?</w:t>
      </w:r>
    </w:p>
  </w:comment>
  <w:comment w:id="213" w:author="Jason Toft" w:date="2026-06-09T14:15:00Z" w:initials="JT">
    <w:p w14:paraId="1C534886" w14:textId="76E4D69E" w:rsidR="00D35132" w:rsidRDefault="00D35132">
      <w:pPr>
        <w:pStyle w:val="CommentText"/>
      </w:pPr>
      <w:r>
        <w:rPr>
          <w:rStyle w:val="CommentReference"/>
        </w:rPr>
        <w:annotationRef/>
      </w:r>
      <w:r>
        <w:t xml:space="preserve">We’ve added in 2 backup sites, if needed depending on </w:t>
      </w:r>
      <w:r w:rsidR="00066E58">
        <w:t xml:space="preserve">access and how </w:t>
      </w:r>
      <w:r>
        <w:t>bull kelp grows in at the sites</w:t>
      </w:r>
    </w:p>
  </w:comment>
  <w:comment w:id="216" w:author="Khadijah Homolka" w:date="2026-06-29T19:56:00Z" w:initials="KH">
    <w:p w14:paraId="60985625" w14:textId="77777777" w:rsidR="003D10D9" w:rsidRDefault="003D10D9" w:rsidP="003D10D9">
      <w:r>
        <w:rPr>
          <w:rStyle w:val="CommentReference"/>
        </w:rPr>
        <w:annotationRef/>
      </w:r>
      <w:r>
        <w:rPr>
          <w:sz w:val="20"/>
        </w:rPr>
        <w:t>these coords are wrong when plotted</w:t>
      </w:r>
    </w:p>
  </w:comment>
  <w:comment w:id="306" w:author="Guo, Jiujia (ECY)" w:date="2026-05-27T10:39:00Z" w:initials="JG">
    <w:p w14:paraId="5A1150C9" w14:textId="4440DB70" w:rsidR="00D35132" w:rsidRDefault="00D35132" w:rsidP="00EC02F9">
      <w:pPr>
        <w:pStyle w:val="CommentText"/>
      </w:pPr>
      <w:r>
        <w:rPr>
          <w:rStyle w:val="CommentReference"/>
        </w:rPr>
        <w:annotationRef/>
      </w:r>
      <w:r>
        <w:t>Revised to September to align with your approval to begin work.</w:t>
      </w:r>
    </w:p>
  </w:comment>
  <w:comment w:id="317" w:author="Guo, Jiujia (ECY)" w:date="2026-05-29T15:33:00Z" w:initials="JG">
    <w:p w14:paraId="653BBECA" w14:textId="77777777" w:rsidR="00D35132" w:rsidRDefault="00D35132" w:rsidP="0045148F">
      <w:pPr>
        <w:pStyle w:val="CommentText"/>
      </w:pPr>
      <w:r>
        <w:rPr>
          <w:rStyle w:val="CommentReference"/>
        </w:rPr>
        <w:annotationRef/>
      </w:r>
      <w:r>
        <w:t>In Section 8.2 and also Appendix A, the minimum distance between the open water site and the bull kelp habitat is shown to be 10 meters, which seems to be far less than 1 km here. Please clarify.</w:t>
      </w:r>
    </w:p>
  </w:comment>
  <w:comment w:id="318" w:author="Jason Toft" w:date="2026-06-09T14:17:00Z" w:initials="JT">
    <w:p w14:paraId="2EB61ABA" w14:textId="7C7A9C62" w:rsidR="002743E7" w:rsidRDefault="002743E7">
      <w:pPr>
        <w:pStyle w:val="CommentText"/>
      </w:pPr>
      <w:r>
        <w:rPr>
          <w:rStyle w:val="CommentReference"/>
        </w:rPr>
        <w:annotationRef/>
      </w:r>
      <w:r>
        <w:t>It’s different for the snorkel surveys and eDNA sampling, due to different scales</w:t>
      </w:r>
    </w:p>
  </w:comment>
  <w:comment w:id="353" w:author="Guo, Jiujia (ECY)" w:date="2026-05-29T10:34:00Z" w:initials="JG">
    <w:p w14:paraId="061E79F5" w14:textId="77777777" w:rsidR="00D35132" w:rsidRDefault="00D35132" w:rsidP="00CA5DF1">
      <w:pPr>
        <w:pStyle w:val="CommentText"/>
      </w:pPr>
      <w:r>
        <w:rPr>
          <w:rStyle w:val="CommentReference"/>
        </w:rPr>
        <w:annotationRef/>
      </w:r>
      <w:r>
        <w:t>Is my understanding correct that your fieldwork has already been extended into September?</w:t>
      </w:r>
    </w:p>
  </w:comment>
  <w:comment w:id="354" w:author="Jason Toft" w:date="2026-06-09T13:32:00Z" w:initials="JT">
    <w:p w14:paraId="7A1CFDB4" w14:textId="2BF7C2E3" w:rsidR="00D35132" w:rsidRDefault="00D35132">
      <w:pPr>
        <w:pStyle w:val="CommentText"/>
      </w:pPr>
      <w:r>
        <w:rPr>
          <w:rStyle w:val="CommentReference"/>
        </w:rPr>
        <w:annotationRef/>
      </w:r>
      <w:r>
        <w:t>Yes, clarified this</w:t>
      </w:r>
    </w:p>
  </w:comment>
  <w:comment w:id="366" w:author="Guo, Jiujia (ECY)" w:date="2026-05-27T12:42:00Z" w:initials="JG">
    <w:p w14:paraId="2F656403" w14:textId="129242FB" w:rsidR="00D35132" w:rsidRDefault="00D35132" w:rsidP="0023069F">
      <w:pPr>
        <w:pStyle w:val="CommentText"/>
      </w:pPr>
      <w:r>
        <w:rPr>
          <w:rStyle w:val="CommentReference"/>
        </w:rPr>
        <w:annotationRef/>
      </w:r>
      <w:r>
        <w:t>Do you record all fish species you encounter or just the species of interest?</w:t>
      </w:r>
    </w:p>
  </w:comment>
  <w:comment w:id="367" w:author="Jason Toft" w:date="2026-06-09T13:36:00Z" w:initials="JT">
    <w:p w14:paraId="425AB417" w14:textId="06D68B10" w:rsidR="00D35132" w:rsidRDefault="00D35132">
      <w:pPr>
        <w:pStyle w:val="CommentText"/>
      </w:pPr>
      <w:r>
        <w:rPr>
          <w:rStyle w:val="CommentReference"/>
        </w:rPr>
        <w:annotationRef/>
      </w:r>
      <w:r>
        <w:t>All species</w:t>
      </w:r>
    </w:p>
  </w:comment>
  <w:comment w:id="368" w:author="Guo, Jiujia (ECY)" w:date="2026-05-27T12:45:00Z" w:initials="JG">
    <w:p w14:paraId="09A15E1E" w14:textId="77777777" w:rsidR="00D35132" w:rsidRDefault="00D35132" w:rsidP="002C7F91">
      <w:pPr>
        <w:pStyle w:val="CommentText"/>
      </w:pPr>
      <w:r>
        <w:rPr>
          <w:rStyle w:val="CommentReference"/>
        </w:rPr>
        <w:annotationRef/>
      </w:r>
      <w:r>
        <w:t>Are these visual estimates?</w:t>
      </w:r>
    </w:p>
  </w:comment>
  <w:comment w:id="369" w:author="Jason Toft" w:date="2026-06-09T13:36:00Z" w:initials="JT">
    <w:p w14:paraId="13352E54" w14:textId="139F4F0E" w:rsidR="00D35132" w:rsidRDefault="00D35132">
      <w:pPr>
        <w:pStyle w:val="CommentText"/>
      </w:pPr>
      <w:r>
        <w:rPr>
          <w:rStyle w:val="CommentReference"/>
        </w:rPr>
        <w:annotationRef/>
      </w:r>
      <w:r>
        <w:t>Yes</w:t>
      </w:r>
    </w:p>
  </w:comment>
  <w:comment w:id="370" w:author="Guo, Jiujia (ECY)" w:date="2026-05-27T13:26:00Z" w:initials="JG">
    <w:p w14:paraId="44CC8EAC" w14:textId="77777777" w:rsidR="00D35132" w:rsidRDefault="00D35132" w:rsidP="00C41BAD">
      <w:pPr>
        <w:pStyle w:val="CommentText"/>
      </w:pPr>
      <w:r>
        <w:rPr>
          <w:rStyle w:val="CommentReference"/>
        </w:rPr>
        <w:annotationRef/>
      </w:r>
      <w:r>
        <w:t>Are there standardized categories of feeding behavior for surveyors to choose from? What specific values can be entered for feeding behavior on the datasheet? Or is this intended to be a free-text field for notes?</w:t>
      </w:r>
    </w:p>
  </w:comment>
  <w:comment w:id="371" w:author="Jason Toft" w:date="2026-06-09T13:37:00Z" w:initials="JT">
    <w:p w14:paraId="7D2184B6" w14:textId="54AC0D3B" w:rsidR="00D35132" w:rsidRDefault="00D35132">
      <w:pPr>
        <w:pStyle w:val="CommentText"/>
      </w:pPr>
      <w:r>
        <w:rPr>
          <w:rStyle w:val="CommentReference"/>
        </w:rPr>
        <w:annotationRef/>
      </w:r>
      <w:r>
        <w:t>A simple yes/no category</w:t>
      </w:r>
    </w:p>
  </w:comment>
  <w:comment w:id="374" w:author="Guo, Jiujia (ECY)" w:date="2026-05-29T12:16:00Z" w:initials="JG">
    <w:p w14:paraId="11850111" w14:textId="77777777" w:rsidR="00D35132" w:rsidRDefault="00D35132" w:rsidP="00AF6D52">
      <w:pPr>
        <w:pStyle w:val="CommentText"/>
      </w:pPr>
      <w:r>
        <w:rPr>
          <w:rStyle w:val="CommentReference"/>
        </w:rPr>
        <w:annotationRef/>
      </w:r>
      <w:r>
        <w:t>Is this a visual estimate?</w:t>
      </w:r>
    </w:p>
  </w:comment>
  <w:comment w:id="375" w:author="Jason Toft" w:date="2026-06-09T13:42:00Z" w:initials="JT">
    <w:p w14:paraId="0594C7C6" w14:textId="4430572D" w:rsidR="00D35132" w:rsidRDefault="00D35132">
      <w:pPr>
        <w:pStyle w:val="CommentText"/>
      </w:pPr>
      <w:r>
        <w:rPr>
          <w:rStyle w:val="CommentReference"/>
        </w:rPr>
        <w:annotationRef/>
      </w:r>
      <w:r>
        <w:t>Yes</w:t>
      </w:r>
    </w:p>
  </w:comment>
  <w:comment w:id="378" w:author="Guo, Jiujia (ECY)" w:date="2026-06-01T11:26:00Z" w:initials="JG">
    <w:p w14:paraId="49192567" w14:textId="77777777" w:rsidR="00D35132" w:rsidRDefault="00D35132" w:rsidP="00B72FEE">
      <w:pPr>
        <w:pStyle w:val="CommentText"/>
      </w:pPr>
      <w:r>
        <w:rPr>
          <w:rStyle w:val="CommentReference"/>
        </w:rPr>
        <w:annotationRef/>
      </w:r>
      <w:r>
        <w:t>What is the filter pore size you will be using?</w:t>
      </w:r>
    </w:p>
  </w:comment>
  <w:comment w:id="395" w:author="Guo, Jiujia (ECY)" w:date="2026-05-26T17:06:00Z" w:initials="JG">
    <w:p w14:paraId="61BE9D38" w14:textId="77777777" w:rsidR="00D35132" w:rsidRDefault="00D35132" w:rsidP="00347F94">
      <w:pPr>
        <w:pStyle w:val="CommentText"/>
      </w:pPr>
      <w:r>
        <w:rPr>
          <w:rStyle w:val="CommentReference"/>
        </w:rPr>
        <w:annotationRef/>
      </w:r>
      <w:r>
        <w:t>Suggest replacing the filter membrane material PES with water.</w:t>
      </w:r>
    </w:p>
  </w:comment>
  <w:comment w:id="398" w:author="Guo, Jiujia (ECY)" w:date="2026-05-29T15:45:00Z" w:initials="JG">
    <w:p w14:paraId="14AD2667" w14:textId="02F5C005" w:rsidR="00D35132" w:rsidRDefault="00D35132" w:rsidP="00B93296">
      <w:pPr>
        <w:pStyle w:val="CommentText"/>
      </w:pPr>
      <w:r>
        <w:rPr>
          <w:rStyle w:val="CommentReference"/>
        </w:rPr>
        <w:annotationRef/>
      </w:r>
      <w:r>
        <w:t>What does 63 represent? The total number of filters/samples sent to the lab?</w:t>
      </w:r>
    </w:p>
  </w:comment>
  <w:comment w:id="399" w:author="Khadijah Homolka" w:date="2026-06-29T20:33:00Z" w:initials="KH">
    <w:p w14:paraId="58069FFD" w14:textId="77777777" w:rsidR="003D10D9" w:rsidRDefault="003D10D9" w:rsidP="003D10D9">
      <w:r>
        <w:rPr>
          <w:rStyle w:val="CommentReference"/>
        </w:rPr>
        <w:annotationRef/>
      </w:r>
      <w:r>
        <w:rPr>
          <w:sz w:val="20"/>
        </w:rPr>
        <w:t>the number of filters required to complete the sampling campaign</w:t>
      </w:r>
    </w:p>
  </w:comment>
  <w:comment w:id="401" w:author="Guo, Jiujia (ECY)" w:date="2026-05-29T16:33:00Z" w:initials="JG">
    <w:p w14:paraId="63A9965A" w14:textId="77777777" w:rsidR="00D35132" w:rsidRDefault="00D35132" w:rsidP="00D04BB9">
      <w:pPr>
        <w:pStyle w:val="CommentText"/>
      </w:pPr>
      <w:r>
        <w:rPr>
          <w:rStyle w:val="CommentReference"/>
        </w:rPr>
        <w:annotationRef/>
      </w:r>
      <w:r>
        <w:t xml:space="preserve">Suggest adding a footnote that references the research paper where this holding time is from. If the paper below is not the one you would like to reference, feel free to modify the footnote here. </w:t>
      </w:r>
      <w:hyperlink r:id="rId1" w:history="1">
        <w:r w:rsidRPr="00165C9B">
          <w:rPr>
            <w:rStyle w:val="Hyperlink"/>
          </w:rPr>
          <w:t>https://besjournals.onlinelibrary.wiley.com/doi/10.1111/2041-210X.13212</w:t>
        </w:r>
      </w:hyperlink>
    </w:p>
  </w:comment>
  <w:comment w:id="502" w:author="Guo, Jiujia (ECY)" w:date="2026-05-29T16:43:00Z" w:initials="JG">
    <w:p w14:paraId="041239AF" w14:textId="2707C908" w:rsidR="00D35132" w:rsidRDefault="00D35132" w:rsidP="00D47ED2">
      <w:pPr>
        <w:pStyle w:val="CommentText"/>
      </w:pPr>
      <w:r>
        <w:rPr>
          <w:rStyle w:val="CommentReference"/>
        </w:rPr>
        <w:annotationRef/>
      </w:r>
      <w:r>
        <w:t>According to your description in other sections, it looks like all the field blanks will be post-deployment blanks?</w:t>
      </w:r>
    </w:p>
  </w:comment>
  <w:comment w:id="598" w:author="Jason D. Toft" w:date="2026-04-06T15:37:00Z" w:initials="JDT">
    <w:p w14:paraId="7746E32A" w14:textId="71328A79" w:rsidR="00D35132" w:rsidRDefault="00D35132" w:rsidP="0044476A">
      <w:r>
        <w:rPr>
          <w:rStyle w:val="CommentReference"/>
        </w:rPr>
        <w:annotationRef/>
      </w:r>
      <w:r>
        <w:rPr>
          <w:sz w:val="20"/>
        </w:rPr>
        <w:t>We're not sure what to put here for the eDNA samples, as we ship directly to the contracted lab, any advice appreciated!</w:t>
      </w:r>
    </w:p>
  </w:comment>
  <w:comment w:id="599" w:author="Guo, Jiujia (ECY)" w:date="2026-05-29T16:52:00Z" w:initials="JG">
    <w:p w14:paraId="286B73F2" w14:textId="77777777" w:rsidR="00D35132" w:rsidRDefault="00D35132" w:rsidP="00B006CC">
      <w:pPr>
        <w:pStyle w:val="CommentText"/>
      </w:pPr>
      <w:r>
        <w:rPr>
          <w:rStyle w:val="CommentReference"/>
        </w:rPr>
        <w:annotationRef/>
      </w:r>
      <w:r>
        <w:t xml:space="preserve">Hi Jason, maybe the lab could help fill in some information in this section. For sub-sections that are not applicable to the eDNA analysis, we can enter Not Applicable. </w:t>
      </w:r>
    </w:p>
  </w:comment>
  <w:comment w:id="667" w:author="Guo, Jiujia (ECY)" w:date="2026-06-01T10:35:00Z" w:initials="JG">
    <w:p w14:paraId="073AB924" w14:textId="7C669CDB" w:rsidR="00D35132" w:rsidRDefault="00D35132" w:rsidP="0000567A">
      <w:pPr>
        <w:pStyle w:val="CommentText"/>
      </w:pPr>
      <w:r>
        <w:rPr>
          <w:rStyle w:val="CommentReference"/>
        </w:rPr>
        <w:annotationRef/>
      </w:r>
      <w:r>
        <w:t xml:space="preserve">Jason and Julia, a paragraph was drafted for this section explaining why your study is eligible for the lab accreditation waiver. Please fill in the highlighted parts and add/modify information as needed. </w:t>
      </w:r>
    </w:p>
  </w:comment>
  <w:comment w:id="668" w:author="Khadijah Homolka" w:date="2026-06-29T21:21:00Z" w:initials="KH">
    <w:p w14:paraId="334E7DD3" w14:textId="77777777" w:rsidR="003D10D9" w:rsidRDefault="003D10D9" w:rsidP="003D10D9">
      <w:r>
        <w:rPr>
          <w:rStyle w:val="CommentReference"/>
        </w:rPr>
        <w:annotationRef/>
      </w:r>
      <w:r>
        <w:rPr>
          <w:sz w:val="20"/>
        </w:rPr>
        <w:t>reiterating that we cannot name eDNA explorer formally until we are under contract with them</w:t>
      </w:r>
    </w:p>
  </w:comment>
  <w:comment w:id="723" w:author="Khadijah Homolka" w:date="2026-06-29T21:27:00Z" w:initials="KH">
    <w:p w14:paraId="180F750A" w14:textId="77777777" w:rsidR="003D10D9" w:rsidRDefault="003D10D9" w:rsidP="003D10D9">
      <w:r>
        <w:rPr>
          <w:rStyle w:val="CommentReference"/>
        </w:rPr>
        <w:annotationRef/>
      </w:r>
      <w:r>
        <w:rPr>
          <w:sz w:val="20"/>
        </w:rPr>
        <w:t xml:space="preserve">these are written for analytical wet chemistry and aren't a 1:1 comparison for eDNA analysis, so I'm trying my best </w:t>
      </w:r>
    </w:p>
  </w:comment>
  <w:comment w:id="724" w:author="Guo, Jiujia (ECY)" w:date="2026-05-29T12:10:00Z" w:initials="JG">
    <w:p w14:paraId="298AA52A" w14:textId="7D48F5BE" w:rsidR="00D35132" w:rsidRDefault="00D35132" w:rsidP="00E81FCE">
      <w:pPr>
        <w:pStyle w:val="CommentText"/>
      </w:pPr>
      <w:r>
        <w:rPr>
          <w:rStyle w:val="CommentReference"/>
        </w:rPr>
        <w:annotationRef/>
      </w:r>
      <w:r>
        <w:t>How about water column position?</w:t>
      </w:r>
    </w:p>
  </w:comment>
  <w:comment w:id="728" w:author="Guo, Jiujia (ECY)" w:date="2026-05-29T10:56:00Z" w:initials="JG">
    <w:p w14:paraId="26AE9672" w14:textId="77777777" w:rsidR="00D35132" w:rsidRDefault="00D35132" w:rsidP="00DB7B69">
      <w:pPr>
        <w:pStyle w:val="CommentText"/>
      </w:pPr>
      <w:r>
        <w:rPr>
          <w:rStyle w:val="CommentReference"/>
        </w:rPr>
        <w:annotationRef/>
      </w:r>
      <w:r>
        <w:t xml:space="preserve">Are these 3 replicates referring to the data collected at shallow, middle, and deep transect respectively? 3 replicates at bull kelp beds and 3 at adjacent open water? It might be helpful to clarify what the number represents in a footnote to this table. </w:t>
      </w:r>
    </w:p>
  </w:comment>
  <w:comment w:id="729" w:author="Jason Toft" w:date="2026-06-09T13:50:00Z" w:initials="JT">
    <w:p w14:paraId="7138AC38" w14:textId="53F56373" w:rsidR="00D35132" w:rsidRDefault="00D35132">
      <w:pPr>
        <w:pStyle w:val="CommentText"/>
      </w:pPr>
      <w:r>
        <w:rPr>
          <w:rStyle w:val="CommentReference"/>
        </w:rPr>
        <w:annotationRef/>
      </w:r>
      <w:r>
        <w:t>Done</w:t>
      </w:r>
    </w:p>
  </w:comment>
  <w:comment w:id="734" w:author="Guo, Jiujia (ECY)" w:date="2026-05-29T12:12:00Z" w:initials="JG">
    <w:p w14:paraId="3F1EF3F6" w14:textId="4ED08FB8" w:rsidR="00D35132" w:rsidRDefault="00D35132" w:rsidP="00C057B4">
      <w:pPr>
        <w:pStyle w:val="CommentText"/>
      </w:pPr>
      <w:r>
        <w:rPr>
          <w:rStyle w:val="CommentReference"/>
        </w:rPr>
        <w:annotationRef/>
      </w:r>
      <w:r>
        <w:t>Could you explain what replicates mean in this context? Do replicates come from two observers or one observer doing the counting twice? Or does this refer to counting two times at one sampling location in general?</w:t>
      </w:r>
    </w:p>
  </w:comment>
  <w:comment w:id="735" w:author="Jason Toft" w:date="2026-06-09T13:51:00Z" w:initials="JT">
    <w:p w14:paraId="6FDC9D7E" w14:textId="061FA3A9" w:rsidR="00D35132" w:rsidRDefault="00D35132">
      <w:pPr>
        <w:pStyle w:val="CommentText"/>
      </w:pPr>
      <w:r>
        <w:rPr>
          <w:rStyle w:val="CommentReference"/>
        </w:rPr>
        <w:annotationRef/>
      </w:r>
      <w:r>
        <w:t>2 observers</w:t>
      </w:r>
    </w:p>
  </w:comment>
  <w:comment w:id="741" w:author="Guo, Jiujia (ECY)" w:date="2026-05-29T10:58:00Z" w:initials="JG">
    <w:p w14:paraId="79BC57ED" w14:textId="77777777" w:rsidR="00D35132" w:rsidRDefault="00D35132" w:rsidP="004C1D7A">
      <w:pPr>
        <w:pStyle w:val="CommentText"/>
      </w:pPr>
      <w:r>
        <w:rPr>
          <w:rStyle w:val="CommentReference"/>
        </w:rPr>
        <w:annotationRef/>
      </w:r>
      <w:r>
        <w:t>Do you collect only one eDNA sample at one sampling location per event? What is the volume of water you need for each sample?</w:t>
      </w:r>
    </w:p>
  </w:comment>
  <w:comment w:id="744" w:author="Guo, Jiujia (ECY)" w:date="2026-05-29T10:59:00Z" w:initials="JG">
    <w:p w14:paraId="6FD4CCD1" w14:textId="69F30D14" w:rsidR="00D35132" w:rsidRDefault="00D35132" w:rsidP="00263B7D">
      <w:pPr>
        <w:pStyle w:val="CommentText"/>
      </w:pPr>
      <w:r>
        <w:rPr>
          <w:rStyle w:val="CommentReference"/>
        </w:rPr>
        <w:annotationRef/>
      </w:r>
      <w:r>
        <w:t>Please contact your contract lab to fill these out</w:t>
      </w:r>
    </w:p>
  </w:comment>
  <w:comment w:id="782" w:author="Guo, Jiujia (ECY)" w:date="2026-06-01T11:22:00Z" w:initials="JG">
    <w:p w14:paraId="66D71A51" w14:textId="77777777" w:rsidR="00D35132" w:rsidRDefault="00D35132" w:rsidP="00590A39">
      <w:pPr>
        <w:pStyle w:val="CommentText"/>
      </w:pPr>
      <w:r>
        <w:rPr>
          <w:rStyle w:val="CommentReference"/>
        </w:rPr>
        <w:annotationRef/>
      </w:r>
      <w:r>
        <w:t>What could these involve?</w:t>
      </w:r>
    </w:p>
  </w:comment>
  <w:comment w:id="819" w:author="Guo, Jiujia (ECY)" w:date="2026-05-29T12:06:00Z" w:initials="JG">
    <w:p w14:paraId="4C019D75" w14:textId="77777777" w:rsidR="00D35132" w:rsidRDefault="00D35132" w:rsidP="00AC08CC">
      <w:pPr>
        <w:pStyle w:val="CommentText"/>
      </w:pPr>
      <w:r>
        <w:rPr>
          <w:rStyle w:val="CommentReference"/>
        </w:rPr>
        <w:annotationRef/>
      </w:r>
      <w:r>
        <w:t>Is there Limit of Detection for DNA samples? Could there be non-detects for the ddPCR and metabarcoding?</w:t>
      </w:r>
    </w:p>
  </w:comment>
  <w:comment w:id="835" w:author="Guo, Jiujia (ECY)" w:date="2026-06-01T16:18:00Z" w:initials="JG">
    <w:p w14:paraId="01114C6D" w14:textId="77777777" w:rsidR="00D35132" w:rsidRDefault="00D35132" w:rsidP="00CF5260">
      <w:pPr>
        <w:pStyle w:val="CommentText"/>
      </w:pPr>
      <w:r>
        <w:rPr>
          <w:rStyle w:val="CommentReference"/>
        </w:rPr>
        <w:annotationRef/>
      </w:r>
      <w:r>
        <w:t>September?</w:t>
      </w:r>
    </w:p>
  </w:comment>
  <w:comment w:id="836" w:author="Jason Toft" w:date="2026-06-09T13:34:00Z" w:initials="JT">
    <w:p w14:paraId="1C484394" w14:textId="353283B2" w:rsidR="00D35132" w:rsidRDefault="00D35132">
      <w:pPr>
        <w:pStyle w:val="CommentText"/>
      </w:pPr>
      <w:r>
        <w:rPr>
          <w:rStyle w:val="CommentReference"/>
        </w:rPr>
        <w:annotationRef/>
      </w:r>
      <w:r>
        <w:t>Clarified</w:t>
      </w:r>
    </w:p>
  </w:comment>
  <w:comment w:id="838" w:author="Guo, Jiujia (ECY)" w:date="2026-06-01T16:19:00Z" w:initials="JG">
    <w:p w14:paraId="5A10AFCD" w14:textId="77777777" w:rsidR="00D35132" w:rsidRDefault="00D35132" w:rsidP="003562C0">
      <w:pPr>
        <w:pStyle w:val="CommentText"/>
      </w:pPr>
      <w:r>
        <w:rPr>
          <w:rStyle w:val="CommentReference"/>
        </w:rPr>
        <w:annotationRef/>
      </w:r>
      <w:r>
        <w:t>If you plan to extend sampling to September, would it be 4 samples at each site?</w:t>
      </w:r>
    </w:p>
  </w:comment>
  <w:comment w:id="839" w:author="Jason Toft" w:date="2026-06-09T13:33:00Z" w:initials="JT">
    <w:p w14:paraId="4B6D6788" w14:textId="2904128C" w:rsidR="00D35132" w:rsidRDefault="00D35132">
      <w:pPr>
        <w:pStyle w:val="CommentText"/>
      </w:pPr>
      <w:r>
        <w:rPr>
          <w:rStyle w:val="CommentReference"/>
        </w:rPr>
        <w:annotationRef/>
      </w:r>
      <w:r>
        <w:t>No, extending through September will allow us to account for any missed sampling days, due to weather or other sampling conditions</w:t>
      </w:r>
    </w:p>
  </w:comment>
  <w:comment w:id="847" w:author="Guo, Jiujia (ECY)" w:date="2026-06-01T16:24:00Z" w:initials="JG">
    <w:p w14:paraId="3A3C5A43" w14:textId="77777777" w:rsidR="00D35132" w:rsidRDefault="00D35132" w:rsidP="00C91388">
      <w:pPr>
        <w:pStyle w:val="CommentText"/>
      </w:pPr>
      <w:r>
        <w:rPr>
          <w:rStyle w:val="CommentReference"/>
        </w:rPr>
        <w:annotationRef/>
      </w:r>
      <w:r>
        <w:t>Could you confirm if the total number of data points is still 18? Any changes since this QAPP was developed?</w:t>
      </w:r>
    </w:p>
  </w:comment>
  <w:comment w:id="848" w:author="Jason Toft" w:date="2026-06-09T13:52:00Z" w:initials="JT">
    <w:p w14:paraId="2C242289" w14:textId="3CF8CA72" w:rsidR="00D35132" w:rsidRDefault="00D35132">
      <w:pPr>
        <w:pStyle w:val="CommentText"/>
      </w:pPr>
      <w:r>
        <w:rPr>
          <w:rStyle w:val="CommentReference"/>
        </w:rPr>
        <w:annotationRef/>
      </w:r>
      <w:r>
        <w:t>Confirmed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A4BADD" w15:done="0"/>
  <w15:commentEx w15:paraId="6077165A" w15:done="0"/>
  <w15:commentEx w15:paraId="40C68B7E" w15:paraIdParent="6077165A" w15:done="0"/>
  <w15:commentEx w15:paraId="070153EB" w15:paraIdParent="6077165A" w15:done="0"/>
  <w15:commentEx w15:paraId="1B4F5F88" w15:done="0"/>
  <w15:commentEx w15:paraId="4BBFBE8F" w15:paraIdParent="1B4F5F88" w15:done="0"/>
  <w15:commentEx w15:paraId="5B0698FB" w15:done="0"/>
  <w15:commentEx w15:paraId="133314D5" w15:paraIdParent="5B0698FB" w15:done="0"/>
  <w15:commentEx w15:paraId="6DFCC388" w15:done="0"/>
  <w15:commentEx w15:paraId="6A4B644C" w15:done="0"/>
  <w15:commentEx w15:paraId="0E451ED3" w15:done="0"/>
  <w15:commentEx w15:paraId="14EB8AD5" w15:paraIdParent="0E451ED3" w15:done="0"/>
  <w15:commentEx w15:paraId="0B7A0487" w15:done="0"/>
  <w15:commentEx w15:paraId="23E18255" w15:paraIdParent="0B7A0487" w15:done="0"/>
  <w15:commentEx w15:paraId="62813E47" w15:done="0"/>
  <w15:commentEx w15:paraId="55D80716" w15:paraIdParent="62813E47" w15:done="0"/>
  <w15:commentEx w15:paraId="17947AE9" w15:paraIdParent="62813E47" w15:done="0"/>
  <w15:commentEx w15:paraId="18BBB5A8" w15:done="0"/>
  <w15:commentEx w15:paraId="7636807A" w15:done="0"/>
  <w15:commentEx w15:paraId="6862D6F0" w15:paraIdParent="7636807A" w15:done="0"/>
  <w15:commentEx w15:paraId="1BA91CDA" w15:done="0"/>
  <w15:commentEx w15:paraId="75D48F48" w15:paraIdParent="1BA91CDA" w15:done="0"/>
  <w15:commentEx w15:paraId="4C60FA02" w15:done="0"/>
  <w15:commentEx w15:paraId="7009184E" w15:paraIdParent="4C60FA02" w15:done="0"/>
  <w15:commentEx w15:paraId="2CE42E49" w15:done="0"/>
  <w15:commentEx w15:paraId="3D594443" w15:done="0"/>
  <w15:commentEx w15:paraId="75AFC642" w15:paraIdParent="3D594443" w15:done="0"/>
  <w15:commentEx w15:paraId="4C418514" w15:done="0"/>
  <w15:commentEx w15:paraId="7BA3C5EF" w15:paraIdParent="4C418514" w15:done="0"/>
  <w15:commentEx w15:paraId="4D9E40A2" w15:paraIdParent="4C418514" w15:done="0"/>
  <w15:commentEx w15:paraId="5CE7D0B3" w15:paraIdParent="4C418514" w15:done="0"/>
  <w15:commentEx w15:paraId="37D8847D" w15:paraIdParent="4C418514" w15:done="0"/>
  <w15:commentEx w15:paraId="313EDCFD" w15:done="0"/>
  <w15:commentEx w15:paraId="761352F3" w15:done="0"/>
  <w15:commentEx w15:paraId="2E439423" w15:paraIdParent="761352F3" w15:done="0"/>
  <w15:commentEx w15:paraId="1EB31501" w15:done="0"/>
  <w15:commentEx w15:paraId="43104E2D" w15:done="0"/>
  <w15:commentEx w15:paraId="1C534886" w15:paraIdParent="43104E2D" w15:done="0"/>
  <w15:commentEx w15:paraId="60985625" w15:done="0"/>
  <w15:commentEx w15:paraId="5A1150C9" w15:done="0"/>
  <w15:commentEx w15:paraId="653BBECA" w15:done="0"/>
  <w15:commentEx w15:paraId="2EB61ABA" w15:paraIdParent="653BBECA" w15:done="0"/>
  <w15:commentEx w15:paraId="061E79F5" w15:done="0"/>
  <w15:commentEx w15:paraId="7A1CFDB4" w15:paraIdParent="061E79F5" w15:done="0"/>
  <w15:commentEx w15:paraId="2F656403" w15:done="0"/>
  <w15:commentEx w15:paraId="425AB417" w15:paraIdParent="2F656403" w15:done="0"/>
  <w15:commentEx w15:paraId="09A15E1E" w15:done="0"/>
  <w15:commentEx w15:paraId="13352E54" w15:paraIdParent="09A15E1E" w15:done="0"/>
  <w15:commentEx w15:paraId="44CC8EAC" w15:done="0"/>
  <w15:commentEx w15:paraId="7D2184B6" w15:paraIdParent="44CC8EAC" w15:done="0"/>
  <w15:commentEx w15:paraId="11850111" w15:done="0"/>
  <w15:commentEx w15:paraId="0594C7C6" w15:paraIdParent="11850111" w15:done="0"/>
  <w15:commentEx w15:paraId="49192567" w15:done="0"/>
  <w15:commentEx w15:paraId="61BE9D38" w15:done="0"/>
  <w15:commentEx w15:paraId="14AD2667" w15:done="0"/>
  <w15:commentEx w15:paraId="58069FFD" w15:paraIdParent="14AD2667" w15:done="0"/>
  <w15:commentEx w15:paraId="63A9965A" w15:done="0"/>
  <w15:commentEx w15:paraId="041239AF" w15:done="0"/>
  <w15:commentEx w15:paraId="7746E32A" w15:done="0"/>
  <w15:commentEx w15:paraId="286B73F2" w15:paraIdParent="7746E32A" w15:done="0"/>
  <w15:commentEx w15:paraId="073AB924" w15:done="0"/>
  <w15:commentEx w15:paraId="334E7DD3" w15:paraIdParent="073AB924" w15:done="0"/>
  <w15:commentEx w15:paraId="180F750A" w15:done="0"/>
  <w15:commentEx w15:paraId="298AA52A" w15:done="0"/>
  <w15:commentEx w15:paraId="26AE9672" w15:done="0"/>
  <w15:commentEx w15:paraId="7138AC38" w15:paraIdParent="26AE9672" w15:done="0"/>
  <w15:commentEx w15:paraId="3F1EF3F6" w15:done="0"/>
  <w15:commentEx w15:paraId="6FDC9D7E" w15:paraIdParent="3F1EF3F6" w15:done="0"/>
  <w15:commentEx w15:paraId="79BC57ED" w15:done="0"/>
  <w15:commentEx w15:paraId="6FD4CCD1" w15:done="0"/>
  <w15:commentEx w15:paraId="66D71A51" w15:done="0"/>
  <w15:commentEx w15:paraId="4C019D75" w15:done="0"/>
  <w15:commentEx w15:paraId="01114C6D" w15:done="0"/>
  <w15:commentEx w15:paraId="1C484394" w15:paraIdParent="01114C6D" w15:done="0"/>
  <w15:commentEx w15:paraId="5A10AFCD" w15:done="0"/>
  <w15:commentEx w15:paraId="4B6D6788" w15:paraIdParent="5A10AFCD" w15:done="0"/>
  <w15:commentEx w15:paraId="3A3C5A43" w15:done="0"/>
  <w15:commentEx w15:paraId="2C242289" w15:paraIdParent="3A3C5A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998230" w16cex:dateUtc="2026-06-30T00:31:00Z"/>
  <w16cex:commentExtensible w16cex:durableId="3018A97A" w16cex:dateUtc="2026-05-17T21:38:00Z"/>
  <w16cex:commentExtensible w16cex:durableId="12C14A23" w16cex:dateUtc="2026-06-30T00:33:00Z"/>
  <w16cex:commentExtensible w16cex:durableId="2DD9AE7D" w16cex:dateUtc="2026-05-27T20:17:00Z"/>
  <w16cex:commentExtensible w16cex:durableId="4DD62712" w16cex:dateUtc="2026-05-27T20:18:00Z"/>
  <w16cex:commentExtensible w16cex:durableId="57D74975" w16cex:dateUtc="2026-05-27T20:21:00Z"/>
  <w16cex:commentExtensible w16cex:durableId="72544267" w16cex:dateUtc="2026-05-17T22:01:00Z"/>
  <w16cex:commentExtensible w16cex:durableId="168A3DF2" w16cex:dateUtc="2026-05-17T22:03:00Z"/>
  <w16cex:commentExtensible w16cex:durableId="6E7C8475" w16cex:dateUtc="2026-05-29T16:41:00Z"/>
  <w16cex:commentExtensible w16cex:durableId="3BCDC98D" w16cex:dateUtc="2026-05-29T17:05:00Z"/>
  <w16cex:commentExtensible w16cex:durableId="3DEF9568" w16cex:dateUtc="2026-06-30T00:34:00Z"/>
  <w16cex:commentExtensible w16cex:durableId="3172B4E7" w16cex:dateUtc="2026-05-29T17:32:00Z"/>
  <w16cex:commentExtensible w16cex:durableId="42899E47" w16cex:dateUtc="2026-05-17T22:36:00Z"/>
  <w16cex:commentExtensible w16cex:durableId="31F316BB" w16cex:dateUtc="2026-06-30T00:37:00Z"/>
  <w16cex:commentExtensible w16cex:durableId="693068E0" w16cex:dateUtc="2026-06-01T23:15:00Z"/>
  <w16cex:commentExtensible w16cex:durableId="351C999A" w16cex:dateUtc="2026-06-30T00:41:00Z"/>
  <w16cex:commentExtensible w16cex:durableId="1A3EB054" w16cex:dateUtc="2026-05-29T18:36:00Z"/>
  <w16cex:commentExtensible w16cex:durableId="6408F738" w16cex:dateUtc="2026-06-30T00:42:00Z"/>
  <w16cex:commentExtensible w16cex:durableId="7657DC79" w16cex:dateUtc="2026-06-30T00:44:00Z"/>
  <w16cex:commentExtensible w16cex:durableId="59501EBF" w16cex:dateUtc="2026-05-29T18:51:00Z"/>
  <w16cex:commentExtensible w16cex:durableId="7D87ADA0" w16cex:dateUtc="2026-06-30T00:45:00Z"/>
  <w16cex:commentExtensible w16cex:durableId="7C388C65" w16cex:dateUtc="2026-02-16T18:13:00Z"/>
  <w16cex:commentExtensible w16cex:durableId="55D2B7CC" w16cex:dateUtc="2026-03-31T01:37:00Z"/>
  <w16cex:commentExtensible w16cex:durableId="60731186" w16cex:dateUtc="2026-04-02T20:03:00Z">
    <w16cex:extLst>
      <w16:ext w16:uri="{CE6994B0-6A32-4C9F-8C6B-6E91EDA988CE}">
        <cr:reactions xmlns:cr="http://schemas.microsoft.com/office/comments/2020/reactions">
          <cr:reaction reactionType="1">
            <cr:reactionInfo dateUtc="2026-05-17T22:46:11Z">
              <cr:user userId="S::jguo461@ecy.wa.gov::f86c7e52-53e4-4d81-9ef9-871142e17a6b" userProvider="AD" userName="Guo, Jiujia (ECY)"/>
            </cr:reactionInfo>
          </cr:reaction>
        </cr:reactions>
      </w16:ext>
    </w16cex:extLst>
  </w16cex:commentExtensible>
  <w16cex:commentExtensible w16cex:durableId="66C12307" w16cex:dateUtc="2026-05-29T18:57:00Z"/>
  <w16cex:commentExtensible w16cex:durableId="0AA87F59" w16cex:dateUtc="2026-06-30T00:46:00Z"/>
  <w16cex:commentExtensible w16cex:durableId="5525516A" w16cex:dateUtc="2026-06-01T23:39:00Z"/>
  <w16cex:commentExtensible w16cex:durableId="7D43999A" w16cex:dateUtc="2026-05-29T19:07:00Z"/>
  <w16cex:commentExtensible w16cex:durableId="34D757A2" w16cex:dateUtc="2026-05-29T21:07:00Z"/>
  <w16cex:commentExtensible w16cex:durableId="2C27E8C3" w16cex:dateUtc="2026-05-29T17:29:00Z"/>
  <w16cex:commentExtensible w16cex:durableId="0685B8ED" w16cex:dateUtc="2026-06-30T02:56:00Z"/>
  <w16cex:commentExtensible w16cex:durableId="58E8B869" w16cex:dateUtc="2026-05-27T17:39:00Z"/>
  <w16cex:commentExtensible w16cex:durableId="1CDCD9B6" w16cex:dateUtc="2026-05-29T22:33:00Z"/>
  <w16cex:commentExtensible w16cex:durableId="250D170A" w16cex:dateUtc="2026-05-29T17:34:00Z"/>
  <w16cex:commentExtensible w16cex:durableId="46FC15AE" w16cex:dateUtc="2026-05-27T19:42:00Z"/>
  <w16cex:commentExtensible w16cex:durableId="408CADBE" w16cex:dateUtc="2026-05-27T19:45:00Z"/>
  <w16cex:commentExtensible w16cex:durableId="331D745A" w16cex:dateUtc="2026-05-27T20:26:00Z"/>
  <w16cex:commentExtensible w16cex:durableId="00D25249" w16cex:dateUtc="2026-05-29T19:16:00Z"/>
  <w16cex:commentExtensible w16cex:durableId="1E70C991" w16cex:dateUtc="2026-06-01T18:26:00Z"/>
  <w16cex:commentExtensible w16cex:durableId="2F48BA6D" w16cex:dateUtc="2026-05-27T00:06:00Z"/>
  <w16cex:commentExtensible w16cex:durableId="777D2627" w16cex:dateUtc="2026-05-29T22:45:00Z"/>
  <w16cex:commentExtensible w16cex:durableId="37349194" w16cex:dateUtc="2026-06-30T03:33:00Z"/>
  <w16cex:commentExtensible w16cex:durableId="6B728255" w16cex:dateUtc="2026-05-29T23:33:00Z"/>
  <w16cex:commentExtensible w16cex:durableId="3B58A288" w16cex:dateUtc="2026-05-29T23:43:00Z"/>
  <w16cex:commentExtensible w16cex:durableId="3C9124C6" w16cex:dateUtc="2026-04-06T22:37:00Z"/>
  <w16cex:commentExtensible w16cex:durableId="5C962A81" w16cex:dateUtc="2026-05-29T23:52:00Z"/>
  <w16cex:commentExtensible w16cex:durableId="22AB13DE" w16cex:dateUtc="2026-06-01T17:35:00Z"/>
  <w16cex:commentExtensible w16cex:durableId="0E3A40B4" w16cex:dateUtc="2026-06-30T04:21:00Z"/>
  <w16cex:commentExtensible w16cex:durableId="7F97AC45" w16cex:dateUtc="2026-06-30T04:27:00Z"/>
  <w16cex:commentExtensible w16cex:durableId="23CC8928" w16cex:dateUtc="2026-05-29T19:10:00Z"/>
  <w16cex:commentExtensible w16cex:durableId="46E604C6" w16cex:dateUtc="2026-05-29T17:56:00Z"/>
  <w16cex:commentExtensible w16cex:durableId="1E705A69" w16cex:dateUtc="2026-05-29T19:12:00Z"/>
  <w16cex:commentExtensible w16cex:durableId="162C22F1" w16cex:dateUtc="2026-05-29T17:58:00Z"/>
  <w16cex:commentExtensible w16cex:durableId="18AFEA2D" w16cex:dateUtc="2026-05-29T17:59:00Z"/>
  <w16cex:commentExtensible w16cex:durableId="2B11D58F" w16cex:dateUtc="2026-06-01T18:22:00Z"/>
  <w16cex:commentExtensible w16cex:durableId="5EB4C2AE" w16cex:dateUtc="2026-05-29T19:06:00Z"/>
  <w16cex:commentExtensible w16cex:durableId="67B31219" w16cex:dateUtc="2026-06-01T23:18:00Z"/>
  <w16cex:commentExtensible w16cex:durableId="12FABFDF" w16cex:dateUtc="2026-06-01T23:19:00Z"/>
  <w16cex:commentExtensible w16cex:durableId="7D1263A4" w16cex:dateUtc="2026-06-01T23: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A4BADD" w16cid:durableId="05998230"/>
  <w16cid:commentId w16cid:paraId="6077165A" w16cid:durableId="3018A97A"/>
  <w16cid:commentId w16cid:paraId="40C68B7E" w16cid:durableId="40C68B7E"/>
  <w16cid:commentId w16cid:paraId="070153EB" w16cid:durableId="12C14A23"/>
  <w16cid:commentId w16cid:paraId="1B4F5F88" w16cid:durableId="2DD9AE7D"/>
  <w16cid:commentId w16cid:paraId="4BBFBE8F" w16cid:durableId="4BBFBE8F"/>
  <w16cid:commentId w16cid:paraId="5B0698FB" w16cid:durableId="4DD62712"/>
  <w16cid:commentId w16cid:paraId="133314D5" w16cid:durableId="133314D5"/>
  <w16cid:commentId w16cid:paraId="6DFCC388" w16cid:durableId="57D74975"/>
  <w16cid:commentId w16cid:paraId="6A4B644C" w16cid:durableId="72544267"/>
  <w16cid:commentId w16cid:paraId="0E451ED3" w16cid:durableId="168A3DF2"/>
  <w16cid:commentId w16cid:paraId="14EB8AD5" w16cid:durableId="14EB8AD5"/>
  <w16cid:commentId w16cid:paraId="0B7A0487" w16cid:durableId="6E7C8475"/>
  <w16cid:commentId w16cid:paraId="23E18255" w16cid:durableId="23E18255"/>
  <w16cid:commentId w16cid:paraId="62813E47" w16cid:durableId="3BCDC98D"/>
  <w16cid:commentId w16cid:paraId="55D80716" w16cid:durableId="55D80716"/>
  <w16cid:commentId w16cid:paraId="17947AE9" w16cid:durableId="3DEF9568"/>
  <w16cid:commentId w16cid:paraId="18BBB5A8" w16cid:durableId="3172B4E7"/>
  <w16cid:commentId w16cid:paraId="7636807A" w16cid:durableId="42899E47"/>
  <w16cid:commentId w16cid:paraId="6862D6F0" w16cid:durableId="31F316BB"/>
  <w16cid:commentId w16cid:paraId="1BA91CDA" w16cid:durableId="693068E0"/>
  <w16cid:commentId w16cid:paraId="75D48F48" w16cid:durableId="351C999A"/>
  <w16cid:commentId w16cid:paraId="4C60FA02" w16cid:durableId="1A3EB054"/>
  <w16cid:commentId w16cid:paraId="7009184E" w16cid:durableId="6408F738"/>
  <w16cid:commentId w16cid:paraId="2CE42E49" w16cid:durableId="7657DC79"/>
  <w16cid:commentId w16cid:paraId="3D594443" w16cid:durableId="59501EBF"/>
  <w16cid:commentId w16cid:paraId="75AFC642" w16cid:durableId="7D87ADA0"/>
  <w16cid:commentId w16cid:paraId="4C418514" w16cid:durableId="7C388C65"/>
  <w16cid:commentId w16cid:paraId="7BA3C5EF" w16cid:durableId="55D2B7CC"/>
  <w16cid:commentId w16cid:paraId="4D9E40A2" w16cid:durableId="60731186"/>
  <w16cid:commentId w16cid:paraId="5CE7D0B3" w16cid:durableId="66C12307"/>
  <w16cid:commentId w16cid:paraId="37D8847D" w16cid:durableId="0AA87F59"/>
  <w16cid:commentId w16cid:paraId="313EDCFD" w16cid:durableId="5525516A"/>
  <w16cid:commentId w16cid:paraId="761352F3" w16cid:durableId="7D43999A"/>
  <w16cid:commentId w16cid:paraId="2E439423" w16cid:durableId="2E439423"/>
  <w16cid:commentId w16cid:paraId="1EB31501" w16cid:durableId="34D757A2"/>
  <w16cid:commentId w16cid:paraId="43104E2D" w16cid:durableId="2C27E8C3"/>
  <w16cid:commentId w16cid:paraId="1C534886" w16cid:durableId="1C534886"/>
  <w16cid:commentId w16cid:paraId="60985625" w16cid:durableId="0685B8ED"/>
  <w16cid:commentId w16cid:paraId="5A1150C9" w16cid:durableId="58E8B869"/>
  <w16cid:commentId w16cid:paraId="653BBECA" w16cid:durableId="1CDCD9B6"/>
  <w16cid:commentId w16cid:paraId="2EB61ABA" w16cid:durableId="2EB61ABA"/>
  <w16cid:commentId w16cid:paraId="061E79F5" w16cid:durableId="250D170A"/>
  <w16cid:commentId w16cid:paraId="7A1CFDB4" w16cid:durableId="7A1CFDB4"/>
  <w16cid:commentId w16cid:paraId="2F656403" w16cid:durableId="46FC15AE"/>
  <w16cid:commentId w16cid:paraId="425AB417" w16cid:durableId="425AB417"/>
  <w16cid:commentId w16cid:paraId="09A15E1E" w16cid:durableId="408CADBE"/>
  <w16cid:commentId w16cid:paraId="13352E54" w16cid:durableId="13352E54"/>
  <w16cid:commentId w16cid:paraId="44CC8EAC" w16cid:durableId="331D745A"/>
  <w16cid:commentId w16cid:paraId="7D2184B6" w16cid:durableId="7D2184B6"/>
  <w16cid:commentId w16cid:paraId="11850111" w16cid:durableId="00D25249"/>
  <w16cid:commentId w16cid:paraId="0594C7C6" w16cid:durableId="0594C7C6"/>
  <w16cid:commentId w16cid:paraId="49192567" w16cid:durableId="1E70C991"/>
  <w16cid:commentId w16cid:paraId="61BE9D38" w16cid:durableId="2F48BA6D"/>
  <w16cid:commentId w16cid:paraId="14AD2667" w16cid:durableId="777D2627"/>
  <w16cid:commentId w16cid:paraId="58069FFD" w16cid:durableId="37349194"/>
  <w16cid:commentId w16cid:paraId="63A9965A" w16cid:durableId="6B728255"/>
  <w16cid:commentId w16cid:paraId="041239AF" w16cid:durableId="3B58A288"/>
  <w16cid:commentId w16cid:paraId="7746E32A" w16cid:durableId="3C9124C6"/>
  <w16cid:commentId w16cid:paraId="286B73F2" w16cid:durableId="5C962A81"/>
  <w16cid:commentId w16cid:paraId="073AB924" w16cid:durableId="22AB13DE"/>
  <w16cid:commentId w16cid:paraId="334E7DD3" w16cid:durableId="0E3A40B4"/>
  <w16cid:commentId w16cid:paraId="180F750A" w16cid:durableId="7F97AC45"/>
  <w16cid:commentId w16cid:paraId="298AA52A" w16cid:durableId="23CC8928"/>
  <w16cid:commentId w16cid:paraId="26AE9672" w16cid:durableId="46E604C6"/>
  <w16cid:commentId w16cid:paraId="7138AC38" w16cid:durableId="7138AC38"/>
  <w16cid:commentId w16cid:paraId="3F1EF3F6" w16cid:durableId="1E705A69"/>
  <w16cid:commentId w16cid:paraId="6FDC9D7E" w16cid:durableId="6FDC9D7E"/>
  <w16cid:commentId w16cid:paraId="79BC57ED" w16cid:durableId="162C22F1"/>
  <w16cid:commentId w16cid:paraId="6FD4CCD1" w16cid:durableId="18AFEA2D"/>
  <w16cid:commentId w16cid:paraId="66D71A51" w16cid:durableId="2B11D58F"/>
  <w16cid:commentId w16cid:paraId="4C019D75" w16cid:durableId="5EB4C2AE"/>
  <w16cid:commentId w16cid:paraId="01114C6D" w16cid:durableId="67B31219"/>
  <w16cid:commentId w16cid:paraId="1C484394" w16cid:durableId="1C484394"/>
  <w16cid:commentId w16cid:paraId="5A10AFCD" w16cid:durableId="12FABFDF"/>
  <w16cid:commentId w16cid:paraId="4B6D6788" w16cid:durableId="4B6D6788"/>
  <w16cid:commentId w16cid:paraId="3A3C5A43" w16cid:durableId="7D1263A4"/>
  <w16cid:commentId w16cid:paraId="2C242289" w16cid:durableId="2C2422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7C4FD" w14:textId="77777777" w:rsidR="001500A3" w:rsidRDefault="001500A3">
      <w:r>
        <w:separator/>
      </w:r>
    </w:p>
  </w:endnote>
  <w:endnote w:type="continuationSeparator" w:id="0">
    <w:p w14:paraId="3AC13DEB" w14:textId="77777777" w:rsidR="001500A3" w:rsidRDefault="001500A3">
      <w:r>
        <w:continuationSeparator/>
      </w:r>
    </w:p>
  </w:endnote>
  <w:endnote w:type="continuationNotice" w:id="1">
    <w:p w14:paraId="6C5760D9" w14:textId="77777777" w:rsidR="001500A3" w:rsidRDefault="001500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Roboto">
    <w:altName w:val="Times New Roman"/>
    <w:panose1 w:val="02000000000000000000"/>
    <w:charset w:val="00"/>
    <w:family w:val="auto"/>
    <w:pitch w:val="variable"/>
    <w:sig w:usb0="E0000AFF" w:usb1="5000217F" w:usb2="00000021" w:usb3="00000000" w:csb0="0000019F" w:csb1="00000000"/>
  </w:font>
  <w:font w:name="-webkit-standard">
    <w:altName w:val="Cambria"/>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A3200" w14:textId="77777777" w:rsidR="00D35132" w:rsidRPr="00CC5ED3" w:rsidRDefault="00D35132" w:rsidP="006A2955">
    <w:pPr>
      <w:pStyle w:val="Footer"/>
    </w:pPr>
    <w:r>
      <w:fldChar w:fldCharType="begin"/>
    </w:r>
    <w:r>
      <w:instrText xml:space="preserve"> PAGE  \* Arabic  \* MERGEFORMAT </w:instrText>
    </w:r>
    <w:r>
      <w:fldChar w:fldCharType="separate"/>
    </w:r>
    <w:r>
      <w:rPr>
        <w:noProof/>
      </w:rPr>
      <w:t>12</w:t>
    </w:r>
    <w:r>
      <w:fldChar w:fldCharType="end"/>
    </w:r>
    <w:r w:rsidRPr="00EF72AC">
      <w:rPr>
        <w:noProof/>
      </w:rPr>
      <w:tab/>
    </w:r>
    <w:r w:rsidRPr="00EF72AC">
      <w:rPr>
        <w:highlight w:val="yellow"/>
      </w:rPr>
      <w:t>Month Year</w:t>
    </w:r>
    <w:r>
      <w:tab/>
    </w:r>
  </w:p>
  <w:p w14:paraId="752D2362" w14:textId="77777777" w:rsidR="00D35132" w:rsidRDefault="00D35132" w:rsidP="006A295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76FB9" w14:textId="77777777" w:rsidR="00D35132" w:rsidRPr="00265FD3" w:rsidRDefault="00D35132" w:rsidP="00265F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88A9D" w14:textId="77777777" w:rsidR="00D35132" w:rsidRPr="001C3065" w:rsidRDefault="00D35132" w:rsidP="006A295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082675"/>
      <w:docPartObj>
        <w:docPartGallery w:val="Page Numbers (Bottom of Page)"/>
        <w:docPartUnique/>
      </w:docPartObj>
    </w:sdtPr>
    <w:sdtEndPr>
      <w:rPr>
        <w:highlight w:val="yellow"/>
      </w:rPr>
    </w:sdtEndPr>
    <w:sdtContent>
      <w:p w14:paraId="4A381C16" w14:textId="4A6ED430" w:rsidR="00D35132" w:rsidRPr="00ED5DE3" w:rsidRDefault="00D35132" w:rsidP="00ED5DE3">
        <w:pPr>
          <w:pStyle w:val="Footer"/>
          <w:pBdr>
            <w:top w:val="single" w:sz="48" w:space="1" w:color="4F81BD" w:themeColor="accent1"/>
          </w:pBdr>
          <w:tabs>
            <w:tab w:val="clear" w:pos="4320"/>
            <w:tab w:val="clear" w:pos="8640"/>
            <w:tab w:val="center" w:pos="4680"/>
            <w:tab w:val="right" w:pos="9450"/>
          </w:tabs>
          <w:rPr>
            <w:i/>
            <w:sz w:val="22"/>
          </w:rPr>
        </w:pPr>
        <w:r>
          <w:rPr>
            <w:i/>
            <w:sz w:val="22"/>
          </w:rPr>
          <w:fldChar w:fldCharType="begin"/>
        </w:r>
        <w:r>
          <w:rPr>
            <w:i/>
            <w:sz w:val="22"/>
          </w:rPr>
          <w:instrText xml:space="preserve"> PAGE  \* Arabic  \* MERGEFORMAT </w:instrText>
        </w:r>
        <w:r>
          <w:rPr>
            <w:i/>
            <w:sz w:val="22"/>
          </w:rPr>
          <w:fldChar w:fldCharType="separate"/>
        </w:r>
        <w:r>
          <w:rPr>
            <w:i/>
            <w:noProof/>
            <w:sz w:val="22"/>
          </w:rPr>
          <w:t>14</w:t>
        </w:r>
        <w:r>
          <w:rPr>
            <w:i/>
            <w:sz w:val="22"/>
          </w:rPr>
          <w:fldChar w:fldCharType="end"/>
        </w:r>
        <w:r>
          <w:rPr>
            <w:i/>
            <w:sz w:val="22"/>
          </w:rPr>
          <w:tab/>
        </w:r>
        <w:r w:rsidRPr="00ED5DE3">
          <w:rPr>
            <w:i/>
            <w:sz w:val="22"/>
            <w:highlight w:val="yellow"/>
          </w:rPr>
          <w:t>Month Year</w:t>
        </w:r>
        <w:r>
          <w:rPr>
            <w:i/>
            <w:sz w:val="22"/>
          </w:rPr>
          <w:tab/>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B3755" w14:textId="55080CC2" w:rsidR="00D35132" w:rsidRPr="00342106" w:rsidRDefault="00D35132" w:rsidP="00BF2CEB">
    <w:pPr>
      <w:pBdr>
        <w:top w:val="single" w:sz="4" w:space="1" w:color="auto"/>
      </w:pBdr>
      <w:tabs>
        <w:tab w:val="center" w:pos="4770"/>
        <w:tab w:val="left" w:pos="6660"/>
        <w:tab w:val="right" w:pos="8640"/>
      </w:tabs>
      <w:spacing w:after="0"/>
      <w:ind w:right="360"/>
      <w:rPr>
        <w:rFonts w:cstheme="minorHAnsi"/>
      </w:rPr>
    </w:pPr>
    <w:r w:rsidRPr="00342106">
      <w:rPr>
        <w:rFonts w:cstheme="minorHAnsi"/>
        <w:iCs/>
        <w:sz w:val="22"/>
        <w:szCs w:val="22"/>
        <w:highlight w:val="cyan"/>
      </w:rPr>
      <w:t>DRAFT</w:t>
    </w:r>
    <w:r w:rsidRPr="00342106">
      <w:rPr>
        <w:rFonts w:cstheme="minorHAnsi"/>
        <w:iCs/>
        <w:sz w:val="22"/>
        <w:szCs w:val="22"/>
      </w:rPr>
      <w:t xml:space="preserve"> QAPP: </w:t>
    </w:r>
    <w:r>
      <w:rPr>
        <w:rFonts w:cstheme="minorHAnsi"/>
        <w:iCs/>
        <w:sz w:val="22"/>
        <w:szCs w:val="22"/>
      </w:rPr>
      <w:t xml:space="preserve">Juvenile Salmon use of Kelp </w:t>
    </w:r>
    <w:r w:rsidRPr="00342106">
      <w:rPr>
        <w:rFonts w:cstheme="minorHAnsi"/>
        <w:iCs/>
        <w:sz w:val="22"/>
        <w:szCs w:val="22"/>
      </w:rPr>
      <w:tab/>
    </w:r>
    <w:r>
      <w:rPr>
        <w:rFonts w:cstheme="minorHAnsi"/>
        <w:iCs/>
        <w:sz w:val="22"/>
        <w:szCs w:val="22"/>
      </w:rPr>
      <w:t>(Agreement Number:</w:t>
    </w:r>
    <w:r w:rsidRPr="008D1D67">
      <w:rPr>
        <w:rFonts w:cstheme="minorHAnsi"/>
        <w:iCs/>
        <w:sz w:val="22"/>
        <w:szCs w:val="22"/>
      </w:rPr>
      <w:t xml:space="preserve"> 2026-06-H</w:t>
    </w:r>
    <w:r>
      <w:rPr>
        <w:rFonts w:cstheme="minorHAnsi"/>
        <w:iCs/>
        <w:sz w:val="22"/>
        <w:szCs w:val="22"/>
      </w:rPr>
      <w:t xml:space="preserve">) June 2026            </w:t>
    </w:r>
    <w:r w:rsidRPr="00342106">
      <w:rPr>
        <w:rFonts w:cstheme="minorHAnsi"/>
        <w:iCs/>
        <w:sz w:val="22"/>
        <w:szCs w:val="22"/>
      </w:rPr>
      <w:t xml:space="preserve">Page </w:t>
    </w:r>
    <w:r w:rsidRPr="00342106">
      <w:rPr>
        <w:rFonts w:cstheme="minorHAnsi"/>
        <w:iCs/>
        <w:sz w:val="22"/>
        <w:szCs w:val="22"/>
      </w:rPr>
      <w:fldChar w:fldCharType="begin"/>
    </w:r>
    <w:r w:rsidRPr="00342106">
      <w:rPr>
        <w:rFonts w:cstheme="minorHAnsi"/>
        <w:iCs/>
        <w:sz w:val="22"/>
        <w:szCs w:val="22"/>
      </w:rPr>
      <w:instrText xml:space="preserve"> PAGE   \* MERGEFORMAT </w:instrText>
    </w:r>
    <w:r w:rsidRPr="00342106">
      <w:rPr>
        <w:rFonts w:cstheme="minorHAnsi"/>
        <w:iCs/>
        <w:sz w:val="22"/>
        <w:szCs w:val="22"/>
      </w:rPr>
      <w:fldChar w:fldCharType="separate"/>
    </w:r>
    <w:r w:rsidR="00CA1BC4">
      <w:rPr>
        <w:rFonts w:cstheme="minorHAnsi"/>
        <w:iCs/>
        <w:noProof/>
        <w:sz w:val="22"/>
        <w:szCs w:val="22"/>
      </w:rPr>
      <w:t>36</w:t>
    </w:r>
    <w:r w:rsidRPr="00342106">
      <w:rPr>
        <w:rFonts w:cstheme="minorHAnsi"/>
        <w:iCs/>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8FB2A" w14:textId="77777777" w:rsidR="001500A3" w:rsidRDefault="001500A3" w:rsidP="00E16932">
      <w:pPr>
        <w:spacing w:before="0" w:after="0"/>
      </w:pPr>
      <w:r>
        <w:separator/>
      </w:r>
    </w:p>
  </w:footnote>
  <w:footnote w:type="continuationSeparator" w:id="0">
    <w:p w14:paraId="40C9053E" w14:textId="77777777" w:rsidR="001500A3" w:rsidRDefault="001500A3">
      <w:r>
        <w:continuationSeparator/>
      </w:r>
    </w:p>
  </w:footnote>
  <w:footnote w:type="continuationNotice" w:id="1">
    <w:p w14:paraId="3D8C4C5A" w14:textId="77777777" w:rsidR="001500A3" w:rsidRPr="002966CD" w:rsidRDefault="001500A3" w:rsidP="002966CD">
      <w:pPr>
        <w:pStyle w:val="Footer"/>
      </w:pPr>
    </w:p>
  </w:footnote>
  <w:footnote w:id="2">
    <w:p w14:paraId="35C8FBB4" w14:textId="77777777" w:rsidR="00D35132" w:rsidRPr="00100014" w:rsidRDefault="00D35132" w:rsidP="00CB796D">
      <w:pPr>
        <w:pStyle w:val="FootnoteText"/>
        <w:rPr>
          <w:color w:val="000000" w:themeColor="text1"/>
          <w:sz w:val="22"/>
        </w:rPr>
      </w:pPr>
      <w:r w:rsidRPr="00100014">
        <w:rPr>
          <w:rStyle w:val="FootnoteReference"/>
          <w:color w:val="000000" w:themeColor="text1"/>
          <w:sz w:val="22"/>
        </w:rPr>
        <w:footnoteRef/>
      </w:r>
      <w:r w:rsidRPr="00100014">
        <w:rPr>
          <w:color w:val="000000" w:themeColor="text1"/>
          <w:sz w:val="22"/>
        </w:rPr>
        <w:t xml:space="preserve"> DQO can also refer to </w:t>
      </w:r>
      <w:r w:rsidRPr="00100014">
        <w:rPr>
          <w:b/>
          <w:i/>
          <w:color w:val="000000" w:themeColor="text1"/>
          <w:sz w:val="22"/>
        </w:rPr>
        <w:t>Decision</w:t>
      </w:r>
      <w:r w:rsidRPr="00100014">
        <w:rPr>
          <w:color w:val="000000" w:themeColor="text1"/>
          <w:sz w:val="22"/>
        </w:rPr>
        <w:t xml:space="preserve"> Quality Objectives. The need to identify Decision Quality Objectives during the planning phase of a project is </w:t>
      </w:r>
      <w:r>
        <w:rPr>
          <w:color w:val="000000" w:themeColor="text1"/>
          <w:sz w:val="22"/>
        </w:rPr>
        <w:t xml:space="preserve">less </w:t>
      </w:r>
      <w:r w:rsidRPr="00100014">
        <w:rPr>
          <w:color w:val="000000" w:themeColor="text1"/>
          <w:sz w:val="22"/>
        </w:rPr>
        <w:t>common. For projects that do lead to important decisions, DQOs are often expressed as tolerable limits on the probability or chance (risk) of the collected data leading to an erroneous decision. And for projects that intend to estimate present or future conditions, DQOs are often expressed in terms of acceptable uncertainty (e.g., width of an uncertainty band or interval) associated with a point estimate at a desired level of statistical confidence.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79CE792E"/>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8"/>
    <w:multiLevelType w:val="singleLevel"/>
    <w:tmpl w:val="1C287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D34236A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9E41715"/>
    <w:multiLevelType w:val="multilevel"/>
    <w:tmpl w:val="8F8C53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B9B797F"/>
    <w:multiLevelType w:val="hybridMultilevel"/>
    <w:tmpl w:val="8E8AAAE0"/>
    <w:lvl w:ilvl="0" w:tplc="049AE7F2">
      <w:start w:val="1"/>
      <w:numFmt w:val="bullet"/>
      <w:pStyle w:val="Style5"/>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D313027"/>
    <w:multiLevelType w:val="multilevel"/>
    <w:tmpl w:val="EF1CB8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6618BA"/>
    <w:multiLevelType w:val="multilevel"/>
    <w:tmpl w:val="83D8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A4DB9"/>
    <w:multiLevelType w:val="hybridMultilevel"/>
    <w:tmpl w:val="A8FA0604"/>
    <w:lvl w:ilvl="0" w:tplc="45A8CD14">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DBB4652"/>
    <w:multiLevelType w:val="hybridMultilevel"/>
    <w:tmpl w:val="BCE2D9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5E45A8"/>
    <w:multiLevelType w:val="hybridMultilevel"/>
    <w:tmpl w:val="0298EA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D35D86"/>
    <w:multiLevelType w:val="hybridMultilevel"/>
    <w:tmpl w:val="41583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CE7750"/>
    <w:multiLevelType w:val="hybridMultilevel"/>
    <w:tmpl w:val="7C567882"/>
    <w:lvl w:ilvl="0" w:tplc="AC1C214E">
      <w:start w:val="1"/>
      <w:numFmt w:val="bullet"/>
      <w:pStyle w:val="Instruction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655EED"/>
    <w:multiLevelType w:val="multilevel"/>
    <w:tmpl w:val="E064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39050A"/>
    <w:multiLevelType w:val="hybridMultilevel"/>
    <w:tmpl w:val="2244F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4D259B"/>
    <w:multiLevelType w:val="multilevel"/>
    <w:tmpl w:val="DCEE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87357E"/>
    <w:multiLevelType w:val="hybridMultilevel"/>
    <w:tmpl w:val="E954B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593BB5"/>
    <w:multiLevelType w:val="hybridMultilevel"/>
    <w:tmpl w:val="851CFC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625699"/>
    <w:multiLevelType w:val="multilevel"/>
    <w:tmpl w:val="8E8AAAE0"/>
    <w:styleLink w:val="Bullet"/>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38BB1AE1"/>
    <w:multiLevelType w:val="hybridMultilevel"/>
    <w:tmpl w:val="6C742536"/>
    <w:lvl w:ilvl="0" w:tplc="FAE2594A">
      <w:start w:val="1"/>
      <w:numFmt w:val="bullet"/>
      <w:pStyle w:val="BulletedLis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C62009E"/>
    <w:multiLevelType w:val="multilevel"/>
    <w:tmpl w:val="D6C8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26728E"/>
    <w:multiLevelType w:val="multilevel"/>
    <w:tmpl w:val="1F94F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233F2A"/>
    <w:multiLevelType w:val="multilevel"/>
    <w:tmpl w:val="FC666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0D7589"/>
    <w:multiLevelType w:val="multilevel"/>
    <w:tmpl w:val="1138006E"/>
    <w:styleLink w:val="Bullets"/>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7E47B59"/>
    <w:multiLevelType w:val="multilevel"/>
    <w:tmpl w:val="9FFE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6A57BD"/>
    <w:multiLevelType w:val="hybridMultilevel"/>
    <w:tmpl w:val="55A65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2626C6"/>
    <w:multiLevelType w:val="hybridMultilevel"/>
    <w:tmpl w:val="5C1C2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0331890">
    <w:abstractNumId w:val="4"/>
  </w:num>
  <w:num w:numId="2" w16cid:durableId="55518309">
    <w:abstractNumId w:val="22"/>
  </w:num>
  <w:num w:numId="3" w16cid:durableId="1950161579">
    <w:abstractNumId w:val="17"/>
  </w:num>
  <w:num w:numId="4" w16cid:durableId="2058160601">
    <w:abstractNumId w:val="1"/>
  </w:num>
  <w:num w:numId="5" w16cid:durableId="1722946880">
    <w:abstractNumId w:val="2"/>
  </w:num>
  <w:num w:numId="6" w16cid:durableId="22172060">
    <w:abstractNumId w:val="0"/>
  </w:num>
  <w:num w:numId="7" w16cid:durableId="1417287789">
    <w:abstractNumId w:val="7"/>
  </w:num>
  <w:num w:numId="8" w16cid:durableId="1080365433">
    <w:abstractNumId w:val="18"/>
  </w:num>
  <w:num w:numId="9" w16cid:durableId="342826192">
    <w:abstractNumId w:val="11"/>
  </w:num>
  <w:num w:numId="10" w16cid:durableId="1529486432">
    <w:abstractNumId w:val="16"/>
  </w:num>
  <w:num w:numId="11" w16cid:durableId="1192691242">
    <w:abstractNumId w:val="13"/>
  </w:num>
  <w:num w:numId="12" w16cid:durableId="224492440">
    <w:abstractNumId w:val="25"/>
  </w:num>
  <w:num w:numId="13" w16cid:durableId="432866256">
    <w:abstractNumId w:val="15"/>
  </w:num>
  <w:num w:numId="14" w16cid:durableId="1912886360">
    <w:abstractNumId w:val="10"/>
  </w:num>
  <w:num w:numId="15" w16cid:durableId="2112503547">
    <w:abstractNumId w:val="8"/>
  </w:num>
  <w:num w:numId="16" w16cid:durableId="400910910">
    <w:abstractNumId w:val="24"/>
  </w:num>
  <w:num w:numId="17" w16cid:durableId="1106191331">
    <w:abstractNumId w:val="9"/>
  </w:num>
  <w:num w:numId="18" w16cid:durableId="264575865">
    <w:abstractNumId w:val="3"/>
  </w:num>
  <w:num w:numId="19" w16cid:durableId="17555842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794851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324987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092144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403115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743046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31893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9156890">
    <w:abstractNumId w:val="20"/>
  </w:num>
  <w:num w:numId="27" w16cid:durableId="2018918212">
    <w:abstractNumId w:val="12"/>
  </w:num>
  <w:num w:numId="28" w16cid:durableId="667295439">
    <w:abstractNumId w:val="19"/>
  </w:num>
  <w:num w:numId="29" w16cid:durableId="630864085">
    <w:abstractNumId w:val="23"/>
  </w:num>
  <w:num w:numId="30" w16cid:durableId="1068380933">
    <w:abstractNumId w:val="6"/>
  </w:num>
  <w:num w:numId="31" w16cid:durableId="1494833786">
    <w:abstractNumId w:val="5"/>
  </w:num>
  <w:num w:numId="32" w16cid:durableId="647441407">
    <w:abstractNumId w:val="5"/>
    <w:lvlOverride w:ilvl="1">
      <w:lvl w:ilvl="1">
        <w:numFmt w:val="lowerLetter"/>
        <w:lvlText w:val="%2."/>
        <w:lvlJc w:val="left"/>
      </w:lvl>
    </w:lvlOverride>
  </w:num>
  <w:num w:numId="33" w16cid:durableId="172886875">
    <w:abstractNumId w:val="5"/>
    <w:lvlOverride w:ilvl="1">
      <w:lvl w:ilvl="1">
        <w:numFmt w:val="lowerLetter"/>
        <w:lvlText w:val="%2."/>
        <w:lvlJc w:val="left"/>
      </w:lvl>
    </w:lvlOverride>
  </w:num>
  <w:num w:numId="34" w16cid:durableId="1474710968">
    <w:abstractNumId w:val="5"/>
    <w:lvlOverride w:ilvl="1">
      <w:lvl w:ilvl="1">
        <w:numFmt w:val="lowerLetter"/>
        <w:lvlText w:val="%2."/>
        <w:lvlJc w:val="left"/>
      </w:lvl>
    </w:lvlOverride>
  </w:num>
  <w:num w:numId="35" w16cid:durableId="1568489956">
    <w:abstractNumId w:val="5"/>
    <w:lvlOverride w:ilvl="1">
      <w:lvl w:ilvl="1">
        <w:numFmt w:val="lowerLetter"/>
        <w:lvlText w:val="%2."/>
        <w:lvlJc w:val="left"/>
      </w:lvl>
    </w:lvlOverride>
  </w:num>
  <w:num w:numId="36" w16cid:durableId="1450785296">
    <w:abstractNumId w:val="21"/>
  </w:num>
  <w:num w:numId="37" w16cid:durableId="895821743">
    <w:abstractNumId w:val="14"/>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hadijah Homolka">
    <w15:presenceInfo w15:providerId="AD" w15:userId="S::khomolka@pgst.nsn.us::fb1e5935-3ac7-4451-8c03-7c90ba8ec8ae"/>
  </w15:person>
  <w15:person w15:author="Guo, Jiujia (ECY)">
    <w15:presenceInfo w15:providerId="AD" w15:userId="S::jguo461@ecy.wa.gov::f86c7e52-53e4-4d81-9ef9-871142e17a6b"/>
  </w15:person>
  <w15:person w15:author="Jason Toft">
    <w15:presenceInfo w15:providerId="None" w15:userId="Jason Toft"/>
  </w15:person>
  <w15:person w15:author="jnkobelt">
    <w15:presenceInfo w15:providerId="AD" w15:userId="S::jnkobelt@uw.edu::e16511b3-7343-4002-85f1-147a77c157a2"/>
  </w15:person>
  <w15:person w15:author="Jason D. Toft">
    <w15:presenceInfo w15:providerId="AD" w15:userId="S::tofty@uw.edu::ffc6b335-ca68-48a7-9db9-9fefb48535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490"/>
    <w:rsid w:val="00000D77"/>
    <w:rsid w:val="00000E49"/>
    <w:rsid w:val="0000122A"/>
    <w:rsid w:val="000015C6"/>
    <w:rsid w:val="00001C2D"/>
    <w:rsid w:val="000021D1"/>
    <w:rsid w:val="00002C9D"/>
    <w:rsid w:val="00004177"/>
    <w:rsid w:val="0000536F"/>
    <w:rsid w:val="0000567A"/>
    <w:rsid w:val="000056EF"/>
    <w:rsid w:val="00006751"/>
    <w:rsid w:val="00006A9E"/>
    <w:rsid w:val="00007258"/>
    <w:rsid w:val="00011102"/>
    <w:rsid w:val="000112F7"/>
    <w:rsid w:val="00011AD0"/>
    <w:rsid w:val="000125DC"/>
    <w:rsid w:val="00013BAD"/>
    <w:rsid w:val="00014138"/>
    <w:rsid w:val="00015194"/>
    <w:rsid w:val="0001558D"/>
    <w:rsid w:val="000158B7"/>
    <w:rsid w:val="0001599E"/>
    <w:rsid w:val="00016585"/>
    <w:rsid w:val="00016C6D"/>
    <w:rsid w:val="000171BC"/>
    <w:rsid w:val="000209D7"/>
    <w:rsid w:val="00021C40"/>
    <w:rsid w:val="00022AD3"/>
    <w:rsid w:val="000231D0"/>
    <w:rsid w:val="0002370E"/>
    <w:rsid w:val="00024D49"/>
    <w:rsid w:val="000254DF"/>
    <w:rsid w:val="00026D97"/>
    <w:rsid w:val="00027833"/>
    <w:rsid w:val="00030AA9"/>
    <w:rsid w:val="00030BC0"/>
    <w:rsid w:val="0003147B"/>
    <w:rsid w:val="00031718"/>
    <w:rsid w:val="00032B5A"/>
    <w:rsid w:val="0003383D"/>
    <w:rsid w:val="00033BFE"/>
    <w:rsid w:val="00034960"/>
    <w:rsid w:val="000353CA"/>
    <w:rsid w:val="00040E5F"/>
    <w:rsid w:val="00041411"/>
    <w:rsid w:val="00042036"/>
    <w:rsid w:val="0004214A"/>
    <w:rsid w:val="0004261C"/>
    <w:rsid w:val="0004314C"/>
    <w:rsid w:val="000432EE"/>
    <w:rsid w:val="00044516"/>
    <w:rsid w:val="00046430"/>
    <w:rsid w:val="00046499"/>
    <w:rsid w:val="00046800"/>
    <w:rsid w:val="00046E42"/>
    <w:rsid w:val="00047E04"/>
    <w:rsid w:val="000502C5"/>
    <w:rsid w:val="000507CD"/>
    <w:rsid w:val="00051BF0"/>
    <w:rsid w:val="000526B1"/>
    <w:rsid w:val="000536F8"/>
    <w:rsid w:val="00053A72"/>
    <w:rsid w:val="000540D1"/>
    <w:rsid w:val="00056A01"/>
    <w:rsid w:val="00056AAE"/>
    <w:rsid w:val="000576E8"/>
    <w:rsid w:val="00057D9D"/>
    <w:rsid w:val="000609FF"/>
    <w:rsid w:val="00060CFD"/>
    <w:rsid w:val="000616B6"/>
    <w:rsid w:val="00061FD3"/>
    <w:rsid w:val="00062422"/>
    <w:rsid w:val="00063F4C"/>
    <w:rsid w:val="00064A34"/>
    <w:rsid w:val="00065B02"/>
    <w:rsid w:val="0006646E"/>
    <w:rsid w:val="0006647B"/>
    <w:rsid w:val="0006674A"/>
    <w:rsid w:val="00066E58"/>
    <w:rsid w:val="000674D0"/>
    <w:rsid w:val="000677E7"/>
    <w:rsid w:val="000678AC"/>
    <w:rsid w:val="00067C48"/>
    <w:rsid w:val="00067E47"/>
    <w:rsid w:val="00067FDB"/>
    <w:rsid w:val="000700F4"/>
    <w:rsid w:val="00071FE8"/>
    <w:rsid w:val="00072266"/>
    <w:rsid w:val="0007234A"/>
    <w:rsid w:val="00072E88"/>
    <w:rsid w:val="0007466E"/>
    <w:rsid w:val="00074AE7"/>
    <w:rsid w:val="00075CC3"/>
    <w:rsid w:val="00076FB0"/>
    <w:rsid w:val="00077445"/>
    <w:rsid w:val="00080310"/>
    <w:rsid w:val="000809F6"/>
    <w:rsid w:val="00081071"/>
    <w:rsid w:val="00081850"/>
    <w:rsid w:val="00082D47"/>
    <w:rsid w:val="00082D54"/>
    <w:rsid w:val="000846DD"/>
    <w:rsid w:val="00084CAF"/>
    <w:rsid w:val="00084DC0"/>
    <w:rsid w:val="000850BD"/>
    <w:rsid w:val="00086B7F"/>
    <w:rsid w:val="00087316"/>
    <w:rsid w:val="000915E6"/>
    <w:rsid w:val="000920C3"/>
    <w:rsid w:val="0009279D"/>
    <w:rsid w:val="00093C9B"/>
    <w:rsid w:val="00095A39"/>
    <w:rsid w:val="000967CD"/>
    <w:rsid w:val="00096C91"/>
    <w:rsid w:val="000A05E7"/>
    <w:rsid w:val="000A1BF1"/>
    <w:rsid w:val="000A1EB8"/>
    <w:rsid w:val="000A2289"/>
    <w:rsid w:val="000A367D"/>
    <w:rsid w:val="000A3C5C"/>
    <w:rsid w:val="000A6862"/>
    <w:rsid w:val="000A7EA7"/>
    <w:rsid w:val="000B1022"/>
    <w:rsid w:val="000B1036"/>
    <w:rsid w:val="000B1E99"/>
    <w:rsid w:val="000B241E"/>
    <w:rsid w:val="000B283F"/>
    <w:rsid w:val="000B38BA"/>
    <w:rsid w:val="000B3BF7"/>
    <w:rsid w:val="000B59EA"/>
    <w:rsid w:val="000B5BD4"/>
    <w:rsid w:val="000B69A9"/>
    <w:rsid w:val="000B72ED"/>
    <w:rsid w:val="000C04BE"/>
    <w:rsid w:val="000C06D7"/>
    <w:rsid w:val="000C08B6"/>
    <w:rsid w:val="000C0B99"/>
    <w:rsid w:val="000C1B4C"/>
    <w:rsid w:val="000C1E9F"/>
    <w:rsid w:val="000C2721"/>
    <w:rsid w:val="000C4A82"/>
    <w:rsid w:val="000C50E7"/>
    <w:rsid w:val="000C52AD"/>
    <w:rsid w:val="000C5371"/>
    <w:rsid w:val="000C5C0A"/>
    <w:rsid w:val="000C5C11"/>
    <w:rsid w:val="000C7381"/>
    <w:rsid w:val="000D0C2F"/>
    <w:rsid w:val="000D11A1"/>
    <w:rsid w:val="000D20C8"/>
    <w:rsid w:val="000D4696"/>
    <w:rsid w:val="000D4FEC"/>
    <w:rsid w:val="000D59E5"/>
    <w:rsid w:val="000D5D1C"/>
    <w:rsid w:val="000D71C9"/>
    <w:rsid w:val="000E0CF9"/>
    <w:rsid w:val="000E19C8"/>
    <w:rsid w:val="000E307B"/>
    <w:rsid w:val="000E30B8"/>
    <w:rsid w:val="000E57AB"/>
    <w:rsid w:val="000E6406"/>
    <w:rsid w:val="000E64C4"/>
    <w:rsid w:val="000E7250"/>
    <w:rsid w:val="000E7252"/>
    <w:rsid w:val="000E7290"/>
    <w:rsid w:val="000F0138"/>
    <w:rsid w:val="000F0200"/>
    <w:rsid w:val="000F0B7A"/>
    <w:rsid w:val="000F1C3B"/>
    <w:rsid w:val="000F1DFF"/>
    <w:rsid w:val="000F2C55"/>
    <w:rsid w:val="000F3899"/>
    <w:rsid w:val="000F45E9"/>
    <w:rsid w:val="000F5F26"/>
    <w:rsid w:val="000F6FAC"/>
    <w:rsid w:val="000F7110"/>
    <w:rsid w:val="00100014"/>
    <w:rsid w:val="001011FD"/>
    <w:rsid w:val="001017E1"/>
    <w:rsid w:val="00102D75"/>
    <w:rsid w:val="00102F14"/>
    <w:rsid w:val="00102F9A"/>
    <w:rsid w:val="0010577C"/>
    <w:rsid w:val="00106012"/>
    <w:rsid w:val="001069B4"/>
    <w:rsid w:val="00107161"/>
    <w:rsid w:val="00107AE4"/>
    <w:rsid w:val="00111749"/>
    <w:rsid w:val="00112739"/>
    <w:rsid w:val="0011463B"/>
    <w:rsid w:val="00116F6E"/>
    <w:rsid w:val="001173C9"/>
    <w:rsid w:val="00120864"/>
    <w:rsid w:val="001211DF"/>
    <w:rsid w:val="0012201F"/>
    <w:rsid w:val="00122830"/>
    <w:rsid w:val="00123C42"/>
    <w:rsid w:val="0012412E"/>
    <w:rsid w:val="0012413F"/>
    <w:rsid w:val="0012427E"/>
    <w:rsid w:val="00124689"/>
    <w:rsid w:val="00124A4A"/>
    <w:rsid w:val="001251B2"/>
    <w:rsid w:val="001259A3"/>
    <w:rsid w:val="00126B9A"/>
    <w:rsid w:val="0013000A"/>
    <w:rsid w:val="00131FB8"/>
    <w:rsid w:val="00132F60"/>
    <w:rsid w:val="00133875"/>
    <w:rsid w:val="00134FF3"/>
    <w:rsid w:val="001357F9"/>
    <w:rsid w:val="00135F6C"/>
    <w:rsid w:val="001363FB"/>
    <w:rsid w:val="00137171"/>
    <w:rsid w:val="0014038B"/>
    <w:rsid w:val="001410B7"/>
    <w:rsid w:val="00142DC0"/>
    <w:rsid w:val="0014381A"/>
    <w:rsid w:val="00143DDF"/>
    <w:rsid w:val="0014455C"/>
    <w:rsid w:val="0014494E"/>
    <w:rsid w:val="00145E21"/>
    <w:rsid w:val="0014690C"/>
    <w:rsid w:val="00147115"/>
    <w:rsid w:val="00147964"/>
    <w:rsid w:val="001500A3"/>
    <w:rsid w:val="001504A8"/>
    <w:rsid w:val="00151682"/>
    <w:rsid w:val="00152EE1"/>
    <w:rsid w:val="00153F9B"/>
    <w:rsid w:val="00154413"/>
    <w:rsid w:val="0015482B"/>
    <w:rsid w:val="00154A31"/>
    <w:rsid w:val="00154AE9"/>
    <w:rsid w:val="0015519B"/>
    <w:rsid w:val="00155730"/>
    <w:rsid w:val="0015670B"/>
    <w:rsid w:val="00156971"/>
    <w:rsid w:val="00157103"/>
    <w:rsid w:val="0015776E"/>
    <w:rsid w:val="00157820"/>
    <w:rsid w:val="0016088B"/>
    <w:rsid w:val="00162070"/>
    <w:rsid w:val="00162B77"/>
    <w:rsid w:val="00162FF1"/>
    <w:rsid w:val="00163EA8"/>
    <w:rsid w:val="0016586D"/>
    <w:rsid w:val="00170093"/>
    <w:rsid w:val="00170D79"/>
    <w:rsid w:val="00171005"/>
    <w:rsid w:val="00171577"/>
    <w:rsid w:val="00172386"/>
    <w:rsid w:val="001724E8"/>
    <w:rsid w:val="0017349E"/>
    <w:rsid w:val="00173E21"/>
    <w:rsid w:val="00174AC6"/>
    <w:rsid w:val="00175231"/>
    <w:rsid w:val="00175992"/>
    <w:rsid w:val="001766DD"/>
    <w:rsid w:val="001773A4"/>
    <w:rsid w:val="00177B39"/>
    <w:rsid w:val="0018081B"/>
    <w:rsid w:val="00181680"/>
    <w:rsid w:val="001817D6"/>
    <w:rsid w:val="0018216A"/>
    <w:rsid w:val="00183C9D"/>
    <w:rsid w:val="00184C3B"/>
    <w:rsid w:val="00184E81"/>
    <w:rsid w:val="00185B3A"/>
    <w:rsid w:val="00185D31"/>
    <w:rsid w:val="00185D4A"/>
    <w:rsid w:val="00185DD1"/>
    <w:rsid w:val="001875F3"/>
    <w:rsid w:val="00187EC0"/>
    <w:rsid w:val="00190BB6"/>
    <w:rsid w:val="00190D7F"/>
    <w:rsid w:val="00190DAF"/>
    <w:rsid w:val="0019135C"/>
    <w:rsid w:val="001918E7"/>
    <w:rsid w:val="00191CBA"/>
    <w:rsid w:val="00191FE6"/>
    <w:rsid w:val="00192309"/>
    <w:rsid w:val="00192FFE"/>
    <w:rsid w:val="001930B7"/>
    <w:rsid w:val="0019364D"/>
    <w:rsid w:val="0019444A"/>
    <w:rsid w:val="00196394"/>
    <w:rsid w:val="00197181"/>
    <w:rsid w:val="001A086E"/>
    <w:rsid w:val="001A1E4A"/>
    <w:rsid w:val="001A2C8C"/>
    <w:rsid w:val="001A349F"/>
    <w:rsid w:val="001A3806"/>
    <w:rsid w:val="001A3AA8"/>
    <w:rsid w:val="001A44B1"/>
    <w:rsid w:val="001A4574"/>
    <w:rsid w:val="001A4D2F"/>
    <w:rsid w:val="001A4E9D"/>
    <w:rsid w:val="001A5ACB"/>
    <w:rsid w:val="001A7285"/>
    <w:rsid w:val="001A77E6"/>
    <w:rsid w:val="001A7B8B"/>
    <w:rsid w:val="001B01F4"/>
    <w:rsid w:val="001B397E"/>
    <w:rsid w:val="001B4322"/>
    <w:rsid w:val="001B4F48"/>
    <w:rsid w:val="001B5310"/>
    <w:rsid w:val="001B59C6"/>
    <w:rsid w:val="001B5A30"/>
    <w:rsid w:val="001B6BCD"/>
    <w:rsid w:val="001B7841"/>
    <w:rsid w:val="001C1328"/>
    <w:rsid w:val="001C1C56"/>
    <w:rsid w:val="001C1CCC"/>
    <w:rsid w:val="001C1D2F"/>
    <w:rsid w:val="001C2E66"/>
    <w:rsid w:val="001C3A18"/>
    <w:rsid w:val="001C4E49"/>
    <w:rsid w:val="001C5263"/>
    <w:rsid w:val="001C5AB1"/>
    <w:rsid w:val="001C6316"/>
    <w:rsid w:val="001C664F"/>
    <w:rsid w:val="001D039E"/>
    <w:rsid w:val="001D0626"/>
    <w:rsid w:val="001D2AA2"/>
    <w:rsid w:val="001D3728"/>
    <w:rsid w:val="001D3EE5"/>
    <w:rsid w:val="001D5833"/>
    <w:rsid w:val="001D6114"/>
    <w:rsid w:val="001D6EF1"/>
    <w:rsid w:val="001D70E9"/>
    <w:rsid w:val="001E0E67"/>
    <w:rsid w:val="001E0F19"/>
    <w:rsid w:val="001E138C"/>
    <w:rsid w:val="001E2274"/>
    <w:rsid w:val="001E2FEB"/>
    <w:rsid w:val="001E4007"/>
    <w:rsid w:val="001E475C"/>
    <w:rsid w:val="001E50B2"/>
    <w:rsid w:val="001E55A4"/>
    <w:rsid w:val="001E5AB8"/>
    <w:rsid w:val="001E67A8"/>
    <w:rsid w:val="001E729F"/>
    <w:rsid w:val="001F0462"/>
    <w:rsid w:val="001F0A13"/>
    <w:rsid w:val="001F264F"/>
    <w:rsid w:val="001F3A4A"/>
    <w:rsid w:val="001F7BEA"/>
    <w:rsid w:val="002015EB"/>
    <w:rsid w:val="002023E6"/>
    <w:rsid w:val="002027F9"/>
    <w:rsid w:val="00202F3C"/>
    <w:rsid w:val="00204035"/>
    <w:rsid w:val="00204277"/>
    <w:rsid w:val="00204605"/>
    <w:rsid w:val="00205DE1"/>
    <w:rsid w:val="002073BD"/>
    <w:rsid w:val="002077F8"/>
    <w:rsid w:val="00210796"/>
    <w:rsid w:val="00213954"/>
    <w:rsid w:val="00213A07"/>
    <w:rsid w:val="00213EA4"/>
    <w:rsid w:val="00213EF0"/>
    <w:rsid w:val="00213F87"/>
    <w:rsid w:val="002143EC"/>
    <w:rsid w:val="00214D32"/>
    <w:rsid w:val="00215F3F"/>
    <w:rsid w:val="00216212"/>
    <w:rsid w:val="00216BDA"/>
    <w:rsid w:val="002171E9"/>
    <w:rsid w:val="002172C3"/>
    <w:rsid w:val="00217477"/>
    <w:rsid w:val="00217559"/>
    <w:rsid w:val="00217F10"/>
    <w:rsid w:val="002203DB"/>
    <w:rsid w:val="00221C4A"/>
    <w:rsid w:val="00222136"/>
    <w:rsid w:val="00223236"/>
    <w:rsid w:val="002243C3"/>
    <w:rsid w:val="0022474A"/>
    <w:rsid w:val="00224D19"/>
    <w:rsid w:val="00225C31"/>
    <w:rsid w:val="00225DB5"/>
    <w:rsid w:val="002268CA"/>
    <w:rsid w:val="002269E1"/>
    <w:rsid w:val="0022782F"/>
    <w:rsid w:val="0023069F"/>
    <w:rsid w:val="00230E9B"/>
    <w:rsid w:val="002312B2"/>
    <w:rsid w:val="002340F8"/>
    <w:rsid w:val="00234479"/>
    <w:rsid w:val="002347DC"/>
    <w:rsid w:val="002356B3"/>
    <w:rsid w:val="002357A3"/>
    <w:rsid w:val="00235879"/>
    <w:rsid w:val="002359A9"/>
    <w:rsid w:val="0023628F"/>
    <w:rsid w:val="00236510"/>
    <w:rsid w:val="00237386"/>
    <w:rsid w:val="00242A54"/>
    <w:rsid w:val="00242FED"/>
    <w:rsid w:val="00243326"/>
    <w:rsid w:val="00243B7D"/>
    <w:rsid w:val="00243CD5"/>
    <w:rsid w:val="00245083"/>
    <w:rsid w:val="00245291"/>
    <w:rsid w:val="00245815"/>
    <w:rsid w:val="00245A1D"/>
    <w:rsid w:val="00245DFA"/>
    <w:rsid w:val="002465AF"/>
    <w:rsid w:val="00246B0A"/>
    <w:rsid w:val="00247540"/>
    <w:rsid w:val="0025156D"/>
    <w:rsid w:val="00251B79"/>
    <w:rsid w:val="00251E9F"/>
    <w:rsid w:val="002521DE"/>
    <w:rsid w:val="00252503"/>
    <w:rsid w:val="00252AF7"/>
    <w:rsid w:val="00252E63"/>
    <w:rsid w:val="00253999"/>
    <w:rsid w:val="00253A45"/>
    <w:rsid w:val="00253DC3"/>
    <w:rsid w:val="002540C3"/>
    <w:rsid w:val="0025594F"/>
    <w:rsid w:val="002562F1"/>
    <w:rsid w:val="00256FF2"/>
    <w:rsid w:val="002570C5"/>
    <w:rsid w:val="00257A0A"/>
    <w:rsid w:val="00260F99"/>
    <w:rsid w:val="0026203F"/>
    <w:rsid w:val="00262BDD"/>
    <w:rsid w:val="00263B7D"/>
    <w:rsid w:val="00263E00"/>
    <w:rsid w:val="0026437F"/>
    <w:rsid w:val="00264504"/>
    <w:rsid w:val="00265FD3"/>
    <w:rsid w:val="00266639"/>
    <w:rsid w:val="00267199"/>
    <w:rsid w:val="002674A1"/>
    <w:rsid w:val="00267576"/>
    <w:rsid w:val="002675A8"/>
    <w:rsid w:val="00267E0E"/>
    <w:rsid w:val="0027016C"/>
    <w:rsid w:val="00270D1D"/>
    <w:rsid w:val="00270E3A"/>
    <w:rsid w:val="00270FA4"/>
    <w:rsid w:val="002721B4"/>
    <w:rsid w:val="00272802"/>
    <w:rsid w:val="00272FB8"/>
    <w:rsid w:val="002743E7"/>
    <w:rsid w:val="002754BA"/>
    <w:rsid w:val="00275D22"/>
    <w:rsid w:val="00276353"/>
    <w:rsid w:val="00276C9D"/>
    <w:rsid w:val="00277298"/>
    <w:rsid w:val="0027787E"/>
    <w:rsid w:val="00277E1B"/>
    <w:rsid w:val="00280029"/>
    <w:rsid w:val="0028041B"/>
    <w:rsid w:val="00280E04"/>
    <w:rsid w:val="00281084"/>
    <w:rsid w:val="002819EA"/>
    <w:rsid w:val="00281E6F"/>
    <w:rsid w:val="0028247D"/>
    <w:rsid w:val="00282C94"/>
    <w:rsid w:val="002831B3"/>
    <w:rsid w:val="0028589D"/>
    <w:rsid w:val="00285A03"/>
    <w:rsid w:val="00285F5B"/>
    <w:rsid w:val="00286406"/>
    <w:rsid w:val="00287892"/>
    <w:rsid w:val="002910E0"/>
    <w:rsid w:val="0029114E"/>
    <w:rsid w:val="002913C1"/>
    <w:rsid w:val="002920A1"/>
    <w:rsid w:val="0029211F"/>
    <w:rsid w:val="002927F3"/>
    <w:rsid w:val="00292EF7"/>
    <w:rsid w:val="00293109"/>
    <w:rsid w:val="0029347E"/>
    <w:rsid w:val="0029390C"/>
    <w:rsid w:val="00294B29"/>
    <w:rsid w:val="00294BC8"/>
    <w:rsid w:val="002955B6"/>
    <w:rsid w:val="00296378"/>
    <w:rsid w:val="002966CD"/>
    <w:rsid w:val="0029688A"/>
    <w:rsid w:val="002969C0"/>
    <w:rsid w:val="00296A44"/>
    <w:rsid w:val="00296E26"/>
    <w:rsid w:val="00297850"/>
    <w:rsid w:val="00297EF5"/>
    <w:rsid w:val="002A0040"/>
    <w:rsid w:val="002A01F1"/>
    <w:rsid w:val="002A1417"/>
    <w:rsid w:val="002A1C35"/>
    <w:rsid w:val="002A2845"/>
    <w:rsid w:val="002A2EBE"/>
    <w:rsid w:val="002A2F3F"/>
    <w:rsid w:val="002A331C"/>
    <w:rsid w:val="002A35F4"/>
    <w:rsid w:val="002A40CE"/>
    <w:rsid w:val="002A4881"/>
    <w:rsid w:val="002A5692"/>
    <w:rsid w:val="002A56D7"/>
    <w:rsid w:val="002B05F5"/>
    <w:rsid w:val="002B0FE7"/>
    <w:rsid w:val="002B1275"/>
    <w:rsid w:val="002B3993"/>
    <w:rsid w:val="002B3D6D"/>
    <w:rsid w:val="002B4712"/>
    <w:rsid w:val="002B4DD4"/>
    <w:rsid w:val="002B7099"/>
    <w:rsid w:val="002B7198"/>
    <w:rsid w:val="002B73B8"/>
    <w:rsid w:val="002B7FF5"/>
    <w:rsid w:val="002C02E4"/>
    <w:rsid w:val="002C0BCF"/>
    <w:rsid w:val="002C0FDC"/>
    <w:rsid w:val="002C18BB"/>
    <w:rsid w:val="002C19A3"/>
    <w:rsid w:val="002C1D8E"/>
    <w:rsid w:val="002C1F67"/>
    <w:rsid w:val="002C22A5"/>
    <w:rsid w:val="002C22C0"/>
    <w:rsid w:val="002C28D1"/>
    <w:rsid w:val="002C4630"/>
    <w:rsid w:val="002C481C"/>
    <w:rsid w:val="002C4E1F"/>
    <w:rsid w:val="002C501E"/>
    <w:rsid w:val="002C5110"/>
    <w:rsid w:val="002C68EE"/>
    <w:rsid w:val="002C72A7"/>
    <w:rsid w:val="002C7F91"/>
    <w:rsid w:val="002D131E"/>
    <w:rsid w:val="002D145F"/>
    <w:rsid w:val="002D1D0C"/>
    <w:rsid w:val="002D26EA"/>
    <w:rsid w:val="002D2DE9"/>
    <w:rsid w:val="002D3036"/>
    <w:rsid w:val="002D50C3"/>
    <w:rsid w:val="002D5414"/>
    <w:rsid w:val="002D5736"/>
    <w:rsid w:val="002D62DC"/>
    <w:rsid w:val="002D6F0F"/>
    <w:rsid w:val="002D6F3F"/>
    <w:rsid w:val="002E285F"/>
    <w:rsid w:val="002E29B8"/>
    <w:rsid w:val="002E3831"/>
    <w:rsid w:val="002E3A51"/>
    <w:rsid w:val="002E4AF4"/>
    <w:rsid w:val="002E6280"/>
    <w:rsid w:val="002E748B"/>
    <w:rsid w:val="002E770F"/>
    <w:rsid w:val="002E7FDF"/>
    <w:rsid w:val="002F0E51"/>
    <w:rsid w:val="002F1747"/>
    <w:rsid w:val="002F2909"/>
    <w:rsid w:val="002F3C09"/>
    <w:rsid w:val="002F44B1"/>
    <w:rsid w:val="002F4D6B"/>
    <w:rsid w:val="002F60D3"/>
    <w:rsid w:val="00300E6A"/>
    <w:rsid w:val="00302557"/>
    <w:rsid w:val="00304641"/>
    <w:rsid w:val="00304E5D"/>
    <w:rsid w:val="00306176"/>
    <w:rsid w:val="003062B6"/>
    <w:rsid w:val="003063B2"/>
    <w:rsid w:val="0030650F"/>
    <w:rsid w:val="00307524"/>
    <w:rsid w:val="00307A38"/>
    <w:rsid w:val="00311283"/>
    <w:rsid w:val="00311A7D"/>
    <w:rsid w:val="00311D1A"/>
    <w:rsid w:val="003126F0"/>
    <w:rsid w:val="00312DBC"/>
    <w:rsid w:val="003133BF"/>
    <w:rsid w:val="00313CC2"/>
    <w:rsid w:val="003145A9"/>
    <w:rsid w:val="00314CB8"/>
    <w:rsid w:val="00315CF5"/>
    <w:rsid w:val="00315F02"/>
    <w:rsid w:val="00316091"/>
    <w:rsid w:val="00316100"/>
    <w:rsid w:val="00321054"/>
    <w:rsid w:val="0032167F"/>
    <w:rsid w:val="00322185"/>
    <w:rsid w:val="0032301D"/>
    <w:rsid w:val="003254E1"/>
    <w:rsid w:val="003265F2"/>
    <w:rsid w:val="00326BB9"/>
    <w:rsid w:val="003274EC"/>
    <w:rsid w:val="00327B3D"/>
    <w:rsid w:val="00327F1C"/>
    <w:rsid w:val="00330452"/>
    <w:rsid w:val="0033075E"/>
    <w:rsid w:val="00330B26"/>
    <w:rsid w:val="00332380"/>
    <w:rsid w:val="003325FD"/>
    <w:rsid w:val="00332908"/>
    <w:rsid w:val="00333FDA"/>
    <w:rsid w:val="003349B5"/>
    <w:rsid w:val="00334B23"/>
    <w:rsid w:val="00334E5D"/>
    <w:rsid w:val="003350B5"/>
    <w:rsid w:val="003356F2"/>
    <w:rsid w:val="003359C9"/>
    <w:rsid w:val="003365D0"/>
    <w:rsid w:val="0033718B"/>
    <w:rsid w:val="00342106"/>
    <w:rsid w:val="003425D2"/>
    <w:rsid w:val="00342D8F"/>
    <w:rsid w:val="00344298"/>
    <w:rsid w:val="0034454F"/>
    <w:rsid w:val="003446E9"/>
    <w:rsid w:val="003450AD"/>
    <w:rsid w:val="00345146"/>
    <w:rsid w:val="00345319"/>
    <w:rsid w:val="00345B97"/>
    <w:rsid w:val="00345C92"/>
    <w:rsid w:val="00346A72"/>
    <w:rsid w:val="00347F94"/>
    <w:rsid w:val="0035031D"/>
    <w:rsid w:val="003509C5"/>
    <w:rsid w:val="003521B1"/>
    <w:rsid w:val="003529F3"/>
    <w:rsid w:val="00352D5C"/>
    <w:rsid w:val="003533D0"/>
    <w:rsid w:val="00354117"/>
    <w:rsid w:val="0035429C"/>
    <w:rsid w:val="003549AA"/>
    <w:rsid w:val="003552BD"/>
    <w:rsid w:val="00355813"/>
    <w:rsid w:val="00355FF5"/>
    <w:rsid w:val="00356154"/>
    <w:rsid w:val="003562C0"/>
    <w:rsid w:val="0035665B"/>
    <w:rsid w:val="00356C88"/>
    <w:rsid w:val="003571E9"/>
    <w:rsid w:val="0035746F"/>
    <w:rsid w:val="0035769A"/>
    <w:rsid w:val="00357B59"/>
    <w:rsid w:val="0036000D"/>
    <w:rsid w:val="00361038"/>
    <w:rsid w:val="00361C4F"/>
    <w:rsid w:val="00362BCE"/>
    <w:rsid w:val="0036333F"/>
    <w:rsid w:val="003636C8"/>
    <w:rsid w:val="00363C53"/>
    <w:rsid w:val="003643A6"/>
    <w:rsid w:val="0036678B"/>
    <w:rsid w:val="00367221"/>
    <w:rsid w:val="00367306"/>
    <w:rsid w:val="00367D74"/>
    <w:rsid w:val="0037076E"/>
    <w:rsid w:val="00370B91"/>
    <w:rsid w:val="0037123B"/>
    <w:rsid w:val="00371625"/>
    <w:rsid w:val="00372556"/>
    <w:rsid w:val="003731F4"/>
    <w:rsid w:val="00375539"/>
    <w:rsid w:val="003756AF"/>
    <w:rsid w:val="00375BA9"/>
    <w:rsid w:val="003765B1"/>
    <w:rsid w:val="00377148"/>
    <w:rsid w:val="003775FA"/>
    <w:rsid w:val="003801AE"/>
    <w:rsid w:val="00380A4D"/>
    <w:rsid w:val="00381700"/>
    <w:rsid w:val="00381723"/>
    <w:rsid w:val="003820F0"/>
    <w:rsid w:val="0038231D"/>
    <w:rsid w:val="0038302B"/>
    <w:rsid w:val="00385256"/>
    <w:rsid w:val="00386BC3"/>
    <w:rsid w:val="00387CFC"/>
    <w:rsid w:val="00387DBC"/>
    <w:rsid w:val="00387FA6"/>
    <w:rsid w:val="00390A53"/>
    <w:rsid w:val="003913FC"/>
    <w:rsid w:val="00391751"/>
    <w:rsid w:val="00393246"/>
    <w:rsid w:val="00394117"/>
    <w:rsid w:val="003943EA"/>
    <w:rsid w:val="003959B7"/>
    <w:rsid w:val="003A1127"/>
    <w:rsid w:val="003A151F"/>
    <w:rsid w:val="003A338D"/>
    <w:rsid w:val="003A3565"/>
    <w:rsid w:val="003A3C24"/>
    <w:rsid w:val="003A4D8A"/>
    <w:rsid w:val="003A4EF2"/>
    <w:rsid w:val="003A7727"/>
    <w:rsid w:val="003B05F8"/>
    <w:rsid w:val="003B133E"/>
    <w:rsid w:val="003B1536"/>
    <w:rsid w:val="003B1628"/>
    <w:rsid w:val="003B1A34"/>
    <w:rsid w:val="003B30BC"/>
    <w:rsid w:val="003B423B"/>
    <w:rsid w:val="003B78C5"/>
    <w:rsid w:val="003B7A84"/>
    <w:rsid w:val="003C06BA"/>
    <w:rsid w:val="003C09F0"/>
    <w:rsid w:val="003C0B48"/>
    <w:rsid w:val="003C1309"/>
    <w:rsid w:val="003C179B"/>
    <w:rsid w:val="003C1FFB"/>
    <w:rsid w:val="003C2312"/>
    <w:rsid w:val="003C29DA"/>
    <w:rsid w:val="003C4169"/>
    <w:rsid w:val="003C5322"/>
    <w:rsid w:val="003D0648"/>
    <w:rsid w:val="003D10D9"/>
    <w:rsid w:val="003D1E5A"/>
    <w:rsid w:val="003D2033"/>
    <w:rsid w:val="003D316E"/>
    <w:rsid w:val="003D3BBF"/>
    <w:rsid w:val="003D4090"/>
    <w:rsid w:val="003D4C89"/>
    <w:rsid w:val="003D4D87"/>
    <w:rsid w:val="003D5926"/>
    <w:rsid w:val="003D6106"/>
    <w:rsid w:val="003E03C8"/>
    <w:rsid w:val="003E2234"/>
    <w:rsid w:val="003E3849"/>
    <w:rsid w:val="003E3E7F"/>
    <w:rsid w:val="003E4389"/>
    <w:rsid w:val="003E5143"/>
    <w:rsid w:val="003E5CAE"/>
    <w:rsid w:val="003E6022"/>
    <w:rsid w:val="003E603E"/>
    <w:rsid w:val="003E637B"/>
    <w:rsid w:val="003E651F"/>
    <w:rsid w:val="003E6792"/>
    <w:rsid w:val="003E6DAC"/>
    <w:rsid w:val="003E713F"/>
    <w:rsid w:val="003E7AF0"/>
    <w:rsid w:val="003F0239"/>
    <w:rsid w:val="003F09E9"/>
    <w:rsid w:val="003F0FF6"/>
    <w:rsid w:val="003F133C"/>
    <w:rsid w:val="003F15A2"/>
    <w:rsid w:val="003F187B"/>
    <w:rsid w:val="003F264D"/>
    <w:rsid w:val="003F2EF9"/>
    <w:rsid w:val="003F33C1"/>
    <w:rsid w:val="003F49FA"/>
    <w:rsid w:val="003F5033"/>
    <w:rsid w:val="00401675"/>
    <w:rsid w:val="00401B30"/>
    <w:rsid w:val="0040217A"/>
    <w:rsid w:val="004027BB"/>
    <w:rsid w:val="00402851"/>
    <w:rsid w:val="0040334F"/>
    <w:rsid w:val="00405010"/>
    <w:rsid w:val="00405955"/>
    <w:rsid w:val="00405AC6"/>
    <w:rsid w:val="004061C5"/>
    <w:rsid w:val="004069C6"/>
    <w:rsid w:val="00407393"/>
    <w:rsid w:val="00410099"/>
    <w:rsid w:val="0041102A"/>
    <w:rsid w:val="00411346"/>
    <w:rsid w:val="00412805"/>
    <w:rsid w:val="00413167"/>
    <w:rsid w:val="004134E3"/>
    <w:rsid w:val="00415F0A"/>
    <w:rsid w:val="00416138"/>
    <w:rsid w:val="004161D2"/>
    <w:rsid w:val="00416C76"/>
    <w:rsid w:val="0041767C"/>
    <w:rsid w:val="00417BF1"/>
    <w:rsid w:val="0042047A"/>
    <w:rsid w:val="004204DE"/>
    <w:rsid w:val="004206FA"/>
    <w:rsid w:val="00423F50"/>
    <w:rsid w:val="004240BE"/>
    <w:rsid w:val="00424101"/>
    <w:rsid w:val="00424C3B"/>
    <w:rsid w:val="004259D6"/>
    <w:rsid w:val="00425C7F"/>
    <w:rsid w:val="004266D4"/>
    <w:rsid w:val="00430F0A"/>
    <w:rsid w:val="0043227A"/>
    <w:rsid w:val="004327D9"/>
    <w:rsid w:val="00432ACB"/>
    <w:rsid w:val="00434881"/>
    <w:rsid w:val="00434A89"/>
    <w:rsid w:val="00434E9E"/>
    <w:rsid w:val="004360D4"/>
    <w:rsid w:val="00437474"/>
    <w:rsid w:val="00437879"/>
    <w:rsid w:val="00440172"/>
    <w:rsid w:val="0044018B"/>
    <w:rsid w:val="00440207"/>
    <w:rsid w:val="004433CB"/>
    <w:rsid w:val="004438FE"/>
    <w:rsid w:val="004446CE"/>
    <w:rsid w:val="0044476A"/>
    <w:rsid w:val="00444D0F"/>
    <w:rsid w:val="00445291"/>
    <w:rsid w:val="0044610C"/>
    <w:rsid w:val="004466BC"/>
    <w:rsid w:val="00446C09"/>
    <w:rsid w:val="0045025D"/>
    <w:rsid w:val="00450BD9"/>
    <w:rsid w:val="00450FBE"/>
    <w:rsid w:val="0045148F"/>
    <w:rsid w:val="004529B4"/>
    <w:rsid w:val="00452E9E"/>
    <w:rsid w:val="00453612"/>
    <w:rsid w:val="00453934"/>
    <w:rsid w:val="00453B41"/>
    <w:rsid w:val="00453F7E"/>
    <w:rsid w:val="004546EC"/>
    <w:rsid w:val="00454A4F"/>
    <w:rsid w:val="00455114"/>
    <w:rsid w:val="00455466"/>
    <w:rsid w:val="004556A6"/>
    <w:rsid w:val="00456DDC"/>
    <w:rsid w:val="00457509"/>
    <w:rsid w:val="0045789E"/>
    <w:rsid w:val="0046017B"/>
    <w:rsid w:val="00460E63"/>
    <w:rsid w:val="004620C6"/>
    <w:rsid w:val="00462E6D"/>
    <w:rsid w:val="0046345E"/>
    <w:rsid w:val="00463925"/>
    <w:rsid w:val="00463AD2"/>
    <w:rsid w:val="00464AF0"/>
    <w:rsid w:val="00464AF6"/>
    <w:rsid w:val="00464C5A"/>
    <w:rsid w:val="00465D0B"/>
    <w:rsid w:val="00466E5C"/>
    <w:rsid w:val="004675E3"/>
    <w:rsid w:val="00472163"/>
    <w:rsid w:val="00474070"/>
    <w:rsid w:val="00474BC1"/>
    <w:rsid w:val="004753F8"/>
    <w:rsid w:val="004758D2"/>
    <w:rsid w:val="0047772F"/>
    <w:rsid w:val="00477BAC"/>
    <w:rsid w:val="00481C86"/>
    <w:rsid w:val="00481DD1"/>
    <w:rsid w:val="0048256F"/>
    <w:rsid w:val="004828D4"/>
    <w:rsid w:val="004828DE"/>
    <w:rsid w:val="00483B52"/>
    <w:rsid w:val="00485C81"/>
    <w:rsid w:val="00486092"/>
    <w:rsid w:val="004865A8"/>
    <w:rsid w:val="00486852"/>
    <w:rsid w:val="004868F5"/>
    <w:rsid w:val="004870EB"/>
    <w:rsid w:val="004873B0"/>
    <w:rsid w:val="0048758E"/>
    <w:rsid w:val="0049065C"/>
    <w:rsid w:val="004909C5"/>
    <w:rsid w:val="00490F90"/>
    <w:rsid w:val="00491620"/>
    <w:rsid w:val="00492B9A"/>
    <w:rsid w:val="00493A67"/>
    <w:rsid w:val="004945FD"/>
    <w:rsid w:val="00497188"/>
    <w:rsid w:val="004973E2"/>
    <w:rsid w:val="00497A5B"/>
    <w:rsid w:val="00497C95"/>
    <w:rsid w:val="004A08AF"/>
    <w:rsid w:val="004A0E8B"/>
    <w:rsid w:val="004A0EC7"/>
    <w:rsid w:val="004A0EEE"/>
    <w:rsid w:val="004A1533"/>
    <w:rsid w:val="004A1DFC"/>
    <w:rsid w:val="004A34ED"/>
    <w:rsid w:val="004A3AF1"/>
    <w:rsid w:val="004A75FE"/>
    <w:rsid w:val="004B010B"/>
    <w:rsid w:val="004B0208"/>
    <w:rsid w:val="004B0366"/>
    <w:rsid w:val="004B17C0"/>
    <w:rsid w:val="004B18B4"/>
    <w:rsid w:val="004B19DD"/>
    <w:rsid w:val="004B20A3"/>
    <w:rsid w:val="004B2614"/>
    <w:rsid w:val="004B3B3F"/>
    <w:rsid w:val="004B40C7"/>
    <w:rsid w:val="004B447B"/>
    <w:rsid w:val="004B52E5"/>
    <w:rsid w:val="004B5D64"/>
    <w:rsid w:val="004B686B"/>
    <w:rsid w:val="004B6CF2"/>
    <w:rsid w:val="004B755B"/>
    <w:rsid w:val="004C0E6B"/>
    <w:rsid w:val="004C1D7A"/>
    <w:rsid w:val="004C3340"/>
    <w:rsid w:val="004C3E16"/>
    <w:rsid w:val="004C4203"/>
    <w:rsid w:val="004C4700"/>
    <w:rsid w:val="004C4708"/>
    <w:rsid w:val="004C4CA7"/>
    <w:rsid w:val="004C5B0D"/>
    <w:rsid w:val="004C5FFA"/>
    <w:rsid w:val="004C655F"/>
    <w:rsid w:val="004C6F37"/>
    <w:rsid w:val="004C77EF"/>
    <w:rsid w:val="004C7992"/>
    <w:rsid w:val="004C7A95"/>
    <w:rsid w:val="004C7F69"/>
    <w:rsid w:val="004D0B5A"/>
    <w:rsid w:val="004D0FAA"/>
    <w:rsid w:val="004D1074"/>
    <w:rsid w:val="004D19C7"/>
    <w:rsid w:val="004D1C01"/>
    <w:rsid w:val="004D5A51"/>
    <w:rsid w:val="004D646C"/>
    <w:rsid w:val="004D660C"/>
    <w:rsid w:val="004D66B8"/>
    <w:rsid w:val="004D6E06"/>
    <w:rsid w:val="004D7540"/>
    <w:rsid w:val="004D7EE6"/>
    <w:rsid w:val="004E0763"/>
    <w:rsid w:val="004E0767"/>
    <w:rsid w:val="004E20D2"/>
    <w:rsid w:val="004E3368"/>
    <w:rsid w:val="004E4507"/>
    <w:rsid w:val="004E4768"/>
    <w:rsid w:val="004E4ACC"/>
    <w:rsid w:val="004E6BC9"/>
    <w:rsid w:val="004E70A5"/>
    <w:rsid w:val="004E7777"/>
    <w:rsid w:val="004F0F4D"/>
    <w:rsid w:val="004F241C"/>
    <w:rsid w:val="004F2BCF"/>
    <w:rsid w:val="004F30F7"/>
    <w:rsid w:val="004F4A31"/>
    <w:rsid w:val="004F4C7D"/>
    <w:rsid w:val="004F53D6"/>
    <w:rsid w:val="004F5D43"/>
    <w:rsid w:val="004F6968"/>
    <w:rsid w:val="00500D20"/>
    <w:rsid w:val="005021D9"/>
    <w:rsid w:val="005037FF"/>
    <w:rsid w:val="00503C46"/>
    <w:rsid w:val="00504452"/>
    <w:rsid w:val="00504A0B"/>
    <w:rsid w:val="00505ACF"/>
    <w:rsid w:val="00505EB3"/>
    <w:rsid w:val="005065A6"/>
    <w:rsid w:val="00506B57"/>
    <w:rsid w:val="0050731A"/>
    <w:rsid w:val="00510758"/>
    <w:rsid w:val="00510900"/>
    <w:rsid w:val="00511892"/>
    <w:rsid w:val="005118C4"/>
    <w:rsid w:val="00511A44"/>
    <w:rsid w:val="00511C7F"/>
    <w:rsid w:val="00512BD8"/>
    <w:rsid w:val="00512C0C"/>
    <w:rsid w:val="00512C5A"/>
    <w:rsid w:val="00513EF8"/>
    <w:rsid w:val="00514527"/>
    <w:rsid w:val="00514B65"/>
    <w:rsid w:val="005166F9"/>
    <w:rsid w:val="005168D6"/>
    <w:rsid w:val="00516CAB"/>
    <w:rsid w:val="00517B8F"/>
    <w:rsid w:val="0052039B"/>
    <w:rsid w:val="00520787"/>
    <w:rsid w:val="005208C3"/>
    <w:rsid w:val="00520BC6"/>
    <w:rsid w:val="00522B55"/>
    <w:rsid w:val="00522B6A"/>
    <w:rsid w:val="00522C32"/>
    <w:rsid w:val="00523AEC"/>
    <w:rsid w:val="00524ACC"/>
    <w:rsid w:val="00524D67"/>
    <w:rsid w:val="00525102"/>
    <w:rsid w:val="0052567A"/>
    <w:rsid w:val="00525719"/>
    <w:rsid w:val="00527B0B"/>
    <w:rsid w:val="00530B93"/>
    <w:rsid w:val="005310A7"/>
    <w:rsid w:val="005310EE"/>
    <w:rsid w:val="00531767"/>
    <w:rsid w:val="00531B8D"/>
    <w:rsid w:val="005323EF"/>
    <w:rsid w:val="00532640"/>
    <w:rsid w:val="00532977"/>
    <w:rsid w:val="005329E4"/>
    <w:rsid w:val="00532EC7"/>
    <w:rsid w:val="005337F4"/>
    <w:rsid w:val="00533D7B"/>
    <w:rsid w:val="00533DB9"/>
    <w:rsid w:val="005345B2"/>
    <w:rsid w:val="00534646"/>
    <w:rsid w:val="005351D3"/>
    <w:rsid w:val="00535463"/>
    <w:rsid w:val="00535E36"/>
    <w:rsid w:val="00536155"/>
    <w:rsid w:val="0053641C"/>
    <w:rsid w:val="00536664"/>
    <w:rsid w:val="00540EB3"/>
    <w:rsid w:val="00541811"/>
    <w:rsid w:val="005418E6"/>
    <w:rsid w:val="00542CB5"/>
    <w:rsid w:val="00542F3F"/>
    <w:rsid w:val="005440A1"/>
    <w:rsid w:val="00546E24"/>
    <w:rsid w:val="00547492"/>
    <w:rsid w:val="005475DD"/>
    <w:rsid w:val="00550413"/>
    <w:rsid w:val="0055084E"/>
    <w:rsid w:val="00550A68"/>
    <w:rsid w:val="00550C53"/>
    <w:rsid w:val="00551FAD"/>
    <w:rsid w:val="00553344"/>
    <w:rsid w:val="0055385F"/>
    <w:rsid w:val="00553C19"/>
    <w:rsid w:val="005545BF"/>
    <w:rsid w:val="005554B8"/>
    <w:rsid w:val="00555500"/>
    <w:rsid w:val="0055582B"/>
    <w:rsid w:val="00555E0B"/>
    <w:rsid w:val="0055672A"/>
    <w:rsid w:val="005568B9"/>
    <w:rsid w:val="005578A6"/>
    <w:rsid w:val="00560131"/>
    <w:rsid w:val="005608D2"/>
    <w:rsid w:val="00560A82"/>
    <w:rsid w:val="00560C87"/>
    <w:rsid w:val="00563C1F"/>
    <w:rsid w:val="00564984"/>
    <w:rsid w:val="0056511F"/>
    <w:rsid w:val="005657C5"/>
    <w:rsid w:val="00565FA9"/>
    <w:rsid w:val="00567D7B"/>
    <w:rsid w:val="005705B2"/>
    <w:rsid w:val="00570DE1"/>
    <w:rsid w:val="005733F8"/>
    <w:rsid w:val="00573456"/>
    <w:rsid w:val="00573CCB"/>
    <w:rsid w:val="00573E38"/>
    <w:rsid w:val="005746AB"/>
    <w:rsid w:val="00574914"/>
    <w:rsid w:val="00574B24"/>
    <w:rsid w:val="0057574E"/>
    <w:rsid w:val="00575781"/>
    <w:rsid w:val="00576219"/>
    <w:rsid w:val="005766D2"/>
    <w:rsid w:val="00576BA1"/>
    <w:rsid w:val="00576FFD"/>
    <w:rsid w:val="00577E38"/>
    <w:rsid w:val="00577EB4"/>
    <w:rsid w:val="00580563"/>
    <w:rsid w:val="00580AD9"/>
    <w:rsid w:val="005814C4"/>
    <w:rsid w:val="005819B4"/>
    <w:rsid w:val="00584CB4"/>
    <w:rsid w:val="00584DC8"/>
    <w:rsid w:val="00584FCB"/>
    <w:rsid w:val="00585CEB"/>
    <w:rsid w:val="00587699"/>
    <w:rsid w:val="00587FCE"/>
    <w:rsid w:val="0059029F"/>
    <w:rsid w:val="005904E2"/>
    <w:rsid w:val="00590A39"/>
    <w:rsid w:val="00591E68"/>
    <w:rsid w:val="00592A98"/>
    <w:rsid w:val="00593C79"/>
    <w:rsid w:val="0059478C"/>
    <w:rsid w:val="00594EC0"/>
    <w:rsid w:val="00594FBC"/>
    <w:rsid w:val="0059559B"/>
    <w:rsid w:val="00595B40"/>
    <w:rsid w:val="00597724"/>
    <w:rsid w:val="005A05AB"/>
    <w:rsid w:val="005A0723"/>
    <w:rsid w:val="005A1E0D"/>
    <w:rsid w:val="005A2530"/>
    <w:rsid w:val="005A2CB5"/>
    <w:rsid w:val="005A3F7D"/>
    <w:rsid w:val="005A4452"/>
    <w:rsid w:val="005A4958"/>
    <w:rsid w:val="005A61A9"/>
    <w:rsid w:val="005A627F"/>
    <w:rsid w:val="005A66FC"/>
    <w:rsid w:val="005A6EA4"/>
    <w:rsid w:val="005A7A44"/>
    <w:rsid w:val="005A7C8E"/>
    <w:rsid w:val="005B16D1"/>
    <w:rsid w:val="005B3FA1"/>
    <w:rsid w:val="005B4794"/>
    <w:rsid w:val="005B51D4"/>
    <w:rsid w:val="005B5291"/>
    <w:rsid w:val="005B5BB8"/>
    <w:rsid w:val="005B6612"/>
    <w:rsid w:val="005B6D79"/>
    <w:rsid w:val="005B7112"/>
    <w:rsid w:val="005C1A50"/>
    <w:rsid w:val="005C4978"/>
    <w:rsid w:val="005C4F63"/>
    <w:rsid w:val="005C6118"/>
    <w:rsid w:val="005C6A64"/>
    <w:rsid w:val="005C7519"/>
    <w:rsid w:val="005C7AC9"/>
    <w:rsid w:val="005D0093"/>
    <w:rsid w:val="005D05DC"/>
    <w:rsid w:val="005D08CF"/>
    <w:rsid w:val="005D169A"/>
    <w:rsid w:val="005D1774"/>
    <w:rsid w:val="005D1DFC"/>
    <w:rsid w:val="005D2084"/>
    <w:rsid w:val="005D2110"/>
    <w:rsid w:val="005D2207"/>
    <w:rsid w:val="005D2325"/>
    <w:rsid w:val="005D2571"/>
    <w:rsid w:val="005D2B26"/>
    <w:rsid w:val="005D2EB3"/>
    <w:rsid w:val="005D3BDC"/>
    <w:rsid w:val="005D3D94"/>
    <w:rsid w:val="005D511A"/>
    <w:rsid w:val="005D6566"/>
    <w:rsid w:val="005D6F60"/>
    <w:rsid w:val="005D7F94"/>
    <w:rsid w:val="005E167E"/>
    <w:rsid w:val="005E20DF"/>
    <w:rsid w:val="005E2F18"/>
    <w:rsid w:val="005E3149"/>
    <w:rsid w:val="005E4B5F"/>
    <w:rsid w:val="005E5B7A"/>
    <w:rsid w:val="005E6983"/>
    <w:rsid w:val="005E710B"/>
    <w:rsid w:val="005F0590"/>
    <w:rsid w:val="005F27AD"/>
    <w:rsid w:val="005F284F"/>
    <w:rsid w:val="005F2CAB"/>
    <w:rsid w:val="005F3562"/>
    <w:rsid w:val="005F3852"/>
    <w:rsid w:val="005F5DC8"/>
    <w:rsid w:val="005F5F41"/>
    <w:rsid w:val="005F607C"/>
    <w:rsid w:val="005F66C3"/>
    <w:rsid w:val="005F6731"/>
    <w:rsid w:val="005F69AA"/>
    <w:rsid w:val="005F7446"/>
    <w:rsid w:val="005F78D9"/>
    <w:rsid w:val="005F7FD6"/>
    <w:rsid w:val="00600771"/>
    <w:rsid w:val="00600CA3"/>
    <w:rsid w:val="00601795"/>
    <w:rsid w:val="00602653"/>
    <w:rsid w:val="00602B6D"/>
    <w:rsid w:val="00602D2D"/>
    <w:rsid w:val="00602E99"/>
    <w:rsid w:val="006030B3"/>
    <w:rsid w:val="00603C11"/>
    <w:rsid w:val="00604101"/>
    <w:rsid w:val="00604C0E"/>
    <w:rsid w:val="00607670"/>
    <w:rsid w:val="006076FC"/>
    <w:rsid w:val="0061012A"/>
    <w:rsid w:val="006108E6"/>
    <w:rsid w:val="00611395"/>
    <w:rsid w:val="0061233E"/>
    <w:rsid w:val="0061258D"/>
    <w:rsid w:val="006127A6"/>
    <w:rsid w:val="006143B3"/>
    <w:rsid w:val="00614FED"/>
    <w:rsid w:val="006167CF"/>
    <w:rsid w:val="00616BFD"/>
    <w:rsid w:val="00616DA2"/>
    <w:rsid w:val="00617DCA"/>
    <w:rsid w:val="00620CD6"/>
    <w:rsid w:val="00621231"/>
    <w:rsid w:val="00621CDB"/>
    <w:rsid w:val="00622012"/>
    <w:rsid w:val="00622CE2"/>
    <w:rsid w:val="00622FB1"/>
    <w:rsid w:val="00623A1B"/>
    <w:rsid w:val="0062443E"/>
    <w:rsid w:val="00624628"/>
    <w:rsid w:val="006247D9"/>
    <w:rsid w:val="00625FAF"/>
    <w:rsid w:val="00626146"/>
    <w:rsid w:val="006262A4"/>
    <w:rsid w:val="006266F7"/>
    <w:rsid w:val="00626B57"/>
    <w:rsid w:val="006300B1"/>
    <w:rsid w:val="006314DB"/>
    <w:rsid w:val="00632311"/>
    <w:rsid w:val="0063308A"/>
    <w:rsid w:val="00633ABC"/>
    <w:rsid w:val="00633B68"/>
    <w:rsid w:val="00633EE2"/>
    <w:rsid w:val="006341BE"/>
    <w:rsid w:val="0063434A"/>
    <w:rsid w:val="0063439A"/>
    <w:rsid w:val="0063469E"/>
    <w:rsid w:val="00634A46"/>
    <w:rsid w:val="0063600B"/>
    <w:rsid w:val="0063670E"/>
    <w:rsid w:val="00637E54"/>
    <w:rsid w:val="00640EE8"/>
    <w:rsid w:val="006414A8"/>
    <w:rsid w:val="00641521"/>
    <w:rsid w:val="00641B84"/>
    <w:rsid w:val="00641ED6"/>
    <w:rsid w:val="00642182"/>
    <w:rsid w:val="006422A4"/>
    <w:rsid w:val="00642430"/>
    <w:rsid w:val="00642557"/>
    <w:rsid w:val="00642648"/>
    <w:rsid w:val="00642A0B"/>
    <w:rsid w:val="00643F11"/>
    <w:rsid w:val="00643FB9"/>
    <w:rsid w:val="00644F7E"/>
    <w:rsid w:val="006455B6"/>
    <w:rsid w:val="00646628"/>
    <w:rsid w:val="00646ACF"/>
    <w:rsid w:val="00647F19"/>
    <w:rsid w:val="006513E1"/>
    <w:rsid w:val="00651B1F"/>
    <w:rsid w:val="00652445"/>
    <w:rsid w:val="00653ADB"/>
    <w:rsid w:val="00654D5C"/>
    <w:rsid w:val="00655213"/>
    <w:rsid w:val="006556CC"/>
    <w:rsid w:val="00656F6D"/>
    <w:rsid w:val="0065733D"/>
    <w:rsid w:val="00657823"/>
    <w:rsid w:val="00661D56"/>
    <w:rsid w:val="00661DAB"/>
    <w:rsid w:val="00662FEA"/>
    <w:rsid w:val="00663824"/>
    <w:rsid w:val="00663885"/>
    <w:rsid w:val="006649AC"/>
    <w:rsid w:val="00664D72"/>
    <w:rsid w:val="00664E14"/>
    <w:rsid w:val="006654FA"/>
    <w:rsid w:val="00665CE6"/>
    <w:rsid w:val="00666B5D"/>
    <w:rsid w:val="00667F84"/>
    <w:rsid w:val="006707DB"/>
    <w:rsid w:val="00670C22"/>
    <w:rsid w:val="00671CAA"/>
    <w:rsid w:val="00674AA3"/>
    <w:rsid w:val="00674E23"/>
    <w:rsid w:val="006768AA"/>
    <w:rsid w:val="00676E76"/>
    <w:rsid w:val="00677529"/>
    <w:rsid w:val="0067780C"/>
    <w:rsid w:val="00680899"/>
    <w:rsid w:val="006809CC"/>
    <w:rsid w:val="006819E1"/>
    <w:rsid w:val="00683822"/>
    <w:rsid w:val="00683F92"/>
    <w:rsid w:val="00684E0A"/>
    <w:rsid w:val="00684E9D"/>
    <w:rsid w:val="00686882"/>
    <w:rsid w:val="006869C6"/>
    <w:rsid w:val="00686D28"/>
    <w:rsid w:val="0068726B"/>
    <w:rsid w:val="00687859"/>
    <w:rsid w:val="00687DEC"/>
    <w:rsid w:val="00687E74"/>
    <w:rsid w:val="00687E84"/>
    <w:rsid w:val="00690183"/>
    <w:rsid w:val="0069091D"/>
    <w:rsid w:val="006915BE"/>
    <w:rsid w:val="0069280B"/>
    <w:rsid w:val="006932D3"/>
    <w:rsid w:val="00693FDB"/>
    <w:rsid w:val="00694577"/>
    <w:rsid w:val="00694A97"/>
    <w:rsid w:val="00694D99"/>
    <w:rsid w:val="0069571D"/>
    <w:rsid w:val="00696871"/>
    <w:rsid w:val="00697EBD"/>
    <w:rsid w:val="006A0360"/>
    <w:rsid w:val="006A137D"/>
    <w:rsid w:val="006A27A0"/>
    <w:rsid w:val="006A2955"/>
    <w:rsid w:val="006A296B"/>
    <w:rsid w:val="006A3958"/>
    <w:rsid w:val="006A3B4C"/>
    <w:rsid w:val="006A3BC6"/>
    <w:rsid w:val="006A4146"/>
    <w:rsid w:val="006A5328"/>
    <w:rsid w:val="006A5D18"/>
    <w:rsid w:val="006B09D2"/>
    <w:rsid w:val="006B24E0"/>
    <w:rsid w:val="006B27F2"/>
    <w:rsid w:val="006B2EEE"/>
    <w:rsid w:val="006B68DA"/>
    <w:rsid w:val="006B725D"/>
    <w:rsid w:val="006B77AD"/>
    <w:rsid w:val="006B7F01"/>
    <w:rsid w:val="006C00C7"/>
    <w:rsid w:val="006C036A"/>
    <w:rsid w:val="006C1035"/>
    <w:rsid w:val="006C1414"/>
    <w:rsid w:val="006C1C78"/>
    <w:rsid w:val="006C23DC"/>
    <w:rsid w:val="006C2531"/>
    <w:rsid w:val="006C299F"/>
    <w:rsid w:val="006C2A36"/>
    <w:rsid w:val="006C34D3"/>
    <w:rsid w:val="006C395A"/>
    <w:rsid w:val="006C4A08"/>
    <w:rsid w:val="006C5324"/>
    <w:rsid w:val="006C5DF1"/>
    <w:rsid w:val="006C63A7"/>
    <w:rsid w:val="006C648E"/>
    <w:rsid w:val="006C6794"/>
    <w:rsid w:val="006C7158"/>
    <w:rsid w:val="006C74BB"/>
    <w:rsid w:val="006C7530"/>
    <w:rsid w:val="006C75EE"/>
    <w:rsid w:val="006C7B88"/>
    <w:rsid w:val="006D2302"/>
    <w:rsid w:val="006D3CC8"/>
    <w:rsid w:val="006D429C"/>
    <w:rsid w:val="006D4603"/>
    <w:rsid w:val="006D564F"/>
    <w:rsid w:val="006D71A1"/>
    <w:rsid w:val="006D7447"/>
    <w:rsid w:val="006D7780"/>
    <w:rsid w:val="006E059D"/>
    <w:rsid w:val="006E07BF"/>
    <w:rsid w:val="006E1A89"/>
    <w:rsid w:val="006E493A"/>
    <w:rsid w:val="006E4E00"/>
    <w:rsid w:val="006E517E"/>
    <w:rsid w:val="006E6450"/>
    <w:rsid w:val="006E7528"/>
    <w:rsid w:val="006E7F0F"/>
    <w:rsid w:val="006F1819"/>
    <w:rsid w:val="006F1F62"/>
    <w:rsid w:val="006F1F63"/>
    <w:rsid w:val="006F2C3C"/>
    <w:rsid w:val="006F3787"/>
    <w:rsid w:val="006F4126"/>
    <w:rsid w:val="006F42A5"/>
    <w:rsid w:val="006F4B43"/>
    <w:rsid w:val="006F4B8D"/>
    <w:rsid w:val="006F5F83"/>
    <w:rsid w:val="006F6B70"/>
    <w:rsid w:val="006F7888"/>
    <w:rsid w:val="006F7CD4"/>
    <w:rsid w:val="006F7CE7"/>
    <w:rsid w:val="00701029"/>
    <w:rsid w:val="00702F1B"/>
    <w:rsid w:val="00703278"/>
    <w:rsid w:val="00703B1B"/>
    <w:rsid w:val="007046F7"/>
    <w:rsid w:val="007052E7"/>
    <w:rsid w:val="00705B51"/>
    <w:rsid w:val="00706AC8"/>
    <w:rsid w:val="007070D8"/>
    <w:rsid w:val="0071011F"/>
    <w:rsid w:val="00710457"/>
    <w:rsid w:val="007112D7"/>
    <w:rsid w:val="0071196C"/>
    <w:rsid w:val="00711F42"/>
    <w:rsid w:val="007122D6"/>
    <w:rsid w:val="007128D4"/>
    <w:rsid w:val="00712A43"/>
    <w:rsid w:val="00712A49"/>
    <w:rsid w:val="00712C18"/>
    <w:rsid w:val="00712EE7"/>
    <w:rsid w:val="0071317B"/>
    <w:rsid w:val="00713233"/>
    <w:rsid w:val="007138FE"/>
    <w:rsid w:val="0071430B"/>
    <w:rsid w:val="00714EA2"/>
    <w:rsid w:val="00715868"/>
    <w:rsid w:val="00715893"/>
    <w:rsid w:val="00715962"/>
    <w:rsid w:val="00716DAD"/>
    <w:rsid w:val="00716F6E"/>
    <w:rsid w:val="0071794C"/>
    <w:rsid w:val="00720A79"/>
    <w:rsid w:val="00721E32"/>
    <w:rsid w:val="00721F21"/>
    <w:rsid w:val="00722B60"/>
    <w:rsid w:val="007239E2"/>
    <w:rsid w:val="00725497"/>
    <w:rsid w:val="00726156"/>
    <w:rsid w:val="0072661B"/>
    <w:rsid w:val="0072687E"/>
    <w:rsid w:val="00726FAB"/>
    <w:rsid w:val="00727BD7"/>
    <w:rsid w:val="00727BF0"/>
    <w:rsid w:val="0073020D"/>
    <w:rsid w:val="007305CE"/>
    <w:rsid w:val="00734D12"/>
    <w:rsid w:val="0073514E"/>
    <w:rsid w:val="007355E6"/>
    <w:rsid w:val="00736D75"/>
    <w:rsid w:val="00740405"/>
    <w:rsid w:val="00740C41"/>
    <w:rsid w:val="00740E85"/>
    <w:rsid w:val="0074155A"/>
    <w:rsid w:val="007435CA"/>
    <w:rsid w:val="007438C5"/>
    <w:rsid w:val="007448B4"/>
    <w:rsid w:val="00746366"/>
    <w:rsid w:val="00747B61"/>
    <w:rsid w:val="00750D6D"/>
    <w:rsid w:val="007525DA"/>
    <w:rsid w:val="00753CF5"/>
    <w:rsid w:val="00753F54"/>
    <w:rsid w:val="007542FA"/>
    <w:rsid w:val="00754C73"/>
    <w:rsid w:val="00755DA4"/>
    <w:rsid w:val="007560F9"/>
    <w:rsid w:val="007566C2"/>
    <w:rsid w:val="0075675D"/>
    <w:rsid w:val="00757103"/>
    <w:rsid w:val="007572A4"/>
    <w:rsid w:val="007574EA"/>
    <w:rsid w:val="00757B0A"/>
    <w:rsid w:val="00757E6C"/>
    <w:rsid w:val="007604D2"/>
    <w:rsid w:val="007606BA"/>
    <w:rsid w:val="00760AE8"/>
    <w:rsid w:val="007615AF"/>
    <w:rsid w:val="00761F87"/>
    <w:rsid w:val="00761F9D"/>
    <w:rsid w:val="007624B6"/>
    <w:rsid w:val="00762831"/>
    <w:rsid w:val="00763D02"/>
    <w:rsid w:val="007640B4"/>
    <w:rsid w:val="00764AAF"/>
    <w:rsid w:val="00765E0E"/>
    <w:rsid w:val="00766026"/>
    <w:rsid w:val="007663DC"/>
    <w:rsid w:val="00766CD6"/>
    <w:rsid w:val="00766E5F"/>
    <w:rsid w:val="007674C4"/>
    <w:rsid w:val="007678B8"/>
    <w:rsid w:val="00770728"/>
    <w:rsid w:val="00770B49"/>
    <w:rsid w:val="00771BAD"/>
    <w:rsid w:val="00771BF3"/>
    <w:rsid w:val="00772D9C"/>
    <w:rsid w:val="00773DD1"/>
    <w:rsid w:val="00773E6B"/>
    <w:rsid w:val="0077439E"/>
    <w:rsid w:val="00774591"/>
    <w:rsid w:val="007745FE"/>
    <w:rsid w:val="007749CC"/>
    <w:rsid w:val="007754F9"/>
    <w:rsid w:val="00775B64"/>
    <w:rsid w:val="00776E9B"/>
    <w:rsid w:val="00777AFB"/>
    <w:rsid w:val="00780436"/>
    <w:rsid w:val="0078087A"/>
    <w:rsid w:val="00780D14"/>
    <w:rsid w:val="00781120"/>
    <w:rsid w:val="007815B3"/>
    <w:rsid w:val="00782441"/>
    <w:rsid w:val="00782A3E"/>
    <w:rsid w:val="00783AA6"/>
    <w:rsid w:val="00783D68"/>
    <w:rsid w:val="00784000"/>
    <w:rsid w:val="00784090"/>
    <w:rsid w:val="00784425"/>
    <w:rsid w:val="007854AE"/>
    <w:rsid w:val="0078629F"/>
    <w:rsid w:val="00786F76"/>
    <w:rsid w:val="00787E3B"/>
    <w:rsid w:val="00790262"/>
    <w:rsid w:val="00792308"/>
    <w:rsid w:val="007928FE"/>
    <w:rsid w:val="00794EE9"/>
    <w:rsid w:val="0079514D"/>
    <w:rsid w:val="007957A8"/>
    <w:rsid w:val="007967A7"/>
    <w:rsid w:val="00796D77"/>
    <w:rsid w:val="0079767C"/>
    <w:rsid w:val="007976D3"/>
    <w:rsid w:val="00797A6F"/>
    <w:rsid w:val="007A1A6C"/>
    <w:rsid w:val="007A209F"/>
    <w:rsid w:val="007A25B8"/>
    <w:rsid w:val="007A2D59"/>
    <w:rsid w:val="007A357F"/>
    <w:rsid w:val="007A392F"/>
    <w:rsid w:val="007A443D"/>
    <w:rsid w:val="007A582A"/>
    <w:rsid w:val="007A5EAB"/>
    <w:rsid w:val="007A6707"/>
    <w:rsid w:val="007A6ED4"/>
    <w:rsid w:val="007A7374"/>
    <w:rsid w:val="007A79C7"/>
    <w:rsid w:val="007A7E4A"/>
    <w:rsid w:val="007A7ECB"/>
    <w:rsid w:val="007B3797"/>
    <w:rsid w:val="007B3957"/>
    <w:rsid w:val="007B48ED"/>
    <w:rsid w:val="007B66D0"/>
    <w:rsid w:val="007B7880"/>
    <w:rsid w:val="007C182A"/>
    <w:rsid w:val="007C3CF7"/>
    <w:rsid w:val="007C4B55"/>
    <w:rsid w:val="007C53EF"/>
    <w:rsid w:val="007C7448"/>
    <w:rsid w:val="007C7866"/>
    <w:rsid w:val="007D0918"/>
    <w:rsid w:val="007D39B7"/>
    <w:rsid w:val="007D3DF9"/>
    <w:rsid w:val="007D4154"/>
    <w:rsid w:val="007D4B2E"/>
    <w:rsid w:val="007D5362"/>
    <w:rsid w:val="007D60D3"/>
    <w:rsid w:val="007D65E4"/>
    <w:rsid w:val="007D6766"/>
    <w:rsid w:val="007D705F"/>
    <w:rsid w:val="007E02D0"/>
    <w:rsid w:val="007E0AEA"/>
    <w:rsid w:val="007E0DB9"/>
    <w:rsid w:val="007E22D1"/>
    <w:rsid w:val="007E2CBF"/>
    <w:rsid w:val="007E2DA6"/>
    <w:rsid w:val="007E31E1"/>
    <w:rsid w:val="007E34BB"/>
    <w:rsid w:val="007E361A"/>
    <w:rsid w:val="007E44E2"/>
    <w:rsid w:val="007E6957"/>
    <w:rsid w:val="007E6C88"/>
    <w:rsid w:val="007E7334"/>
    <w:rsid w:val="007E7BB7"/>
    <w:rsid w:val="007F0962"/>
    <w:rsid w:val="007F1DEC"/>
    <w:rsid w:val="007F2406"/>
    <w:rsid w:val="007F2A47"/>
    <w:rsid w:val="007F446A"/>
    <w:rsid w:val="007F4683"/>
    <w:rsid w:val="007F6DE7"/>
    <w:rsid w:val="007F6FE4"/>
    <w:rsid w:val="007F7AE5"/>
    <w:rsid w:val="007F7D83"/>
    <w:rsid w:val="00800520"/>
    <w:rsid w:val="008006C2"/>
    <w:rsid w:val="0080204B"/>
    <w:rsid w:val="0080291C"/>
    <w:rsid w:val="008030FE"/>
    <w:rsid w:val="00803772"/>
    <w:rsid w:val="00804135"/>
    <w:rsid w:val="008047A9"/>
    <w:rsid w:val="00804BBF"/>
    <w:rsid w:val="008062B0"/>
    <w:rsid w:val="008062BD"/>
    <w:rsid w:val="00806401"/>
    <w:rsid w:val="0080644C"/>
    <w:rsid w:val="00806623"/>
    <w:rsid w:val="008076B5"/>
    <w:rsid w:val="00812153"/>
    <w:rsid w:val="008123DC"/>
    <w:rsid w:val="0081288A"/>
    <w:rsid w:val="0081297F"/>
    <w:rsid w:val="00812986"/>
    <w:rsid w:val="00812FA2"/>
    <w:rsid w:val="00813180"/>
    <w:rsid w:val="00813AD6"/>
    <w:rsid w:val="00813EB7"/>
    <w:rsid w:val="00813F6F"/>
    <w:rsid w:val="00814224"/>
    <w:rsid w:val="00814469"/>
    <w:rsid w:val="00814F4C"/>
    <w:rsid w:val="00815E04"/>
    <w:rsid w:val="008161F2"/>
    <w:rsid w:val="00817424"/>
    <w:rsid w:val="00817F8B"/>
    <w:rsid w:val="008201E5"/>
    <w:rsid w:val="00820310"/>
    <w:rsid w:val="0082090A"/>
    <w:rsid w:val="00820B87"/>
    <w:rsid w:val="0082139B"/>
    <w:rsid w:val="0082156D"/>
    <w:rsid w:val="008218F3"/>
    <w:rsid w:val="0082312C"/>
    <w:rsid w:val="00823EDF"/>
    <w:rsid w:val="008249D4"/>
    <w:rsid w:val="00824B40"/>
    <w:rsid w:val="0082539F"/>
    <w:rsid w:val="008265DB"/>
    <w:rsid w:val="00826ABA"/>
    <w:rsid w:val="00827CC7"/>
    <w:rsid w:val="0083090E"/>
    <w:rsid w:val="00830911"/>
    <w:rsid w:val="00830A2B"/>
    <w:rsid w:val="008317B6"/>
    <w:rsid w:val="00832493"/>
    <w:rsid w:val="00833949"/>
    <w:rsid w:val="00833BB0"/>
    <w:rsid w:val="0083443D"/>
    <w:rsid w:val="00835382"/>
    <w:rsid w:val="00835FE6"/>
    <w:rsid w:val="00836200"/>
    <w:rsid w:val="00836B1C"/>
    <w:rsid w:val="0084044E"/>
    <w:rsid w:val="00840D35"/>
    <w:rsid w:val="008418FD"/>
    <w:rsid w:val="00841ED5"/>
    <w:rsid w:val="008435A7"/>
    <w:rsid w:val="008437BD"/>
    <w:rsid w:val="008445DE"/>
    <w:rsid w:val="008474F5"/>
    <w:rsid w:val="00847CCC"/>
    <w:rsid w:val="00851E24"/>
    <w:rsid w:val="00851FEB"/>
    <w:rsid w:val="00852095"/>
    <w:rsid w:val="00852310"/>
    <w:rsid w:val="008524ED"/>
    <w:rsid w:val="0085252B"/>
    <w:rsid w:val="00853663"/>
    <w:rsid w:val="00853C0D"/>
    <w:rsid w:val="0085400D"/>
    <w:rsid w:val="0085423B"/>
    <w:rsid w:val="00854322"/>
    <w:rsid w:val="00854A8D"/>
    <w:rsid w:val="00855B52"/>
    <w:rsid w:val="00860115"/>
    <w:rsid w:val="00860AA9"/>
    <w:rsid w:val="00860ECE"/>
    <w:rsid w:val="00860EEC"/>
    <w:rsid w:val="00861EC6"/>
    <w:rsid w:val="00864A56"/>
    <w:rsid w:val="00865B68"/>
    <w:rsid w:val="00865DB0"/>
    <w:rsid w:val="00866396"/>
    <w:rsid w:val="008663E6"/>
    <w:rsid w:val="0086666F"/>
    <w:rsid w:val="00866886"/>
    <w:rsid w:val="008669F3"/>
    <w:rsid w:val="0087087E"/>
    <w:rsid w:val="008721CC"/>
    <w:rsid w:val="008723D8"/>
    <w:rsid w:val="00872C8D"/>
    <w:rsid w:val="008731FD"/>
    <w:rsid w:val="00873894"/>
    <w:rsid w:val="00873CA3"/>
    <w:rsid w:val="00874BFD"/>
    <w:rsid w:val="00875A61"/>
    <w:rsid w:val="0087648D"/>
    <w:rsid w:val="0087678F"/>
    <w:rsid w:val="0087720D"/>
    <w:rsid w:val="00880571"/>
    <w:rsid w:val="00880608"/>
    <w:rsid w:val="008816F7"/>
    <w:rsid w:val="00881BA7"/>
    <w:rsid w:val="008824A7"/>
    <w:rsid w:val="008829F0"/>
    <w:rsid w:val="00883B5C"/>
    <w:rsid w:val="00883F18"/>
    <w:rsid w:val="00883F94"/>
    <w:rsid w:val="0088751B"/>
    <w:rsid w:val="00890733"/>
    <w:rsid w:val="00890A4A"/>
    <w:rsid w:val="00891F17"/>
    <w:rsid w:val="008939AF"/>
    <w:rsid w:val="0089415A"/>
    <w:rsid w:val="008941DC"/>
    <w:rsid w:val="00895D76"/>
    <w:rsid w:val="008968F8"/>
    <w:rsid w:val="00896E9D"/>
    <w:rsid w:val="00897E65"/>
    <w:rsid w:val="008A02AB"/>
    <w:rsid w:val="008A0746"/>
    <w:rsid w:val="008A1264"/>
    <w:rsid w:val="008A12FF"/>
    <w:rsid w:val="008A1D69"/>
    <w:rsid w:val="008A1FF0"/>
    <w:rsid w:val="008A2652"/>
    <w:rsid w:val="008A2FF2"/>
    <w:rsid w:val="008A4575"/>
    <w:rsid w:val="008A5097"/>
    <w:rsid w:val="008A5543"/>
    <w:rsid w:val="008A57C1"/>
    <w:rsid w:val="008A5A95"/>
    <w:rsid w:val="008A5E6A"/>
    <w:rsid w:val="008A6B83"/>
    <w:rsid w:val="008A6DCD"/>
    <w:rsid w:val="008B0895"/>
    <w:rsid w:val="008B0DE7"/>
    <w:rsid w:val="008B0EF3"/>
    <w:rsid w:val="008B1FC8"/>
    <w:rsid w:val="008B24F8"/>
    <w:rsid w:val="008B2FF8"/>
    <w:rsid w:val="008B30CB"/>
    <w:rsid w:val="008B347F"/>
    <w:rsid w:val="008B3C07"/>
    <w:rsid w:val="008B3F9E"/>
    <w:rsid w:val="008B4489"/>
    <w:rsid w:val="008B4A98"/>
    <w:rsid w:val="008B4CE3"/>
    <w:rsid w:val="008B51A7"/>
    <w:rsid w:val="008B7395"/>
    <w:rsid w:val="008B7CD2"/>
    <w:rsid w:val="008C0E5B"/>
    <w:rsid w:val="008C16DC"/>
    <w:rsid w:val="008C18A4"/>
    <w:rsid w:val="008C1A37"/>
    <w:rsid w:val="008C1EE9"/>
    <w:rsid w:val="008C207E"/>
    <w:rsid w:val="008C289F"/>
    <w:rsid w:val="008C2998"/>
    <w:rsid w:val="008C2E46"/>
    <w:rsid w:val="008C2F92"/>
    <w:rsid w:val="008C318B"/>
    <w:rsid w:val="008C330F"/>
    <w:rsid w:val="008C3BE7"/>
    <w:rsid w:val="008C4007"/>
    <w:rsid w:val="008C4132"/>
    <w:rsid w:val="008C7572"/>
    <w:rsid w:val="008D1D67"/>
    <w:rsid w:val="008D20B7"/>
    <w:rsid w:val="008D273F"/>
    <w:rsid w:val="008D277C"/>
    <w:rsid w:val="008D2B67"/>
    <w:rsid w:val="008D3764"/>
    <w:rsid w:val="008D3921"/>
    <w:rsid w:val="008D4243"/>
    <w:rsid w:val="008D4E24"/>
    <w:rsid w:val="008D5B38"/>
    <w:rsid w:val="008E01C6"/>
    <w:rsid w:val="008E0B58"/>
    <w:rsid w:val="008E0E05"/>
    <w:rsid w:val="008E204C"/>
    <w:rsid w:val="008E494A"/>
    <w:rsid w:val="008E6F65"/>
    <w:rsid w:val="008E702F"/>
    <w:rsid w:val="008F19C7"/>
    <w:rsid w:val="008F1CDD"/>
    <w:rsid w:val="008F1E20"/>
    <w:rsid w:val="008F275F"/>
    <w:rsid w:val="008F2C56"/>
    <w:rsid w:val="008F3294"/>
    <w:rsid w:val="008F3581"/>
    <w:rsid w:val="008F3D37"/>
    <w:rsid w:val="008F5D75"/>
    <w:rsid w:val="008F67DB"/>
    <w:rsid w:val="00900592"/>
    <w:rsid w:val="00901799"/>
    <w:rsid w:val="00901BFF"/>
    <w:rsid w:val="00901EA6"/>
    <w:rsid w:val="0090281F"/>
    <w:rsid w:val="00903C32"/>
    <w:rsid w:val="009041BD"/>
    <w:rsid w:val="00904ADE"/>
    <w:rsid w:val="00904C49"/>
    <w:rsid w:val="0090534E"/>
    <w:rsid w:val="009054E8"/>
    <w:rsid w:val="00905F58"/>
    <w:rsid w:val="00907088"/>
    <w:rsid w:val="009071D2"/>
    <w:rsid w:val="009121D6"/>
    <w:rsid w:val="00914D68"/>
    <w:rsid w:val="00915D23"/>
    <w:rsid w:val="00917176"/>
    <w:rsid w:val="00917EF3"/>
    <w:rsid w:val="009234F5"/>
    <w:rsid w:val="009246BD"/>
    <w:rsid w:val="00924A9A"/>
    <w:rsid w:val="0092571F"/>
    <w:rsid w:val="00926336"/>
    <w:rsid w:val="00926958"/>
    <w:rsid w:val="00926AEC"/>
    <w:rsid w:val="00926EC9"/>
    <w:rsid w:val="00930BF3"/>
    <w:rsid w:val="009315BE"/>
    <w:rsid w:val="009316E6"/>
    <w:rsid w:val="00932092"/>
    <w:rsid w:val="00932473"/>
    <w:rsid w:val="00933FB0"/>
    <w:rsid w:val="00934663"/>
    <w:rsid w:val="00934A14"/>
    <w:rsid w:val="00935ED0"/>
    <w:rsid w:val="0093636E"/>
    <w:rsid w:val="00936C1E"/>
    <w:rsid w:val="009407C4"/>
    <w:rsid w:val="009423F7"/>
    <w:rsid w:val="00943082"/>
    <w:rsid w:val="00943332"/>
    <w:rsid w:val="00943679"/>
    <w:rsid w:val="00943AF9"/>
    <w:rsid w:val="009445D0"/>
    <w:rsid w:val="009445DF"/>
    <w:rsid w:val="00944C3A"/>
    <w:rsid w:val="00944FEA"/>
    <w:rsid w:val="00945162"/>
    <w:rsid w:val="0094542F"/>
    <w:rsid w:val="0094556C"/>
    <w:rsid w:val="00945D86"/>
    <w:rsid w:val="0094667E"/>
    <w:rsid w:val="00947774"/>
    <w:rsid w:val="00950256"/>
    <w:rsid w:val="009509F3"/>
    <w:rsid w:val="00950A90"/>
    <w:rsid w:val="00951195"/>
    <w:rsid w:val="009517BD"/>
    <w:rsid w:val="009519D9"/>
    <w:rsid w:val="009539E1"/>
    <w:rsid w:val="00953C0A"/>
    <w:rsid w:val="00954484"/>
    <w:rsid w:val="009551CB"/>
    <w:rsid w:val="0095557E"/>
    <w:rsid w:val="00955E40"/>
    <w:rsid w:val="0095618C"/>
    <w:rsid w:val="0095625D"/>
    <w:rsid w:val="009565AC"/>
    <w:rsid w:val="00956B1B"/>
    <w:rsid w:val="00957868"/>
    <w:rsid w:val="00960FAD"/>
    <w:rsid w:val="00961477"/>
    <w:rsid w:val="0096182D"/>
    <w:rsid w:val="00961DA3"/>
    <w:rsid w:val="00962907"/>
    <w:rsid w:val="009631F1"/>
    <w:rsid w:val="0096429C"/>
    <w:rsid w:val="009655F6"/>
    <w:rsid w:val="0096593F"/>
    <w:rsid w:val="0096599D"/>
    <w:rsid w:val="009707A4"/>
    <w:rsid w:val="00971ACD"/>
    <w:rsid w:val="00971C30"/>
    <w:rsid w:val="009724DE"/>
    <w:rsid w:val="00973F6F"/>
    <w:rsid w:val="00974094"/>
    <w:rsid w:val="00974A03"/>
    <w:rsid w:val="00974A4B"/>
    <w:rsid w:val="009754FE"/>
    <w:rsid w:val="00976536"/>
    <w:rsid w:val="00976897"/>
    <w:rsid w:val="00976AB3"/>
    <w:rsid w:val="00977BDD"/>
    <w:rsid w:val="00977EF2"/>
    <w:rsid w:val="00980E34"/>
    <w:rsid w:val="009811C3"/>
    <w:rsid w:val="0098271D"/>
    <w:rsid w:val="009827F0"/>
    <w:rsid w:val="00982859"/>
    <w:rsid w:val="00983CAD"/>
    <w:rsid w:val="00984311"/>
    <w:rsid w:val="00984B18"/>
    <w:rsid w:val="00984DD7"/>
    <w:rsid w:val="00985005"/>
    <w:rsid w:val="00985222"/>
    <w:rsid w:val="00986666"/>
    <w:rsid w:val="00987023"/>
    <w:rsid w:val="00987664"/>
    <w:rsid w:val="00991809"/>
    <w:rsid w:val="00992DDC"/>
    <w:rsid w:val="00993514"/>
    <w:rsid w:val="0099398A"/>
    <w:rsid w:val="009939D9"/>
    <w:rsid w:val="00995243"/>
    <w:rsid w:val="0099526C"/>
    <w:rsid w:val="00995C6F"/>
    <w:rsid w:val="009964FD"/>
    <w:rsid w:val="00997018"/>
    <w:rsid w:val="009975E9"/>
    <w:rsid w:val="00997CED"/>
    <w:rsid w:val="009A0378"/>
    <w:rsid w:val="009A0546"/>
    <w:rsid w:val="009A0614"/>
    <w:rsid w:val="009A0A20"/>
    <w:rsid w:val="009A397B"/>
    <w:rsid w:val="009A42CE"/>
    <w:rsid w:val="009A4D9A"/>
    <w:rsid w:val="009A5579"/>
    <w:rsid w:val="009A57DC"/>
    <w:rsid w:val="009A5A5A"/>
    <w:rsid w:val="009A5B46"/>
    <w:rsid w:val="009A6F05"/>
    <w:rsid w:val="009A78A7"/>
    <w:rsid w:val="009A7E36"/>
    <w:rsid w:val="009B0B88"/>
    <w:rsid w:val="009B0C3F"/>
    <w:rsid w:val="009B0D8B"/>
    <w:rsid w:val="009B0E2B"/>
    <w:rsid w:val="009B23A9"/>
    <w:rsid w:val="009B2490"/>
    <w:rsid w:val="009B342D"/>
    <w:rsid w:val="009B47E9"/>
    <w:rsid w:val="009B522C"/>
    <w:rsid w:val="009B5A18"/>
    <w:rsid w:val="009B600B"/>
    <w:rsid w:val="009B6C04"/>
    <w:rsid w:val="009B7FE2"/>
    <w:rsid w:val="009C138B"/>
    <w:rsid w:val="009C1F32"/>
    <w:rsid w:val="009C3011"/>
    <w:rsid w:val="009C3151"/>
    <w:rsid w:val="009C45FE"/>
    <w:rsid w:val="009C4B3F"/>
    <w:rsid w:val="009C5126"/>
    <w:rsid w:val="009C521A"/>
    <w:rsid w:val="009C546B"/>
    <w:rsid w:val="009C579F"/>
    <w:rsid w:val="009C65A4"/>
    <w:rsid w:val="009C6633"/>
    <w:rsid w:val="009C6846"/>
    <w:rsid w:val="009C7CF4"/>
    <w:rsid w:val="009D02CF"/>
    <w:rsid w:val="009D0917"/>
    <w:rsid w:val="009D11A3"/>
    <w:rsid w:val="009D159E"/>
    <w:rsid w:val="009D179D"/>
    <w:rsid w:val="009D1BA1"/>
    <w:rsid w:val="009D2C0A"/>
    <w:rsid w:val="009D30CA"/>
    <w:rsid w:val="009D396E"/>
    <w:rsid w:val="009D44D7"/>
    <w:rsid w:val="009D46E9"/>
    <w:rsid w:val="009D4790"/>
    <w:rsid w:val="009D5581"/>
    <w:rsid w:val="009D5CF6"/>
    <w:rsid w:val="009D5FBE"/>
    <w:rsid w:val="009D607D"/>
    <w:rsid w:val="009D6504"/>
    <w:rsid w:val="009D7370"/>
    <w:rsid w:val="009D7B03"/>
    <w:rsid w:val="009D7F5D"/>
    <w:rsid w:val="009E026F"/>
    <w:rsid w:val="009E0581"/>
    <w:rsid w:val="009E08BE"/>
    <w:rsid w:val="009E0B0E"/>
    <w:rsid w:val="009E0DF4"/>
    <w:rsid w:val="009E101A"/>
    <w:rsid w:val="009E2C09"/>
    <w:rsid w:val="009E454C"/>
    <w:rsid w:val="009E4639"/>
    <w:rsid w:val="009E77F9"/>
    <w:rsid w:val="009F020A"/>
    <w:rsid w:val="009F20A1"/>
    <w:rsid w:val="009F241F"/>
    <w:rsid w:val="009F275A"/>
    <w:rsid w:val="009F28EA"/>
    <w:rsid w:val="009F2A38"/>
    <w:rsid w:val="009F3588"/>
    <w:rsid w:val="009F388B"/>
    <w:rsid w:val="009F5398"/>
    <w:rsid w:val="009F5F8D"/>
    <w:rsid w:val="009F60CA"/>
    <w:rsid w:val="009F6FBA"/>
    <w:rsid w:val="009F75DF"/>
    <w:rsid w:val="00A00CF8"/>
    <w:rsid w:val="00A0111E"/>
    <w:rsid w:val="00A011AF"/>
    <w:rsid w:val="00A01564"/>
    <w:rsid w:val="00A02499"/>
    <w:rsid w:val="00A026F8"/>
    <w:rsid w:val="00A02CB2"/>
    <w:rsid w:val="00A03029"/>
    <w:rsid w:val="00A03164"/>
    <w:rsid w:val="00A0333B"/>
    <w:rsid w:val="00A04421"/>
    <w:rsid w:val="00A04801"/>
    <w:rsid w:val="00A05D53"/>
    <w:rsid w:val="00A05D5B"/>
    <w:rsid w:val="00A064C4"/>
    <w:rsid w:val="00A0685A"/>
    <w:rsid w:val="00A06B54"/>
    <w:rsid w:val="00A06FD0"/>
    <w:rsid w:val="00A071D9"/>
    <w:rsid w:val="00A07D50"/>
    <w:rsid w:val="00A10A35"/>
    <w:rsid w:val="00A11451"/>
    <w:rsid w:val="00A11BCB"/>
    <w:rsid w:val="00A11EEB"/>
    <w:rsid w:val="00A12E09"/>
    <w:rsid w:val="00A1322D"/>
    <w:rsid w:val="00A13304"/>
    <w:rsid w:val="00A13748"/>
    <w:rsid w:val="00A13AD3"/>
    <w:rsid w:val="00A14266"/>
    <w:rsid w:val="00A14EF9"/>
    <w:rsid w:val="00A15619"/>
    <w:rsid w:val="00A166EF"/>
    <w:rsid w:val="00A202F0"/>
    <w:rsid w:val="00A20FD2"/>
    <w:rsid w:val="00A21DF1"/>
    <w:rsid w:val="00A228C5"/>
    <w:rsid w:val="00A22B88"/>
    <w:rsid w:val="00A22EFC"/>
    <w:rsid w:val="00A23145"/>
    <w:rsid w:val="00A24537"/>
    <w:rsid w:val="00A24C92"/>
    <w:rsid w:val="00A25B32"/>
    <w:rsid w:val="00A25EAF"/>
    <w:rsid w:val="00A25ED2"/>
    <w:rsid w:val="00A26D86"/>
    <w:rsid w:val="00A271ED"/>
    <w:rsid w:val="00A27ED1"/>
    <w:rsid w:val="00A3055A"/>
    <w:rsid w:val="00A349D4"/>
    <w:rsid w:val="00A35B89"/>
    <w:rsid w:val="00A37267"/>
    <w:rsid w:val="00A37EDE"/>
    <w:rsid w:val="00A40105"/>
    <w:rsid w:val="00A40399"/>
    <w:rsid w:val="00A41899"/>
    <w:rsid w:val="00A42539"/>
    <w:rsid w:val="00A426E7"/>
    <w:rsid w:val="00A42AD5"/>
    <w:rsid w:val="00A43224"/>
    <w:rsid w:val="00A447A2"/>
    <w:rsid w:val="00A44B0A"/>
    <w:rsid w:val="00A45712"/>
    <w:rsid w:val="00A45A19"/>
    <w:rsid w:val="00A4649C"/>
    <w:rsid w:val="00A519A8"/>
    <w:rsid w:val="00A5296D"/>
    <w:rsid w:val="00A53D5F"/>
    <w:rsid w:val="00A543A9"/>
    <w:rsid w:val="00A54C89"/>
    <w:rsid w:val="00A5515D"/>
    <w:rsid w:val="00A554E5"/>
    <w:rsid w:val="00A55B7C"/>
    <w:rsid w:val="00A56EEA"/>
    <w:rsid w:val="00A57315"/>
    <w:rsid w:val="00A60536"/>
    <w:rsid w:val="00A60E5C"/>
    <w:rsid w:val="00A627D0"/>
    <w:rsid w:val="00A62C6E"/>
    <w:rsid w:val="00A62DCF"/>
    <w:rsid w:val="00A63827"/>
    <w:rsid w:val="00A638CD"/>
    <w:rsid w:val="00A642AF"/>
    <w:rsid w:val="00A65825"/>
    <w:rsid w:val="00A66E42"/>
    <w:rsid w:val="00A66E77"/>
    <w:rsid w:val="00A66F53"/>
    <w:rsid w:val="00A67639"/>
    <w:rsid w:val="00A7033A"/>
    <w:rsid w:val="00A70EBD"/>
    <w:rsid w:val="00A71268"/>
    <w:rsid w:val="00A7243A"/>
    <w:rsid w:val="00A72E10"/>
    <w:rsid w:val="00A72F64"/>
    <w:rsid w:val="00A745E2"/>
    <w:rsid w:val="00A7494F"/>
    <w:rsid w:val="00A74B3A"/>
    <w:rsid w:val="00A76299"/>
    <w:rsid w:val="00A77051"/>
    <w:rsid w:val="00A77070"/>
    <w:rsid w:val="00A7778D"/>
    <w:rsid w:val="00A80F1F"/>
    <w:rsid w:val="00A8173B"/>
    <w:rsid w:val="00A81A81"/>
    <w:rsid w:val="00A81FB8"/>
    <w:rsid w:val="00A83950"/>
    <w:rsid w:val="00A83F50"/>
    <w:rsid w:val="00A83FC7"/>
    <w:rsid w:val="00A84D4A"/>
    <w:rsid w:val="00A84F6C"/>
    <w:rsid w:val="00A85733"/>
    <w:rsid w:val="00A87771"/>
    <w:rsid w:val="00A9094F"/>
    <w:rsid w:val="00A913FE"/>
    <w:rsid w:val="00A918CC"/>
    <w:rsid w:val="00A92298"/>
    <w:rsid w:val="00A92953"/>
    <w:rsid w:val="00A93CCE"/>
    <w:rsid w:val="00A94EC8"/>
    <w:rsid w:val="00A96126"/>
    <w:rsid w:val="00A96C60"/>
    <w:rsid w:val="00A973AB"/>
    <w:rsid w:val="00A97601"/>
    <w:rsid w:val="00AA00E9"/>
    <w:rsid w:val="00AA0388"/>
    <w:rsid w:val="00AA124E"/>
    <w:rsid w:val="00AA252D"/>
    <w:rsid w:val="00AA3345"/>
    <w:rsid w:val="00AA36A5"/>
    <w:rsid w:val="00AA36A9"/>
    <w:rsid w:val="00AA469F"/>
    <w:rsid w:val="00AA4BCF"/>
    <w:rsid w:val="00AA51D4"/>
    <w:rsid w:val="00AA57AF"/>
    <w:rsid w:val="00AA6567"/>
    <w:rsid w:val="00AA719E"/>
    <w:rsid w:val="00AB0917"/>
    <w:rsid w:val="00AB09C1"/>
    <w:rsid w:val="00AB0B63"/>
    <w:rsid w:val="00AB135A"/>
    <w:rsid w:val="00AB149A"/>
    <w:rsid w:val="00AB1B80"/>
    <w:rsid w:val="00AB1CB8"/>
    <w:rsid w:val="00AB1D42"/>
    <w:rsid w:val="00AB2853"/>
    <w:rsid w:val="00AB32AB"/>
    <w:rsid w:val="00AB35E1"/>
    <w:rsid w:val="00AB4562"/>
    <w:rsid w:val="00AB4D3C"/>
    <w:rsid w:val="00AB4DD5"/>
    <w:rsid w:val="00AB5C5B"/>
    <w:rsid w:val="00AB6167"/>
    <w:rsid w:val="00AB6858"/>
    <w:rsid w:val="00AB6E58"/>
    <w:rsid w:val="00AB72D0"/>
    <w:rsid w:val="00AC0541"/>
    <w:rsid w:val="00AC08CC"/>
    <w:rsid w:val="00AC1978"/>
    <w:rsid w:val="00AC246F"/>
    <w:rsid w:val="00AC2565"/>
    <w:rsid w:val="00AC25D5"/>
    <w:rsid w:val="00AC293D"/>
    <w:rsid w:val="00AC366A"/>
    <w:rsid w:val="00AC49B3"/>
    <w:rsid w:val="00AC4E62"/>
    <w:rsid w:val="00AC6CBD"/>
    <w:rsid w:val="00AC7417"/>
    <w:rsid w:val="00AD0696"/>
    <w:rsid w:val="00AD0978"/>
    <w:rsid w:val="00AD0D2F"/>
    <w:rsid w:val="00AD2A54"/>
    <w:rsid w:val="00AD2B09"/>
    <w:rsid w:val="00AD3B72"/>
    <w:rsid w:val="00AD42E4"/>
    <w:rsid w:val="00AD577B"/>
    <w:rsid w:val="00AD669A"/>
    <w:rsid w:val="00AD77AC"/>
    <w:rsid w:val="00AD7A6B"/>
    <w:rsid w:val="00AE09EE"/>
    <w:rsid w:val="00AE2370"/>
    <w:rsid w:val="00AE2798"/>
    <w:rsid w:val="00AE3327"/>
    <w:rsid w:val="00AE47E7"/>
    <w:rsid w:val="00AE593A"/>
    <w:rsid w:val="00AE6236"/>
    <w:rsid w:val="00AE7D64"/>
    <w:rsid w:val="00AF07FA"/>
    <w:rsid w:val="00AF1A77"/>
    <w:rsid w:val="00AF41DC"/>
    <w:rsid w:val="00AF6D52"/>
    <w:rsid w:val="00AF6FC3"/>
    <w:rsid w:val="00B001D8"/>
    <w:rsid w:val="00B006CC"/>
    <w:rsid w:val="00B02D9D"/>
    <w:rsid w:val="00B03EB8"/>
    <w:rsid w:val="00B04693"/>
    <w:rsid w:val="00B04790"/>
    <w:rsid w:val="00B04FB7"/>
    <w:rsid w:val="00B05CA6"/>
    <w:rsid w:val="00B0705E"/>
    <w:rsid w:val="00B070BB"/>
    <w:rsid w:val="00B11029"/>
    <w:rsid w:val="00B116B3"/>
    <w:rsid w:val="00B12A2D"/>
    <w:rsid w:val="00B12B90"/>
    <w:rsid w:val="00B12D47"/>
    <w:rsid w:val="00B14454"/>
    <w:rsid w:val="00B150BB"/>
    <w:rsid w:val="00B154AE"/>
    <w:rsid w:val="00B15E29"/>
    <w:rsid w:val="00B1624E"/>
    <w:rsid w:val="00B17D8E"/>
    <w:rsid w:val="00B2066F"/>
    <w:rsid w:val="00B218F2"/>
    <w:rsid w:val="00B21A0B"/>
    <w:rsid w:val="00B222BE"/>
    <w:rsid w:val="00B22376"/>
    <w:rsid w:val="00B223DD"/>
    <w:rsid w:val="00B24B32"/>
    <w:rsid w:val="00B2550D"/>
    <w:rsid w:val="00B25667"/>
    <w:rsid w:val="00B25A5E"/>
    <w:rsid w:val="00B25CC7"/>
    <w:rsid w:val="00B266DF"/>
    <w:rsid w:val="00B26D7D"/>
    <w:rsid w:val="00B2721A"/>
    <w:rsid w:val="00B27718"/>
    <w:rsid w:val="00B27761"/>
    <w:rsid w:val="00B31076"/>
    <w:rsid w:val="00B32D44"/>
    <w:rsid w:val="00B351EC"/>
    <w:rsid w:val="00B35434"/>
    <w:rsid w:val="00B363E7"/>
    <w:rsid w:val="00B36A98"/>
    <w:rsid w:val="00B40093"/>
    <w:rsid w:val="00B403B4"/>
    <w:rsid w:val="00B41BC7"/>
    <w:rsid w:val="00B43027"/>
    <w:rsid w:val="00B4337F"/>
    <w:rsid w:val="00B4523A"/>
    <w:rsid w:val="00B4529F"/>
    <w:rsid w:val="00B46843"/>
    <w:rsid w:val="00B46B5A"/>
    <w:rsid w:val="00B46C67"/>
    <w:rsid w:val="00B47E6F"/>
    <w:rsid w:val="00B50DB3"/>
    <w:rsid w:val="00B51ABF"/>
    <w:rsid w:val="00B5244A"/>
    <w:rsid w:val="00B53FD8"/>
    <w:rsid w:val="00B55995"/>
    <w:rsid w:val="00B56193"/>
    <w:rsid w:val="00B56AB2"/>
    <w:rsid w:val="00B56B99"/>
    <w:rsid w:val="00B56FE3"/>
    <w:rsid w:val="00B60574"/>
    <w:rsid w:val="00B62481"/>
    <w:rsid w:val="00B62FCA"/>
    <w:rsid w:val="00B638C2"/>
    <w:rsid w:val="00B63E75"/>
    <w:rsid w:val="00B65766"/>
    <w:rsid w:val="00B65BE9"/>
    <w:rsid w:val="00B6652D"/>
    <w:rsid w:val="00B66818"/>
    <w:rsid w:val="00B672E7"/>
    <w:rsid w:val="00B67E2F"/>
    <w:rsid w:val="00B70E1A"/>
    <w:rsid w:val="00B7202A"/>
    <w:rsid w:val="00B72F31"/>
    <w:rsid w:val="00B72FEE"/>
    <w:rsid w:val="00B73315"/>
    <w:rsid w:val="00B734F9"/>
    <w:rsid w:val="00B73673"/>
    <w:rsid w:val="00B73A11"/>
    <w:rsid w:val="00B73B78"/>
    <w:rsid w:val="00B73D1F"/>
    <w:rsid w:val="00B74F30"/>
    <w:rsid w:val="00B7657A"/>
    <w:rsid w:val="00B80D38"/>
    <w:rsid w:val="00B81269"/>
    <w:rsid w:val="00B81ADF"/>
    <w:rsid w:val="00B82BBD"/>
    <w:rsid w:val="00B83E60"/>
    <w:rsid w:val="00B8497B"/>
    <w:rsid w:val="00B85571"/>
    <w:rsid w:val="00B861DF"/>
    <w:rsid w:val="00B86CDC"/>
    <w:rsid w:val="00B90642"/>
    <w:rsid w:val="00B90A33"/>
    <w:rsid w:val="00B91BB7"/>
    <w:rsid w:val="00B92264"/>
    <w:rsid w:val="00B92290"/>
    <w:rsid w:val="00B92494"/>
    <w:rsid w:val="00B92DEB"/>
    <w:rsid w:val="00B93296"/>
    <w:rsid w:val="00B95711"/>
    <w:rsid w:val="00B95D2F"/>
    <w:rsid w:val="00BA03DC"/>
    <w:rsid w:val="00BA096A"/>
    <w:rsid w:val="00BA1396"/>
    <w:rsid w:val="00BA1445"/>
    <w:rsid w:val="00BA2794"/>
    <w:rsid w:val="00BA2C1E"/>
    <w:rsid w:val="00BA4093"/>
    <w:rsid w:val="00BA42B0"/>
    <w:rsid w:val="00BA42C4"/>
    <w:rsid w:val="00BA42EF"/>
    <w:rsid w:val="00BA4EBE"/>
    <w:rsid w:val="00BA65D1"/>
    <w:rsid w:val="00BA6730"/>
    <w:rsid w:val="00BA6BAF"/>
    <w:rsid w:val="00BA75BB"/>
    <w:rsid w:val="00BB0440"/>
    <w:rsid w:val="00BB12C4"/>
    <w:rsid w:val="00BB14AB"/>
    <w:rsid w:val="00BB16B6"/>
    <w:rsid w:val="00BB1F39"/>
    <w:rsid w:val="00BB273E"/>
    <w:rsid w:val="00BB37B4"/>
    <w:rsid w:val="00BB432C"/>
    <w:rsid w:val="00BB526B"/>
    <w:rsid w:val="00BB56DF"/>
    <w:rsid w:val="00BB5F6F"/>
    <w:rsid w:val="00BB5FC9"/>
    <w:rsid w:val="00BB76F4"/>
    <w:rsid w:val="00BB78B2"/>
    <w:rsid w:val="00BC10EF"/>
    <w:rsid w:val="00BC131E"/>
    <w:rsid w:val="00BC13B0"/>
    <w:rsid w:val="00BC1C35"/>
    <w:rsid w:val="00BC2B30"/>
    <w:rsid w:val="00BC2C99"/>
    <w:rsid w:val="00BC4BBC"/>
    <w:rsid w:val="00BC4BEB"/>
    <w:rsid w:val="00BC4CDA"/>
    <w:rsid w:val="00BC58E3"/>
    <w:rsid w:val="00BC5C20"/>
    <w:rsid w:val="00BC672B"/>
    <w:rsid w:val="00BC7F2F"/>
    <w:rsid w:val="00BD06FB"/>
    <w:rsid w:val="00BD13DA"/>
    <w:rsid w:val="00BD1D13"/>
    <w:rsid w:val="00BD249F"/>
    <w:rsid w:val="00BD2599"/>
    <w:rsid w:val="00BD2681"/>
    <w:rsid w:val="00BD2E45"/>
    <w:rsid w:val="00BD3902"/>
    <w:rsid w:val="00BD3E36"/>
    <w:rsid w:val="00BD4163"/>
    <w:rsid w:val="00BD6EC6"/>
    <w:rsid w:val="00BD747A"/>
    <w:rsid w:val="00BD7824"/>
    <w:rsid w:val="00BD7B10"/>
    <w:rsid w:val="00BD7B16"/>
    <w:rsid w:val="00BE0046"/>
    <w:rsid w:val="00BE042A"/>
    <w:rsid w:val="00BE2028"/>
    <w:rsid w:val="00BE2A09"/>
    <w:rsid w:val="00BE40C2"/>
    <w:rsid w:val="00BE4D1E"/>
    <w:rsid w:val="00BE5DA6"/>
    <w:rsid w:val="00BE5F23"/>
    <w:rsid w:val="00BE70D9"/>
    <w:rsid w:val="00BF044B"/>
    <w:rsid w:val="00BF088C"/>
    <w:rsid w:val="00BF168C"/>
    <w:rsid w:val="00BF1A42"/>
    <w:rsid w:val="00BF1EBC"/>
    <w:rsid w:val="00BF25C0"/>
    <w:rsid w:val="00BF2CEB"/>
    <w:rsid w:val="00BF3346"/>
    <w:rsid w:val="00BF3368"/>
    <w:rsid w:val="00BF3C3F"/>
    <w:rsid w:val="00BF451C"/>
    <w:rsid w:val="00BF5022"/>
    <w:rsid w:val="00BF504E"/>
    <w:rsid w:val="00BF57C0"/>
    <w:rsid w:val="00BF5DC1"/>
    <w:rsid w:val="00C004C6"/>
    <w:rsid w:val="00C00DDD"/>
    <w:rsid w:val="00C00E2E"/>
    <w:rsid w:val="00C0387D"/>
    <w:rsid w:val="00C03A6F"/>
    <w:rsid w:val="00C048F4"/>
    <w:rsid w:val="00C0545E"/>
    <w:rsid w:val="00C057B4"/>
    <w:rsid w:val="00C06004"/>
    <w:rsid w:val="00C0665F"/>
    <w:rsid w:val="00C07030"/>
    <w:rsid w:val="00C0785C"/>
    <w:rsid w:val="00C07C4A"/>
    <w:rsid w:val="00C07DDF"/>
    <w:rsid w:val="00C11776"/>
    <w:rsid w:val="00C11D31"/>
    <w:rsid w:val="00C12566"/>
    <w:rsid w:val="00C12C61"/>
    <w:rsid w:val="00C12D1D"/>
    <w:rsid w:val="00C14203"/>
    <w:rsid w:val="00C146E3"/>
    <w:rsid w:val="00C14A35"/>
    <w:rsid w:val="00C14EE6"/>
    <w:rsid w:val="00C1527C"/>
    <w:rsid w:val="00C15583"/>
    <w:rsid w:val="00C15916"/>
    <w:rsid w:val="00C15A96"/>
    <w:rsid w:val="00C168CB"/>
    <w:rsid w:val="00C16E85"/>
    <w:rsid w:val="00C1761C"/>
    <w:rsid w:val="00C17951"/>
    <w:rsid w:val="00C17DDB"/>
    <w:rsid w:val="00C20416"/>
    <w:rsid w:val="00C22188"/>
    <w:rsid w:val="00C22C03"/>
    <w:rsid w:val="00C25F03"/>
    <w:rsid w:val="00C30915"/>
    <w:rsid w:val="00C30A1F"/>
    <w:rsid w:val="00C312E1"/>
    <w:rsid w:val="00C3207D"/>
    <w:rsid w:val="00C3373D"/>
    <w:rsid w:val="00C34933"/>
    <w:rsid w:val="00C34A7A"/>
    <w:rsid w:val="00C37538"/>
    <w:rsid w:val="00C4004C"/>
    <w:rsid w:val="00C409E1"/>
    <w:rsid w:val="00C40AE8"/>
    <w:rsid w:val="00C41BAD"/>
    <w:rsid w:val="00C43EEB"/>
    <w:rsid w:val="00C43F5D"/>
    <w:rsid w:val="00C44168"/>
    <w:rsid w:val="00C4438C"/>
    <w:rsid w:val="00C4527A"/>
    <w:rsid w:val="00C46572"/>
    <w:rsid w:val="00C46725"/>
    <w:rsid w:val="00C46E18"/>
    <w:rsid w:val="00C4743A"/>
    <w:rsid w:val="00C5012F"/>
    <w:rsid w:val="00C5215E"/>
    <w:rsid w:val="00C52748"/>
    <w:rsid w:val="00C52EA3"/>
    <w:rsid w:val="00C5378C"/>
    <w:rsid w:val="00C537B5"/>
    <w:rsid w:val="00C53B45"/>
    <w:rsid w:val="00C53EBA"/>
    <w:rsid w:val="00C54313"/>
    <w:rsid w:val="00C5433E"/>
    <w:rsid w:val="00C54B69"/>
    <w:rsid w:val="00C54F74"/>
    <w:rsid w:val="00C55880"/>
    <w:rsid w:val="00C5590A"/>
    <w:rsid w:val="00C60073"/>
    <w:rsid w:val="00C60288"/>
    <w:rsid w:val="00C6049D"/>
    <w:rsid w:val="00C605B8"/>
    <w:rsid w:val="00C613D2"/>
    <w:rsid w:val="00C62479"/>
    <w:rsid w:val="00C62531"/>
    <w:rsid w:val="00C62970"/>
    <w:rsid w:val="00C62C7F"/>
    <w:rsid w:val="00C62D05"/>
    <w:rsid w:val="00C64413"/>
    <w:rsid w:val="00C64523"/>
    <w:rsid w:val="00C649E5"/>
    <w:rsid w:val="00C64D04"/>
    <w:rsid w:val="00C65D33"/>
    <w:rsid w:val="00C65F7D"/>
    <w:rsid w:val="00C66B13"/>
    <w:rsid w:val="00C66F39"/>
    <w:rsid w:val="00C676B7"/>
    <w:rsid w:val="00C71D15"/>
    <w:rsid w:val="00C72218"/>
    <w:rsid w:val="00C7285C"/>
    <w:rsid w:val="00C73140"/>
    <w:rsid w:val="00C73471"/>
    <w:rsid w:val="00C738E4"/>
    <w:rsid w:val="00C74FD7"/>
    <w:rsid w:val="00C76098"/>
    <w:rsid w:val="00C762F5"/>
    <w:rsid w:val="00C76839"/>
    <w:rsid w:val="00C76EF5"/>
    <w:rsid w:val="00C82A98"/>
    <w:rsid w:val="00C83A90"/>
    <w:rsid w:val="00C84776"/>
    <w:rsid w:val="00C847EB"/>
    <w:rsid w:val="00C84A1C"/>
    <w:rsid w:val="00C84CDE"/>
    <w:rsid w:val="00C85102"/>
    <w:rsid w:val="00C85C5E"/>
    <w:rsid w:val="00C90EDD"/>
    <w:rsid w:val="00C91388"/>
    <w:rsid w:val="00C9170D"/>
    <w:rsid w:val="00C919C6"/>
    <w:rsid w:val="00C92C40"/>
    <w:rsid w:val="00C93584"/>
    <w:rsid w:val="00C95316"/>
    <w:rsid w:val="00C956C6"/>
    <w:rsid w:val="00C95C68"/>
    <w:rsid w:val="00C96026"/>
    <w:rsid w:val="00C969A7"/>
    <w:rsid w:val="00C97531"/>
    <w:rsid w:val="00C97986"/>
    <w:rsid w:val="00C97A31"/>
    <w:rsid w:val="00C97F79"/>
    <w:rsid w:val="00CA0AF3"/>
    <w:rsid w:val="00CA0CF5"/>
    <w:rsid w:val="00CA1826"/>
    <w:rsid w:val="00CA1BC4"/>
    <w:rsid w:val="00CA1EB9"/>
    <w:rsid w:val="00CA2E99"/>
    <w:rsid w:val="00CA300F"/>
    <w:rsid w:val="00CA5DF1"/>
    <w:rsid w:val="00CA6710"/>
    <w:rsid w:val="00CA7C03"/>
    <w:rsid w:val="00CA7FE3"/>
    <w:rsid w:val="00CB0703"/>
    <w:rsid w:val="00CB08AC"/>
    <w:rsid w:val="00CB1114"/>
    <w:rsid w:val="00CB20A2"/>
    <w:rsid w:val="00CB2ABB"/>
    <w:rsid w:val="00CB357D"/>
    <w:rsid w:val="00CB40A0"/>
    <w:rsid w:val="00CB55F0"/>
    <w:rsid w:val="00CB578F"/>
    <w:rsid w:val="00CB5BDC"/>
    <w:rsid w:val="00CB796D"/>
    <w:rsid w:val="00CC0387"/>
    <w:rsid w:val="00CC2467"/>
    <w:rsid w:val="00CC3D39"/>
    <w:rsid w:val="00CC40F5"/>
    <w:rsid w:val="00CC4618"/>
    <w:rsid w:val="00CC557E"/>
    <w:rsid w:val="00CC5ACD"/>
    <w:rsid w:val="00CC6013"/>
    <w:rsid w:val="00CC7E89"/>
    <w:rsid w:val="00CD01F0"/>
    <w:rsid w:val="00CD0278"/>
    <w:rsid w:val="00CD08ED"/>
    <w:rsid w:val="00CD139D"/>
    <w:rsid w:val="00CD1614"/>
    <w:rsid w:val="00CD17FE"/>
    <w:rsid w:val="00CD1AD0"/>
    <w:rsid w:val="00CD25AD"/>
    <w:rsid w:val="00CD2E67"/>
    <w:rsid w:val="00CD3E48"/>
    <w:rsid w:val="00CD3EC4"/>
    <w:rsid w:val="00CD52B9"/>
    <w:rsid w:val="00CD6BEC"/>
    <w:rsid w:val="00CD6F6C"/>
    <w:rsid w:val="00CE0E3C"/>
    <w:rsid w:val="00CE11EE"/>
    <w:rsid w:val="00CE1B51"/>
    <w:rsid w:val="00CE202B"/>
    <w:rsid w:val="00CE2B3E"/>
    <w:rsid w:val="00CE2B6C"/>
    <w:rsid w:val="00CE34DC"/>
    <w:rsid w:val="00CE5666"/>
    <w:rsid w:val="00CE7282"/>
    <w:rsid w:val="00CE7402"/>
    <w:rsid w:val="00CF040A"/>
    <w:rsid w:val="00CF09E6"/>
    <w:rsid w:val="00CF0DEA"/>
    <w:rsid w:val="00CF23A4"/>
    <w:rsid w:val="00CF311F"/>
    <w:rsid w:val="00CF34AC"/>
    <w:rsid w:val="00CF3C90"/>
    <w:rsid w:val="00CF48C1"/>
    <w:rsid w:val="00CF5260"/>
    <w:rsid w:val="00CF53A3"/>
    <w:rsid w:val="00CF5592"/>
    <w:rsid w:val="00CF5AC1"/>
    <w:rsid w:val="00CF5CCE"/>
    <w:rsid w:val="00CF6CDF"/>
    <w:rsid w:val="00CF713B"/>
    <w:rsid w:val="00CF7398"/>
    <w:rsid w:val="00CF7E97"/>
    <w:rsid w:val="00CF7FCA"/>
    <w:rsid w:val="00D00786"/>
    <w:rsid w:val="00D00FB9"/>
    <w:rsid w:val="00D02C33"/>
    <w:rsid w:val="00D033F3"/>
    <w:rsid w:val="00D03D59"/>
    <w:rsid w:val="00D0496B"/>
    <w:rsid w:val="00D04BB9"/>
    <w:rsid w:val="00D05919"/>
    <w:rsid w:val="00D06005"/>
    <w:rsid w:val="00D0603A"/>
    <w:rsid w:val="00D10007"/>
    <w:rsid w:val="00D10EEA"/>
    <w:rsid w:val="00D11819"/>
    <w:rsid w:val="00D11B05"/>
    <w:rsid w:val="00D124FA"/>
    <w:rsid w:val="00D12D9F"/>
    <w:rsid w:val="00D14D0F"/>
    <w:rsid w:val="00D1620B"/>
    <w:rsid w:val="00D1754D"/>
    <w:rsid w:val="00D2014A"/>
    <w:rsid w:val="00D20EA4"/>
    <w:rsid w:val="00D2161D"/>
    <w:rsid w:val="00D22147"/>
    <w:rsid w:val="00D22CDB"/>
    <w:rsid w:val="00D22EE9"/>
    <w:rsid w:val="00D24614"/>
    <w:rsid w:val="00D248DB"/>
    <w:rsid w:val="00D254C1"/>
    <w:rsid w:val="00D26008"/>
    <w:rsid w:val="00D2717E"/>
    <w:rsid w:val="00D271FC"/>
    <w:rsid w:val="00D27885"/>
    <w:rsid w:val="00D300F5"/>
    <w:rsid w:val="00D30EFB"/>
    <w:rsid w:val="00D33AF9"/>
    <w:rsid w:val="00D33DE5"/>
    <w:rsid w:val="00D3482C"/>
    <w:rsid w:val="00D35132"/>
    <w:rsid w:val="00D352F0"/>
    <w:rsid w:val="00D35BC7"/>
    <w:rsid w:val="00D3603E"/>
    <w:rsid w:val="00D370EF"/>
    <w:rsid w:val="00D408C1"/>
    <w:rsid w:val="00D41387"/>
    <w:rsid w:val="00D41DF4"/>
    <w:rsid w:val="00D42B54"/>
    <w:rsid w:val="00D42E7E"/>
    <w:rsid w:val="00D437B0"/>
    <w:rsid w:val="00D44CB7"/>
    <w:rsid w:val="00D466D6"/>
    <w:rsid w:val="00D46FA1"/>
    <w:rsid w:val="00D47761"/>
    <w:rsid w:val="00D4793F"/>
    <w:rsid w:val="00D47ED2"/>
    <w:rsid w:val="00D50453"/>
    <w:rsid w:val="00D507EB"/>
    <w:rsid w:val="00D529CD"/>
    <w:rsid w:val="00D539BC"/>
    <w:rsid w:val="00D541F9"/>
    <w:rsid w:val="00D54870"/>
    <w:rsid w:val="00D54E5D"/>
    <w:rsid w:val="00D559DD"/>
    <w:rsid w:val="00D56242"/>
    <w:rsid w:val="00D564CC"/>
    <w:rsid w:val="00D56B2A"/>
    <w:rsid w:val="00D5704F"/>
    <w:rsid w:val="00D57211"/>
    <w:rsid w:val="00D6062A"/>
    <w:rsid w:val="00D61734"/>
    <w:rsid w:val="00D6264C"/>
    <w:rsid w:val="00D62EC0"/>
    <w:rsid w:val="00D631A1"/>
    <w:rsid w:val="00D639E6"/>
    <w:rsid w:val="00D63B83"/>
    <w:rsid w:val="00D64034"/>
    <w:rsid w:val="00D646B8"/>
    <w:rsid w:val="00D654D9"/>
    <w:rsid w:val="00D66474"/>
    <w:rsid w:val="00D66A32"/>
    <w:rsid w:val="00D66B41"/>
    <w:rsid w:val="00D66D94"/>
    <w:rsid w:val="00D677D6"/>
    <w:rsid w:val="00D67D2E"/>
    <w:rsid w:val="00D704BF"/>
    <w:rsid w:val="00D7119B"/>
    <w:rsid w:val="00D71B76"/>
    <w:rsid w:val="00D71C7F"/>
    <w:rsid w:val="00D73044"/>
    <w:rsid w:val="00D737A0"/>
    <w:rsid w:val="00D75CBE"/>
    <w:rsid w:val="00D77708"/>
    <w:rsid w:val="00D817CF"/>
    <w:rsid w:val="00D82490"/>
    <w:rsid w:val="00D82620"/>
    <w:rsid w:val="00D828B5"/>
    <w:rsid w:val="00D82E16"/>
    <w:rsid w:val="00D84699"/>
    <w:rsid w:val="00D87D1C"/>
    <w:rsid w:val="00D90062"/>
    <w:rsid w:val="00D907B5"/>
    <w:rsid w:val="00D90884"/>
    <w:rsid w:val="00D910C6"/>
    <w:rsid w:val="00D914E8"/>
    <w:rsid w:val="00D919C3"/>
    <w:rsid w:val="00D91F63"/>
    <w:rsid w:val="00D9423D"/>
    <w:rsid w:val="00D94D8F"/>
    <w:rsid w:val="00D96983"/>
    <w:rsid w:val="00D97466"/>
    <w:rsid w:val="00DA05D5"/>
    <w:rsid w:val="00DA2595"/>
    <w:rsid w:val="00DA2778"/>
    <w:rsid w:val="00DA29AF"/>
    <w:rsid w:val="00DA2A1C"/>
    <w:rsid w:val="00DA3908"/>
    <w:rsid w:val="00DA3EF3"/>
    <w:rsid w:val="00DA45A1"/>
    <w:rsid w:val="00DA4EF3"/>
    <w:rsid w:val="00DA52F4"/>
    <w:rsid w:val="00DA5BC2"/>
    <w:rsid w:val="00DA6AB2"/>
    <w:rsid w:val="00DA6D11"/>
    <w:rsid w:val="00DB138D"/>
    <w:rsid w:val="00DB5D54"/>
    <w:rsid w:val="00DB66FC"/>
    <w:rsid w:val="00DB7B69"/>
    <w:rsid w:val="00DC02F2"/>
    <w:rsid w:val="00DC0E01"/>
    <w:rsid w:val="00DC3D49"/>
    <w:rsid w:val="00DC49B5"/>
    <w:rsid w:val="00DC4AFB"/>
    <w:rsid w:val="00DC5DBE"/>
    <w:rsid w:val="00DC5E42"/>
    <w:rsid w:val="00DC6CA9"/>
    <w:rsid w:val="00DC701B"/>
    <w:rsid w:val="00DC7429"/>
    <w:rsid w:val="00DC7792"/>
    <w:rsid w:val="00DD0FFA"/>
    <w:rsid w:val="00DD1285"/>
    <w:rsid w:val="00DD1382"/>
    <w:rsid w:val="00DD1AAE"/>
    <w:rsid w:val="00DD1DB6"/>
    <w:rsid w:val="00DD34A3"/>
    <w:rsid w:val="00DD3A96"/>
    <w:rsid w:val="00DD3C4D"/>
    <w:rsid w:val="00DD4554"/>
    <w:rsid w:val="00DD47EB"/>
    <w:rsid w:val="00DD57FF"/>
    <w:rsid w:val="00DD6260"/>
    <w:rsid w:val="00DD6E27"/>
    <w:rsid w:val="00DD7ECA"/>
    <w:rsid w:val="00DE2DAB"/>
    <w:rsid w:val="00DE3A16"/>
    <w:rsid w:val="00DE4590"/>
    <w:rsid w:val="00DE4F80"/>
    <w:rsid w:val="00DE6123"/>
    <w:rsid w:val="00DE6422"/>
    <w:rsid w:val="00DE6DF5"/>
    <w:rsid w:val="00DE7BB7"/>
    <w:rsid w:val="00DF2ABE"/>
    <w:rsid w:val="00DF3077"/>
    <w:rsid w:val="00DF34B8"/>
    <w:rsid w:val="00DF38C6"/>
    <w:rsid w:val="00DF64CE"/>
    <w:rsid w:val="00DF6750"/>
    <w:rsid w:val="00DF7A1A"/>
    <w:rsid w:val="00E002A7"/>
    <w:rsid w:val="00E014CE"/>
    <w:rsid w:val="00E01EE6"/>
    <w:rsid w:val="00E02E8F"/>
    <w:rsid w:val="00E030E2"/>
    <w:rsid w:val="00E051FD"/>
    <w:rsid w:val="00E05C8F"/>
    <w:rsid w:val="00E06E09"/>
    <w:rsid w:val="00E07D74"/>
    <w:rsid w:val="00E102E1"/>
    <w:rsid w:val="00E12171"/>
    <w:rsid w:val="00E140A9"/>
    <w:rsid w:val="00E155D3"/>
    <w:rsid w:val="00E1656B"/>
    <w:rsid w:val="00E16932"/>
    <w:rsid w:val="00E16A8B"/>
    <w:rsid w:val="00E17363"/>
    <w:rsid w:val="00E201AE"/>
    <w:rsid w:val="00E21604"/>
    <w:rsid w:val="00E22008"/>
    <w:rsid w:val="00E23672"/>
    <w:rsid w:val="00E24BAD"/>
    <w:rsid w:val="00E2513E"/>
    <w:rsid w:val="00E25B01"/>
    <w:rsid w:val="00E25BA9"/>
    <w:rsid w:val="00E25FEC"/>
    <w:rsid w:val="00E275F3"/>
    <w:rsid w:val="00E30068"/>
    <w:rsid w:val="00E30BE5"/>
    <w:rsid w:val="00E30E1C"/>
    <w:rsid w:val="00E315CA"/>
    <w:rsid w:val="00E3176C"/>
    <w:rsid w:val="00E324DD"/>
    <w:rsid w:val="00E346BB"/>
    <w:rsid w:val="00E3527A"/>
    <w:rsid w:val="00E36A81"/>
    <w:rsid w:val="00E371D3"/>
    <w:rsid w:val="00E37CB0"/>
    <w:rsid w:val="00E40A9C"/>
    <w:rsid w:val="00E40CEF"/>
    <w:rsid w:val="00E44740"/>
    <w:rsid w:val="00E449B5"/>
    <w:rsid w:val="00E45783"/>
    <w:rsid w:val="00E47756"/>
    <w:rsid w:val="00E50198"/>
    <w:rsid w:val="00E50775"/>
    <w:rsid w:val="00E51E53"/>
    <w:rsid w:val="00E52C2B"/>
    <w:rsid w:val="00E52E9D"/>
    <w:rsid w:val="00E5384D"/>
    <w:rsid w:val="00E5392E"/>
    <w:rsid w:val="00E53F10"/>
    <w:rsid w:val="00E540DC"/>
    <w:rsid w:val="00E549E1"/>
    <w:rsid w:val="00E54EFB"/>
    <w:rsid w:val="00E55771"/>
    <w:rsid w:val="00E55E99"/>
    <w:rsid w:val="00E60CE5"/>
    <w:rsid w:val="00E60D8C"/>
    <w:rsid w:val="00E6265C"/>
    <w:rsid w:val="00E631AF"/>
    <w:rsid w:val="00E63D2A"/>
    <w:rsid w:val="00E63FD0"/>
    <w:rsid w:val="00E641AE"/>
    <w:rsid w:val="00E64BA8"/>
    <w:rsid w:val="00E67111"/>
    <w:rsid w:val="00E67300"/>
    <w:rsid w:val="00E675E1"/>
    <w:rsid w:val="00E70C83"/>
    <w:rsid w:val="00E71CD0"/>
    <w:rsid w:val="00E7253A"/>
    <w:rsid w:val="00E72685"/>
    <w:rsid w:val="00E74647"/>
    <w:rsid w:val="00E747E3"/>
    <w:rsid w:val="00E74A1B"/>
    <w:rsid w:val="00E755C3"/>
    <w:rsid w:val="00E75A81"/>
    <w:rsid w:val="00E763C2"/>
    <w:rsid w:val="00E76E6C"/>
    <w:rsid w:val="00E77EE6"/>
    <w:rsid w:val="00E80A21"/>
    <w:rsid w:val="00E81FCE"/>
    <w:rsid w:val="00E82C92"/>
    <w:rsid w:val="00E83653"/>
    <w:rsid w:val="00E840B3"/>
    <w:rsid w:val="00E8420B"/>
    <w:rsid w:val="00E855FA"/>
    <w:rsid w:val="00E86C19"/>
    <w:rsid w:val="00E87554"/>
    <w:rsid w:val="00E916DE"/>
    <w:rsid w:val="00E92244"/>
    <w:rsid w:val="00E92A38"/>
    <w:rsid w:val="00E9354D"/>
    <w:rsid w:val="00E93F59"/>
    <w:rsid w:val="00E97E38"/>
    <w:rsid w:val="00EA1393"/>
    <w:rsid w:val="00EA5163"/>
    <w:rsid w:val="00EA5E8F"/>
    <w:rsid w:val="00EA62D0"/>
    <w:rsid w:val="00EA7C26"/>
    <w:rsid w:val="00EB024A"/>
    <w:rsid w:val="00EB082D"/>
    <w:rsid w:val="00EB08D7"/>
    <w:rsid w:val="00EB1B44"/>
    <w:rsid w:val="00EB21FB"/>
    <w:rsid w:val="00EB4286"/>
    <w:rsid w:val="00EB4507"/>
    <w:rsid w:val="00EB4B80"/>
    <w:rsid w:val="00EB4D6B"/>
    <w:rsid w:val="00EB5CE7"/>
    <w:rsid w:val="00EB6707"/>
    <w:rsid w:val="00EB72D8"/>
    <w:rsid w:val="00EC02F9"/>
    <w:rsid w:val="00EC0944"/>
    <w:rsid w:val="00EC1E00"/>
    <w:rsid w:val="00EC1FAD"/>
    <w:rsid w:val="00EC224C"/>
    <w:rsid w:val="00EC29A8"/>
    <w:rsid w:val="00EC3348"/>
    <w:rsid w:val="00EC3B18"/>
    <w:rsid w:val="00EC420E"/>
    <w:rsid w:val="00EC4B98"/>
    <w:rsid w:val="00EC6055"/>
    <w:rsid w:val="00EC6F9B"/>
    <w:rsid w:val="00EC7A5B"/>
    <w:rsid w:val="00EC7F5C"/>
    <w:rsid w:val="00ED0804"/>
    <w:rsid w:val="00ED22A2"/>
    <w:rsid w:val="00ED263E"/>
    <w:rsid w:val="00ED2BC5"/>
    <w:rsid w:val="00ED5DE3"/>
    <w:rsid w:val="00ED7872"/>
    <w:rsid w:val="00ED7EFF"/>
    <w:rsid w:val="00EE12DC"/>
    <w:rsid w:val="00EE286D"/>
    <w:rsid w:val="00EE2A33"/>
    <w:rsid w:val="00EE4765"/>
    <w:rsid w:val="00EE47D8"/>
    <w:rsid w:val="00EE4CD5"/>
    <w:rsid w:val="00EE4FEC"/>
    <w:rsid w:val="00EE5461"/>
    <w:rsid w:val="00EE65E2"/>
    <w:rsid w:val="00EE6744"/>
    <w:rsid w:val="00EE7148"/>
    <w:rsid w:val="00EE7B5B"/>
    <w:rsid w:val="00EF0081"/>
    <w:rsid w:val="00EF1253"/>
    <w:rsid w:val="00EF16CE"/>
    <w:rsid w:val="00EF266E"/>
    <w:rsid w:val="00EF2676"/>
    <w:rsid w:val="00EF3DDE"/>
    <w:rsid w:val="00EF440E"/>
    <w:rsid w:val="00EF6BEC"/>
    <w:rsid w:val="00F00134"/>
    <w:rsid w:val="00F00391"/>
    <w:rsid w:val="00F0095E"/>
    <w:rsid w:val="00F00B3A"/>
    <w:rsid w:val="00F02E97"/>
    <w:rsid w:val="00F03831"/>
    <w:rsid w:val="00F04357"/>
    <w:rsid w:val="00F04C71"/>
    <w:rsid w:val="00F04D9E"/>
    <w:rsid w:val="00F07594"/>
    <w:rsid w:val="00F07AF8"/>
    <w:rsid w:val="00F07EC9"/>
    <w:rsid w:val="00F1064C"/>
    <w:rsid w:val="00F12A71"/>
    <w:rsid w:val="00F12CFA"/>
    <w:rsid w:val="00F13554"/>
    <w:rsid w:val="00F16D79"/>
    <w:rsid w:val="00F17EC9"/>
    <w:rsid w:val="00F20E95"/>
    <w:rsid w:val="00F22E36"/>
    <w:rsid w:val="00F22EB6"/>
    <w:rsid w:val="00F24B24"/>
    <w:rsid w:val="00F250E0"/>
    <w:rsid w:val="00F25A9D"/>
    <w:rsid w:val="00F261ED"/>
    <w:rsid w:val="00F30CBE"/>
    <w:rsid w:val="00F30F3F"/>
    <w:rsid w:val="00F31CE1"/>
    <w:rsid w:val="00F31E91"/>
    <w:rsid w:val="00F325FF"/>
    <w:rsid w:val="00F32A90"/>
    <w:rsid w:val="00F3409F"/>
    <w:rsid w:val="00F3434D"/>
    <w:rsid w:val="00F34B67"/>
    <w:rsid w:val="00F357C6"/>
    <w:rsid w:val="00F363C1"/>
    <w:rsid w:val="00F37378"/>
    <w:rsid w:val="00F37EF6"/>
    <w:rsid w:val="00F37F8B"/>
    <w:rsid w:val="00F40818"/>
    <w:rsid w:val="00F40899"/>
    <w:rsid w:val="00F42311"/>
    <w:rsid w:val="00F42F67"/>
    <w:rsid w:val="00F446BD"/>
    <w:rsid w:val="00F446EB"/>
    <w:rsid w:val="00F449E0"/>
    <w:rsid w:val="00F46893"/>
    <w:rsid w:val="00F46922"/>
    <w:rsid w:val="00F469B1"/>
    <w:rsid w:val="00F46FE9"/>
    <w:rsid w:val="00F508FB"/>
    <w:rsid w:val="00F529B4"/>
    <w:rsid w:val="00F52A15"/>
    <w:rsid w:val="00F53660"/>
    <w:rsid w:val="00F53B4F"/>
    <w:rsid w:val="00F55663"/>
    <w:rsid w:val="00F5603F"/>
    <w:rsid w:val="00F569B6"/>
    <w:rsid w:val="00F56D63"/>
    <w:rsid w:val="00F56F98"/>
    <w:rsid w:val="00F61585"/>
    <w:rsid w:val="00F6233F"/>
    <w:rsid w:val="00F629FA"/>
    <w:rsid w:val="00F6314B"/>
    <w:rsid w:val="00F64DB1"/>
    <w:rsid w:val="00F64E65"/>
    <w:rsid w:val="00F657F1"/>
    <w:rsid w:val="00F678EE"/>
    <w:rsid w:val="00F67CF2"/>
    <w:rsid w:val="00F703C1"/>
    <w:rsid w:val="00F704DB"/>
    <w:rsid w:val="00F716B7"/>
    <w:rsid w:val="00F71F60"/>
    <w:rsid w:val="00F728A2"/>
    <w:rsid w:val="00F72FAC"/>
    <w:rsid w:val="00F741D0"/>
    <w:rsid w:val="00F75057"/>
    <w:rsid w:val="00F756DC"/>
    <w:rsid w:val="00F766BD"/>
    <w:rsid w:val="00F76A6C"/>
    <w:rsid w:val="00F76AAD"/>
    <w:rsid w:val="00F77318"/>
    <w:rsid w:val="00F776DE"/>
    <w:rsid w:val="00F80898"/>
    <w:rsid w:val="00F8094B"/>
    <w:rsid w:val="00F81681"/>
    <w:rsid w:val="00F81EC1"/>
    <w:rsid w:val="00F82179"/>
    <w:rsid w:val="00F8230B"/>
    <w:rsid w:val="00F8314F"/>
    <w:rsid w:val="00F831E2"/>
    <w:rsid w:val="00F8356B"/>
    <w:rsid w:val="00F83855"/>
    <w:rsid w:val="00F83AA3"/>
    <w:rsid w:val="00F846AA"/>
    <w:rsid w:val="00F849B2"/>
    <w:rsid w:val="00F849E7"/>
    <w:rsid w:val="00F84C84"/>
    <w:rsid w:val="00F84D13"/>
    <w:rsid w:val="00F84F7E"/>
    <w:rsid w:val="00F85842"/>
    <w:rsid w:val="00F8599F"/>
    <w:rsid w:val="00F86308"/>
    <w:rsid w:val="00F87F4B"/>
    <w:rsid w:val="00F9047B"/>
    <w:rsid w:val="00F919B7"/>
    <w:rsid w:val="00F95520"/>
    <w:rsid w:val="00F95935"/>
    <w:rsid w:val="00F95E2F"/>
    <w:rsid w:val="00F97894"/>
    <w:rsid w:val="00FA03A7"/>
    <w:rsid w:val="00FA1C20"/>
    <w:rsid w:val="00FA24D0"/>
    <w:rsid w:val="00FA2E7C"/>
    <w:rsid w:val="00FA40AC"/>
    <w:rsid w:val="00FA4949"/>
    <w:rsid w:val="00FA5DF8"/>
    <w:rsid w:val="00FA712F"/>
    <w:rsid w:val="00FB0283"/>
    <w:rsid w:val="00FB03FC"/>
    <w:rsid w:val="00FB0F02"/>
    <w:rsid w:val="00FB4386"/>
    <w:rsid w:val="00FB4544"/>
    <w:rsid w:val="00FB46A6"/>
    <w:rsid w:val="00FB52EF"/>
    <w:rsid w:val="00FB5377"/>
    <w:rsid w:val="00FB5977"/>
    <w:rsid w:val="00FB64D1"/>
    <w:rsid w:val="00FB66B5"/>
    <w:rsid w:val="00FC019B"/>
    <w:rsid w:val="00FC083B"/>
    <w:rsid w:val="00FC1EFB"/>
    <w:rsid w:val="00FC25DF"/>
    <w:rsid w:val="00FC2C1A"/>
    <w:rsid w:val="00FC37B3"/>
    <w:rsid w:val="00FC3E91"/>
    <w:rsid w:val="00FC4D4E"/>
    <w:rsid w:val="00FC4E6C"/>
    <w:rsid w:val="00FC53DB"/>
    <w:rsid w:val="00FC56A0"/>
    <w:rsid w:val="00FC5F6E"/>
    <w:rsid w:val="00FC6B3F"/>
    <w:rsid w:val="00FC7271"/>
    <w:rsid w:val="00FC75C6"/>
    <w:rsid w:val="00FC75FC"/>
    <w:rsid w:val="00FD05AD"/>
    <w:rsid w:val="00FD0CFF"/>
    <w:rsid w:val="00FD0F1D"/>
    <w:rsid w:val="00FD347F"/>
    <w:rsid w:val="00FD3E4F"/>
    <w:rsid w:val="00FD3F1F"/>
    <w:rsid w:val="00FD5E25"/>
    <w:rsid w:val="00FD63DC"/>
    <w:rsid w:val="00FD6682"/>
    <w:rsid w:val="00FE0A54"/>
    <w:rsid w:val="00FE17C5"/>
    <w:rsid w:val="00FE2002"/>
    <w:rsid w:val="00FE2442"/>
    <w:rsid w:val="00FE2DAD"/>
    <w:rsid w:val="00FE2E75"/>
    <w:rsid w:val="00FE3341"/>
    <w:rsid w:val="00FE3882"/>
    <w:rsid w:val="00FE3963"/>
    <w:rsid w:val="00FE4797"/>
    <w:rsid w:val="00FE499A"/>
    <w:rsid w:val="00FE51CA"/>
    <w:rsid w:val="00FE53C7"/>
    <w:rsid w:val="00FE6309"/>
    <w:rsid w:val="00FE6F0F"/>
    <w:rsid w:val="00FE7034"/>
    <w:rsid w:val="00FE751A"/>
    <w:rsid w:val="00FE7A7A"/>
    <w:rsid w:val="00FE7EB7"/>
    <w:rsid w:val="00FF0AB2"/>
    <w:rsid w:val="00FF108F"/>
    <w:rsid w:val="00FF2145"/>
    <w:rsid w:val="00FF3434"/>
    <w:rsid w:val="00FF3A15"/>
    <w:rsid w:val="00FF571C"/>
    <w:rsid w:val="00FF66FE"/>
    <w:rsid w:val="00FF6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3C9E43"/>
  <w14:defaultImageDpi w14:val="330"/>
  <w15:docId w15:val="{DABD6B44-4CF1-4110-B229-D434447FC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A75FE"/>
    <w:pPr>
      <w:spacing w:before="120" w:after="120" w:line="252" w:lineRule="auto"/>
    </w:pPr>
    <w:rPr>
      <w:rFonts w:ascii="Calibri" w:hAnsi="Calibri"/>
      <w:sz w:val="24"/>
    </w:rPr>
  </w:style>
  <w:style w:type="paragraph" w:styleId="Heading1">
    <w:name w:val="heading 1"/>
    <w:aliases w:val="Heading 1 Char"/>
    <w:basedOn w:val="Heading2"/>
    <w:next w:val="BodyText"/>
    <w:link w:val="Heading1Char1"/>
    <w:qFormat/>
    <w:rsid w:val="00DF34B8"/>
    <w:pPr>
      <w:spacing w:before="360"/>
      <w:ind w:left="3600"/>
      <w:jc w:val="left"/>
      <w:outlineLvl w:val="0"/>
    </w:pPr>
    <w:rPr>
      <w:rFonts w:ascii="Franklin Gothic Medium" w:hAnsi="Franklin Gothic Medium"/>
      <w:noProof/>
      <w:sz w:val="44"/>
      <w:szCs w:val="44"/>
    </w:rPr>
  </w:style>
  <w:style w:type="paragraph" w:styleId="Heading2">
    <w:name w:val="heading 2"/>
    <w:aliases w:val="Heading 2 Char,Heading 2 Char2 Char Char"/>
    <w:basedOn w:val="Normal"/>
    <w:next w:val="BodyText"/>
    <w:link w:val="Heading2Char1"/>
    <w:qFormat/>
    <w:rsid w:val="0056511F"/>
    <w:pPr>
      <w:keepNext/>
      <w:spacing w:after="200"/>
      <w:jc w:val="center"/>
      <w:outlineLvl w:val="1"/>
    </w:pPr>
    <w:rPr>
      <w:rFonts w:ascii="Arial" w:hAnsi="Arial" w:cs="Arial"/>
      <w:b/>
      <w:snapToGrid w:val="0"/>
      <w:sz w:val="36"/>
      <w:szCs w:val="32"/>
    </w:rPr>
  </w:style>
  <w:style w:type="paragraph" w:styleId="Heading3">
    <w:name w:val="heading 3"/>
    <w:aliases w:val="Heading 3 Char"/>
    <w:basedOn w:val="Normal"/>
    <w:next w:val="BodyText"/>
    <w:link w:val="Heading3Char1"/>
    <w:qFormat/>
    <w:rsid w:val="00A7033A"/>
    <w:pPr>
      <w:keepNext/>
      <w:spacing w:before="200" w:after="160"/>
      <w:outlineLvl w:val="2"/>
    </w:pPr>
    <w:rPr>
      <w:rFonts w:ascii="Arial" w:hAnsi="Arial" w:cs="Arial"/>
      <w:b/>
      <w:sz w:val="32"/>
    </w:rPr>
  </w:style>
  <w:style w:type="paragraph" w:styleId="Heading4">
    <w:name w:val="heading 4"/>
    <w:basedOn w:val="Normal"/>
    <w:next w:val="BodyText"/>
    <w:link w:val="Heading4Char"/>
    <w:qFormat/>
    <w:rsid w:val="00DD1382"/>
    <w:pPr>
      <w:keepNext/>
      <w:outlineLvl w:val="3"/>
    </w:pPr>
    <w:rPr>
      <w:rFonts w:ascii="Arial" w:hAnsi="Arial"/>
      <w:b/>
      <w:snapToGrid w:val="0"/>
      <w:sz w:val="28"/>
      <w:szCs w:val="26"/>
    </w:rPr>
  </w:style>
  <w:style w:type="paragraph" w:styleId="Heading5">
    <w:name w:val="heading 5"/>
    <w:basedOn w:val="Normal"/>
    <w:next w:val="BodyText"/>
    <w:qFormat/>
    <w:rsid w:val="00253A45"/>
    <w:pPr>
      <w:keepNext/>
      <w:outlineLvl w:val="4"/>
    </w:pPr>
    <w:rPr>
      <w:rFonts w:ascii="Arial" w:hAnsi="Arial" w:cs="Arial"/>
      <w:b/>
      <w:snapToGrid w:val="0"/>
    </w:rPr>
  </w:style>
  <w:style w:type="paragraph" w:styleId="Heading6">
    <w:name w:val="heading 6"/>
    <w:basedOn w:val="Normal"/>
    <w:next w:val="BodyText"/>
    <w:qFormat/>
    <w:rsid w:val="008C16DC"/>
    <w:pPr>
      <w:keepNext/>
      <w:outlineLvl w:val="5"/>
    </w:pPr>
    <w:rPr>
      <w:rFonts w:ascii="Arial" w:hAnsi="Arial"/>
    </w:rPr>
  </w:style>
  <w:style w:type="paragraph" w:styleId="Heading7">
    <w:name w:val="heading 7"/>
    <w:basedOn w:val="Normal"/>
    <w:next w:val="Normal"/>
    <w:qFormat/>
    <w:rsid w:val="004B0366"/>
    <w:pPr>
      <w:keepNext/>
      <w:spacing w:before="360"/>
      <w:outlineLvl w:val="6"/>
    </w:pPr>
    <w:rPr>
      <w:rFonts w:ascii="Arial" w:hAnsi="Arial" w:cs="Arial"/>
      <w:b/>
      <w:sz w:val="36"/>
      <w:szCs w:val="36"/>
    </w:rPr>
  </w:style>
  <w:style w:type="paragraph" w:styleId="Heading8">
    <w:name w:val="heading 8"/>
    <w:basedOn w:val="Normal"/>
    <w:next w:val="Normal"/>
    <w:qFormat/>
    <w:rsid w:val="00865DB0"/>
    <w:pPr>
      <w:keepNext/>
      <w:ind w:left="720" w:right="720"/>
      <w:jc w:val="center"/>
      <w:outlineLvl w:val="7"/>
    </w:pPr>
    <w:rPr>
      <w:i/>
    </w:rPr>
  </w:style>
  <w:style w:type="paragraph" w:styleId="Heading9">
    <w:name w:val="heading 9"/>
    <w:basedOn w:val="Normal"/>
    <w:next w:val="Normal"/>
    <w:qFormat/>
    <w:rsid w:val="00CE7282"/>
    <w:pPr>
      <w:keepNext/>
      <w:tabs>
        <w:tab w:val="left" w:pos="-1440"/>
        <w:tab w:val="left" w:pos="-720"/>
        <w:tab w:val="left" w:pos="0"/>
        <w:tab w:val="left" w:pos="360"/>
        <w:tab w:val="left" w:pos="1440"/>
      </w:tabs>
      <w:suppressAutoHyphens/>
      <w:spacing w:before="160" w:after="160"/>
      <w:outlineLvl w:val="8"/>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A913FE"/>
    <w:pPr>
      <w:tabs>
        <w:tab w:val="right" w:leader="dot" w:pos="8640"/>
      </w:tabs>
      <w:spacing w:before="80"/>
      <w:ind w:right="1008"/>
    </w:pPr>
  </w:style>
  <w:style w:type="paragraph" w:styleId="TOC2">
    <w:name w:val="toc 2"/>
    <w:basedOn w:val="Normal"/>
    <w:next w:val="Normal"/>
    <w:uiPriority w:val="39"/>
    <w:rsid w:val="00697EBD"/>
    <w:pPr>
      <w:tabs>
        <w:tab w:val="right" w:leader="dot" w:pos="8640"/>
      </w:tabs>
      <w:spacing w:before="60"/>
      <w:ind w:left="720" w:right="1008"/>
    </w:pPr>
    <w:rPr>
      <w:b/>
    </w:rPr>
  </w:style>
  <w:style w:type="paragraph" w:styleId="Header">
    <w:name w:val="header"/>
    <w:basedOn w:val="Normal"/>
    <w:semiHidden/>
    <w:rsid w:val="00865DB0"/>
    <w:pPr>
      <w:tabs>
        <w:tab w:val="center" w:pos="4320"/>
        <w:tab w:val="right" w:pos="8640"/>
      </w:tabs>
    </w:pPr>
  </w:style>
  <w:style w:type="paragraph" w:styleId="Footer">
    <w:name w:val="footer"/>
    <w:basedOn w:val="Normal"/>
    <w:link w:val="FooterChar"/>
    <w:uiPriority w:val="99"/>
    <w:rsid w:val="00865DB0"/>
    <w:pPr>
      <w:tabs>
        <w:tab w:val="center" w:pos="4320"/>
        <w:tab w:val="right" w:pos="8640"/>
      </w:tabs>
    </w:pPr>
  </w:style>
  <w:style w:type="character" w:styleId="PageNumber">
    <w:name w:val="page number"/>
    <w:basedOn w:val="DefaultParagraphFont"/>
    <w:semiHidden/>
    <w:rsid w:val="00865DB0"/>
  </w:style>
  <w:style w:type="paragraph" w:styleId="Subtitle">
    <w:name w:val="Subtitle"/>
    <w:basedOn w:val="Normal"/>
    <w:qFormat/>
    <w:rsid w:val="00865DB0"/>
    <w:pPr>
      <w:jc w:val="right"/>
    </w:pPr>
    <w:rPr>
      <w:u w:val="single"/>
    </w:rPr>
  </w:style>
  <w:style w:type="character" w:customStyle="1" w:styleId="a">
    <w:name w:val="_"/>
    <w:basedOn w:val="DefaultParagraphFont"/>
    <w:semiHidden/>
    <w:rsid w:val="00865DB0"/>
  </w:style>
  <w:style w:type="paragraph" w:styleId="TOC3">
    <w:name w:val="toc 3"/>
    <w:basedOn w:val="Normal"/>
    <w:next w:val="Normal"/>
    <w:uiPriority w:val="39"/>
    <w:rsid w:val="00770728"/>
    <w:pPr>
      <w:tabs>
        <w:tab w:val="right" w:leader="dot" w:pos="8640"/>
      </w:tabs>
      <w:ind w:left="1440" w:right="1008"/>
    </w:pPr>
  </w:style>
  <w:style w:type="paragraph" w:styleId="TOC4">
    <w:name w:val="toc 4"/>
    <w:basedOn w:val="Normal"/>
    <w:next w:val="Normal"/>
    <w:autoRedefine/>
    <w:uiPriority w:val="39"/>
    <w:rsid w:val="00865DB0"/>
    <w:pPr>
      <w:ind w:left="720"/>
    </w:pPr>
  </w:style>
  <w:style w:type="paragraph" w:styleId="TOC5">
    <w:name w:val="toc 5"/>
    <w:basedOn w:val="Normal"/>
    <w:next w:val="Normal"/>
    <w:autoRedefine/>
    <w:uiPriority w:val="39"/>
    <w:rsid w:val="00FC4D4E"/>
    <w:pPr>
      <w:tabs>
        <w:tab w:val="right" w:leader="dot" w:pos="8640"/>
      </w:tabs>
      <w:spacing w:after="40"/>
      <w:ind w:left="864" w:hanging="864"/>
    </w:pPr>
    <w:rPr>
      <w:b/>
      <w:szCs w:val="24"/>
    </w:rPr>
  </w:style>
  <w:style w:type="paragraph" w:styleId="TOC6">
    <w:name w:val="toc 6"/>
    <w:basedOn w:val="Normal"/>
    <w:next w:val="Normal"/>
    <w:autoRedefine/>
    <w:uiPriority w:val="39"/>
    <w:rsid w:val="00865DB0"/>
    <w:pPr>
      <w:ind w:left="1200"/>
    </w:pPr>
  </w:style>
  <w:style w:type="paragraph" w:styleId="TOC7">
    <w:name w:val="toc 7"/>
    <w:basedOn w:val="Normal"/>
    <w:next w:val="Normal"/>
    <w:autoRedefine/>
    <w:uiPriority w:val="39"/>
    <w:rsid w:val="00865DB0"/>
    <w:pPr>
      <w:ind w:left="1440"/>
    </w:pPr>
  </w:style>
  <w:style w:type="paragraph" w:styleId="TOC8">
    <w:name w:val="toc 8"/>
    <w:basedOn w:val="Normal"/>
    <w:next w:val="Normal"/>
    <w:autoRedefine/>
    <w:uiPriority w:val="39"/>
    <w:rsid w:val="00865DB0"/>
    <w:pPr>
      <w:ind w:left="1680"/>
    </w:pPr>
  </w:style>
  <w:style w:type="paragraph" w:styleId="TOC9">
    <w:name w:val="toc 9"/>
    <w:basedOn w:val="Normal"/>
    <w:next w:val="Normal"/>
    <w:autoRedefine/>
    <w:uiPriority w:val="39"/>
    <w:rsid w:val="00865DB0"/>
    <w:pPr>
      <w:ind w:left="1920"/>
    </w:pPr>
  </w:style>
  <w:style w:type="paragraph" w:styleId="BodyText">
    <w:name w:val="Body Text"/>
    <w:basedOn w:val="Normal"/>
    <w:link w:val="BodyTextChar"/>
    <w:qFormat/>
    <w:rsid w:val="00AD0D2F"/>
    <w:pPr>
      <w:tabs>
        <w:tab w:val="left" w:pos="-1440"/>
        <w:tab w:val="left" w:pos="-720"/>
        <w:tab w:val="left" w:pos="-360"/>
        <w:tab w:val="left" w:pos="360"/>
        <w:tab w:val="left" w:pos="1440"/>
      </w:tabs>
      <w:suppressAutoHyphens/>
    </w:pPr>
  </w:style>
  <w:style w:type="paragraph" w:styleId="EndnoteText">
    <w:name w:val="endnote text"/>
    <w:basedOn w:val="Normal"/>
    <w:semiHidden/>
    <w:rsid w:val="00865DB0"/>
  </w:style>
  <w:style w:type="paragraph" w:styleId="BodyTextIndent">
    <w:name w:val="Body Text Indent"/>
    <w:basedOn w:val="Normal"/>
    <w:link w:val="BodyTextIndentChar"/>
    <w:semiHidden/>
    <w:rsid w:val="00865DB0"/>
    <w:pPr>
      <w:tabs>
        <w:tab w:val="center" w:pos="4860"/>
      </w:tabs>
      <w:suppressAutoHyphens/>
      <w:ind w:left="360" w:hanging="360"/>
    </w:pPr>
  </w:style>
  <w:style w:type="character" w:styleId="Hyperlink">
    <w:name w:val="Hyperlink"/>
    <w:basedOn w:val="DefaultParagraphFont"/>
    <w:uiPriority w:val="99"/>
    <w:qFormat/>
    <w:rsid w:val="00865DB0"/>
    <w:rPr>
      <w:color w:val="0000FF"/>
      <w:u w:val="single"/>
    </w:rPr>
  </w:style>
  <w:style w:type="paragraph" w:styleId="BlockText">
    <w:name w:val="Block Text"/>
    <w:basedOn w:val="Normal"/>
    <w:semiHidden/>
    <w:rsid w:val="00865DB0"/>
    <w:pPr>
      <w:widowControl w:val="0"/>
      <w:ind w:left="720" w:right="720"/>
      <w:jc w:val="center"/>
    </w:pPr>
    <w:rPr>
      <w:i/>
      <w:snapToGrid w:val="0"/>
    </w:rPr>
  </w:style>
  <w:style w:type="character" w:styleId="FollowedHyperlink">
    <w:name w:val="FollowedHyperlink"/>
    <w:basedOn w:val="DefaultParagraphFont"/>
    <w:semiHidden/>
    <w:rsid w:val="00865DB0"/>
    <w:rPr>
      <w:color w:val="800080"/>
      <w:u w:val="single"/>
    </w:rPr>
  </w:style>
  <w:style w:type="paragraph" w:styleId="Title">
    <w:name w:val="Title"/>
    <w:basedOn w:val="Normal"/>
    <w:link w:val="TitleChar"/>
    <w:qFormat/>
    <w:rsid w:val="004868F5"/>
    <w:pPr>
      <w:widowControl w:val="0"/>
      <w:jc w:val="center"/>
    </w:pPr>
    <w:rPr>
      <w:rFonts w:ascii="Arial" w:hAnsi="Arial" w:cs="Arial"/>
      <w:b/>
      <w:noProof/>
      <w:snapToGrid w:val="0"/>
      <w:color w:val="000000"/>
      <w:sz w:val="40"/>
      <w:szCs w:val="40"/>
    </w:rPr>
  </w:style>
  <w:style w:type="paragraph" w:customStyle="1" w:styleId="Style1">
    <w:name w:val="Style1"/>
    <w:basedOn w:val="Heading1"/>
    <w:semiHidden/>
    <w:rsid w:val="00D82490"/>
    <w:rPr>
      <w:color w:val="0000FF"/>
    </w:rPr>
  </w:style>
  <w:style w:type="paragraph" w:customStyle="1" w:styleId="Style2">
    <w:name w:val="Style2"/>
    <w:basedOn w:val="Heading2"/>
    <w:semiHidden/>
    <w:rsid w:val="00D82490"/>
    <w:rPr>
      <w:color w:val="800080"/>
    </w:rPr>
  </w:style>
  <w:style w:type="paragraph" w:customStyle="1" w:styleId="Style3">
    <w:name w:val="Style3"/>
    <w:basedOn w:val="Heading3"/>
    <w:semiHidden/>
    <w:rsid w:val="00D82490"/>
    <w:rPr>
      <w:color w:val="0000FF"/>
    </w:rPr>
  </w:style>
  <w:style w:type="paragraph" w:customStyle="1" w:styleId="Style4">
    <w:name w:val="Style4"/>
    <w:basedOn w:val="Heading1"/>
    <w:semiHidden/>
    <w:rsid w:val="007E34BB"/>
  </w:style>
  <w:style w:type="character" w:customStyle="1" w:styleId="Heading1Char1">
    <w:name w:val="Heading 1 Char1"/>
    <w:aliases w:val="Heading 1 Char Char"/>
    <w:basedOn w:val="DefaultParagraphFont"/>
    <w:link w:val="Heading1"/>
    <w:rsid w:val="00DF34B8"/>
    <w:rPr>
      <w:rFonts w:ascii="Franklin Gothic Medium" w:hAnsi="Franklin Gothic Medium" w:cs="Arial"/>
      <w:b/>
      <w:noProof/>
      <w:snapToGrid w:val="0"/>
      <w:sz w:val="44"/>
      <w:szCs w:val="44"/>
    </w:rPr>
  </w:style>
  <w:style w:type="character" w:customStyle="1" w:styleId="Heading2Char1">
    <w:name w:val="Heading 2 Char1"/>
    <w:aliases w:val="Heading 2 Char Char,Heading 2 Char2 Char Char Char"/>
    <w:basedOn w:val="DefaultParagraphFont"/>
    <w:link w:val="Heading2"/>
    <w:rsid w:val="0056511F"/>
    <w:rPr>
      <w:rFonts w:ascii="Arial" w:hAnsi="Arial" w:cs="Arial"/>
      <w:b/>
      <w:snapToGrid w:val="0"/>
      <w:sz w:val="36"/>
      <w:szCs w:val="32"/>
    </w:rPr>
  </w:style>
  <w:style w:type="character" w:customStyle="1" w:styleId="Heading3Char1">
    <w:name w:val="Heading 3 Char1"/>
    <w:aliases w:val="Heading 3 Char Char"/>
    <w:basedOn w:val="DefaultParagraphFont"/>
    <w:link w:val="Heading3"/>
    <w:rsid w:val="00A7033A"/>
    <w:rPr>
      <w:rFonts w:ascii="Arial" w:hAnsi="Arial" w:cs="Arial"/>
      <w:b/>
      <w:sz w:val="32"/>
    </w:rPr>
  </w:style>
  <w:style w:type="paragraph" w:styleId="BodyText2">
    <w:name w:val="Body Text 2"/>
    <w:basedOn w:val="Normal"/>
    <w:semiHidden/>
    <w:rsid w:val="00437879"/>
    <w:pPr>
      <w:spacing w:line="480" w:lineRule="auto"/>
    </w:pPr>
  </w:style>
  <w:style w:type="paragraph" w:styleId="PlainText">
    <w:name w:val="Plain Text"/>
    <w:basedOn w:val="Normal"/>
    <w:link w:val="PlainTextChar"/>
    <w:uiPriority w:val="99"/>
    <w:rsid w:val="001504A8"/>
    <w:rPr>
      <w:color w:val="0000FF"/>
      <w:szCs w:val="24"/>
    </w:rPr>
  </w:style>
  <w:style w:type="paragraph" w:styleId="BodyTextIndent3">
    <w:name w:val="Body Text Indent 3"/>
    <w:basedOn w:val="Normal"/>
    <w:link w:val="BodyTextIndent3Char"/>
    <w:rsid w:val="00535E36"/>
    <w:pPr>
      <w:ind w:left="360"/>
    </w:pPr>
    <w:rPr>
      <w:sz w:val="16"/>
      <w:szCs w:val="16"/>
    </w:rPr>
  </w:style>
  <w:style w:type="character" w:styleId="CommentReference">
    <w:name w:val="annotation reference"/>
    <w:basedOn w:val="DefaultParagraphFont"/>
    <w:rsid w:val="008E01C6"/>
    <w:rPr>
      <w:sz w:val="16"/>
      <w:szCs w:val="16"/>
    </w:rPr>
  </w:style>
  <w:style w:type="paragraph" w:styleId="CommentText">
    <w:name w:val="annotation text"/>
    <w:basedOn w:val="Normal"/>
    <w:link w:val="CommentTextChar"/>
    <w:rsid w:val="008E01C6"/>
    <w:rPr>
      <w:sz w:val="20"/>
    </w:rPr>
  </w:style>
  <w:style w:type="paragraph" w:styleId="CommentSubject">
    <w:name w:val="annotation subject"/>
    <w:basedOn w:val="CommentText"/>
    <w:next w:val="CommentText"/>
    <w:semiHidden/>
    <w:rsid w:val="008E01C6"/>
    <w:rPr>
      <w:b/>
      <w:bCs/>
    </w:rPr>
  </w:style>
  <w:style w:type="paragraph" w:styleId="BalloonText">
    <w:name w:val="Balloon Text"/>
    <w:basedOn w:val="Normal"/>
    <w:link w:val="BalloonTextChar"/>
    <w:semiHidden/>
    <w:unhideWhenUsed/>
    <w:rsid w:val="003F15A2"/>
    <w:rPr>
      <w:rFonts w:ascii="Segoe UI" w:hAnsi="Segoe UI" w:cs="Segoe UI"/>
      <w:sz w:val="18"/>
      <w:szCs w:val="18"/>
    </w:rPr>
  </w:style>
  <w:style w:type="paragraph" w:styleId="BodyText3">
    <w:name w:val="Body Text 3"/>
    <w:basedOn w:val="Normal"/>
    <w:link w:val="BodyText3Char"/>
    <w:rsid w:val="00102F9A"/>
    <w:rPr>
      <w:sz w:val="16"/>
      <w:szCs w:val="16"/>
    </w:rPr>
  </w:style>
  <w:style w:type="character" w:customStyle="1" w:styleId="BodyText3Char">
    <w:name w:val="Body Text 3 Char"/>
    <w:basedOn w:val="DefaultParagraphFont"/>
    <w:link w:val="BodyText3"/>
    <w:rsid w:val="00102F9A"/>
    <w:rPr>
      <w:sz w:val="16"/>
      <w:szCs w:val="16"/>
    </w:rPr>
  </w:style>
  <w:style w:type="paragraph" w:styleId="FootnoteText">
    <w:name w:val="footnote text"/>
    <w:basedOn w:val="Normal"/>
    <w:link w:val="FootnoteTextChar"/>
    <w:rsid w:val="006167CF"/>
    <w:pPr>
      <w:spacing w:before="0" w:after="0"/>
    </w:pPr>
    <w:rPr>
      <w:sz w:val="20"/>
    </w:rPr>
  </w:style>
  <w:style w:type="character" w:customStyle="1" w:styleId="FootnoteTextChar">
    <w:name w:val="Footnote Text Char"/>
    <w:basedOn w:val="DefaultParagraphFont"/>
    <w:link w:val="FootnoteText"/>
    <w:rsid w:val="00102F9A"/>
    <w:rPr>
      <w:rFonts w:asciiTheme="minorHAnsi" w:hAnsiTheme="minorHAnsi"/>
    </w:rPr>
  </w:style>
  <w:style w:type="character" w:customStyle="1" w:styleId="FooterChar">
    <w:name w:val="Footer Char"/>
    <w:basedOn w:val="DefaultParagraphFont"/>
    <w:link w:val="Footer"/>
    <w:uiPriority w:val="99"/>
    <w:rsid w:val="00551FAD"/>
    <w:rPr>
      <w:sz w:val="24"/>
    </w:rPr>
  </w:style>
  <w:style w:type="character" w:styleId="Strong">
    <w:name w:val="Strong"/>
    <w:uiPriority w:val="22"/>
    <w:qFormat/>
    <w:rsid w:val="00446C09"/>
    <w:rPr>
      <w:b/>
      <w:bCs/>
    </w:rPr>
  </w:style>
  <w:style w:type="paragraph" w:styleId="ListParagraph">
    <w:name w:val="List Paragraph"/>
    <w:basedOn w:val="Normal"/>
    <w:link w:val="ListParagraphChar"/>
    <w:uiPriority w:val="34"/>
    <w:qFormat/>
    <w:rsid w:val="00FB52EF"/>
    <w:pPr>
      <w:numPr>
        <w:numId w:val="7"/>
      </w:numPr>
    </w:pPr>
    <w:rPr>
      <w:rFonts w:eastAsiaTheme="minorHAnsi"/>
      <w:szCs w:val="24"/>
    </w:rPr>
  </w:style>
  <w:style w:type="paragraph" w:styleId="Caption">
    <w:name w:val="caption"/>
    <w:aliases w:val="Cap Figure,CaptionFigures"/>
    <w:basedOn w:val="Normal"/>
    <w:next w:val="Normal"/>
    <w:link w:val="CaptionChar"/>
    <w:unhideWhenUsed/>
    <w:qFormat/>
    <w:rsid w:val="0029211F"/>
    <w:pPr>
      <w:spacing w:before="60"/>
    </w:pPr>
    <w:rPr>
      <w:rFonts w:ascii="Arial" w:hAnsi="Arial" w:cs="Arial"/>
      <w:b/>
      <w:bCs/>
      <w:sz w:val="22"/>
      <w:szCs w:val="22"/>
    </w:rPr>
  </w:style>
  <w:style w:type="paragraph" w:styleId="TableofFigures">
    <w:name w:val="table of figures"/>
    <w:basedOn w:val="Normal"/>
    <w:next w:val="Normal"/>
    <w:uiPriority w:val="99"/>
    <w:rsid w:val="00F84C84"/>
    <w:pPr>
      <w:tabs>
        <w:tab w:val="right" w:leader="dot" w:pos="8640"/>
      </w:tabs>
      <w:ind w:left="936" w:right="1008" w:hanging="936"/>
    </w:pPr>
  </w:style>
  <w:style w:type="paragraph" w:customStyle="1" w:styleId="Style5">
    <w:name w:val="Style5"/>
    <w:basedOn w:val="Caption"/>
    <w:link w:val="Style5Char"/>
    <w:qFormat/>
    <w:rsid w:val="00683F92"/>
    <w:pPr>
      <w:numPr>
        <w:numId w:val="1"/>
      </w:numPr>
    </w:pPr>
  </w:style>
  <w:style w:type="character" w:customStyle="1" w:styleId="ListParagraphChar">
    <w:name w:val="List Paragraph Char"/>
    <w:basedOn w:val="DefaultParagraphFont"/>
    <w:link w:val="ListParagraph"/>
    <w:uiPriority w:val="34"/>
    <w:rsid w:val="00FB52EF"/>
    <w:rPr>
      <w:rFonts w:ascii="Calibri" w:eastAsiaTheme="minorHAnsi" w:hAnsi="Calibri"/>
      <w:sz w:val="24"/>
      <w:szCs w:val="24"/>
    </w:rPr>
  </w:style>
  <w:style w:type="character" w:customStyle="1" w:styleId="Style5Char">
    <w:name w:val="Style5 Char"/>
    <w:basedOn w:val="ListParagraphChar"/>
    <w:link w:val="Style5"/>
    <w:rsid w:val="00683F92"/>
    <w:rPr>
      <w:rFonts w:ascii="Arial" w:eastAsiaTheme="minorHAnsi" w:hAnsi="Arial" w:cs="Arial"/>
      <w:b/>
      <w:bCs/>
      <w:sz w:val="22"/>
      <w:szCs w:val="22"/>
    </w:rPr>
  </w:style>
  <w:style w:type="numbering" w:customStyle="1" w:styleId="Bullets">
    <w:name w:val="Bullets"/>
    <w:uiPriority w:val="99"/>
    <w:rsid w:val="003F0FF6"/>
    <w:pPr>
      <w:numPr>
        <w:numId w:val="2"/>
      </w:numPr>
    </w:pPr>
  </w:style>
  <w:style w:type="numbering" w:customStyle="1" w:styleId="Bullet">
    <w:name w:val="Bullet"/>
    <w:uiPriority w:val="99"/>
    <w:rsid w:val="0063670E"/>
    <w:pPr>
      <w:numPr>
        <w:numId w:val="3"/>
      </w:numPr>
    </w:pPr>
  </w:style>
  <w:style w:type="paragraph" w:styleId="Revision">
    <w:name w:val="Revision"/>
    <w:hidden/>
    <w:uiPriority w:val="99"/>
    <w:semiHidden/>
    <w:rsid w:val="00726FAB"/>
    <w:rPr>
      <w:sz w:val="24"/>
    </w:rPr>
  </w:style>
  <w:style w:type="table" w:styleId="TableGrid">
    <w:name w:val="Table Grid"/>
    <w:basedOn w:val="TableNormal"/>
    <w:uiPriority w:val="39"/>
    <w:rsid w:val="00002C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C4E1F"/>
    <w:pPr>
      <w:autoSpaceDE w:val="0"/>
      <w:autoSpaceDN w:val="0"/>
      <w:adjustRightInd w:val="0"/>
    </w:pPr>
    <w:rPr>
      <w:rFonts w:ascii="Arial" w:eastAsia="Calibri" w:hAnsi="Arial" w:cs="Arial"/>
      <w:color w:val="000000"/>
      <w:sz w:val="24"/>
      <w:szCs w:val="24"/>
    </w:rPr>
  </w:style>
  <w:style w:type="paragraph" w:styleId="NormalWeb">
    <w:name w:val="Normal (Web)"/>
    <w:basedOn w:val="Normal"/>
    <w:uiPriority w:val="99"/>
    <w:unhideWhenUsed/>
    <w:rsid w:val="00112739"/>
    <w:pPr>
      <w:spacing w:before="100" w:beforeAutospacing="1" w:after="100" w:afterAutospacing="1"/>
    </w:pPr>
    <w:rPr>
      <w:szCs w:val="24"/>
    </w:rPr>
  </w:style>
  <w:style w:type="character" w:customStyle="1" w:styleId="TitleChar">
    <w:name w:val="Title Char"/>
    <w:basedOn w:val="DefaultParagraphFont"/>
    <w:link w:val="Title"/>
    <w:rsid w:val="004868F5"/>
    <w:rPr>
      <w:rFonts w:ascii="Arial" w:hAnsi="Arial" w:cs="Arial"/>
      <w:b/>
      <w:noProof/>
      <w:snapToGrid w:val="0"/>
      <w:color w:val="000000"/>
      <w:sz w:val="40"/>
      <w:szCs w:val="40"/>
    </w:rPr>
  </w:style>
  <w:style w:type="character" w:customStyle="1" w:styleId="CaptionChar">
    <w:name w:val="Caption Char"/>
    <w:aliases w:val="Cap Figure Char,CaptionFigures Char1"/>
    <w:basedOn w:val="DefaultParagraphFont"/>
    <w:link w:val="Caption"/>
    <w:rsid w:val="0029211F"/>
    <w:rPr>
      <w:rFonts w:ascii="Arial" w:hAnsi="Arial" w:cs="Arial"/>
      <w:b/>
      <w:bCs/>
      <w:sz w:val="22"/>
      <w:szCs w:val="22"/>
    </w:rPr>
  </w:style>
  <w:style w:type="paragraph" w:customStyle="1" w:styleId="H2-TableofContents">
    <w:name w:val="H2-Table of Contents"/>
    <w:basedOn w:val="H2-Approvals"/>
    <w:link w:val="H2-TableofContentsChar"/>
    <w:qFormat/>
    <w:rsid w:val="00FA4949"/>
    <w:pPr>
      <w:jc w:val="center"/>
    </w:pPr>
    <w:rPr>
      <w:sz w:val="36"/>
      <w:szCs w:val="36"/>
    </w:rPr>
  </w:style>
  <w:style w:type="character" w:customStyle="1" w:styleId="Heading4Char">
    <w:name w:val="Heading 4 Char"/>
    <w:basedOn w:val="DefaultParagraphFont"/>
    <w:link w:val="Heading4"/>
    <w:rsid w:val="00DD1382"/>
    <w:rPr>
      <w:rFonts w:ascii="Arial" w:hAnsi="Arial"/>
      <w:b/>
      <w:snapToGrid w:val="0"/>
      <w:sz w:val="28"/>
      <w:szCs w:val="26"/>
    </w:rPr>
  </w:style>
  <w:style w:type="paragraph" w:styleId="ListNumber">
    <w:name w:val="List Number"/>
    <w:basedOn w:val="Normal"/>
    <w:rsid w:val="006768AA"/>
    <w:pPr>
      <w:numPr>
        <w:numId w:val="4"/>
      </w:numPr>
      <w:contextualSpacing/>
    </w:pPr>
  </w:style>
  <w:style w:type="character" w:customStyle="1" w:styleId="BodyTextChar">
    <w:name w:val="Body Text Char"/>
    <w:basedOn w:val="DefaultParagraphFont"/>
    <w:link w:val="BodyText"/>
    <w:rsid w:val="00AD0D2F"/>
    <w:rPr>
      <w:rFonts w:asciiTheme="minorHAnsi" w:hAnsiTheme="minorHAnsi"/>
      <w:sz w:val="24"/>
    </w:rPr>
  </w:style>
  <w:style w:type="paragraph" w:styleId="ListBullet">
    <w:name w:val="List Bullet"/>
    <w:basedOn w:val="Normal"/>
    <w:unhideWhenUsed/>
    <w:rsid w:val="007A7ECB"/>
    <w:pPr>
      <w:numPr>
        <w:numId w:val="5"/>
      </w:numPr>
      <w:contextualSpacing/>
    </w:pPr>
  </w:style>
  <w:style w:type="character" w:customStyle="1" w:styleId="BodyTextIndentChar">
    <w:name w:val="Body Text Indent Char"/>
    <w:basedOn w:val="DefaultParagraphFont"/>
    <w:link w:val="BodyTextIndent"/>
    <w:semiHidden/>
    <w:rsid w:val="007A7ECB"/>
    <w:rPr>
      <w:sz w:val="24"/>
    </w:rPr>
  </w:style>
  <w:style w:type="paragraph" w:styleId="ListBullet2">
    <w:name w:val="List Bullet 2"/>
    <w:basedOn w:val="Normal"/>
    <w:unhideWhenUsed/>
    <w:rsid w:val="00587699"/>
    <w:pPr>
      <w:numPr>
        <w:numId w:val="6"/>
      </w:numPr>
      <w:contextualSpacing/>
    </w:pPr>
  </w:style>
  <w:style w:type="character" w:customStyle="1" w:styleId="PlainTextChar">
    <w:name w:val="Plain Text Char"/>
    <w:basedOn w:val="DefaultParagraphFont"/>
    <w:link w:val="PlainText"/>
    <w:uiPriority w:val="99"/>
    <w:rsid w:val="004D1074"/>
    <w:rPr>
      <w:color w:val="0000FF"/>
      <w:sz w:val="24"/>
      <w:szCs w:val="24"/>
    </w:rPr>
  </w:style>
  <w:style w:type="paragraph" w:customStyle="1" w:styleId="CM71">
    <w:name w:val="CM71"/>
    <w:basedOn w:val="Default"/>
    <w:next w:val="Default"/>
    <w:uiPriority w:val="99"/>
    <w:rsid w:val="00915D23"/>
    <w:rPr>
      <w:rFonts w:ascii="Times New Roman" w:eastAsia="Times New Roman" w:hAnsi="Times New Roman" w:cs="Times New Roman"/>
      <w:color w:val="auto"/>
    </w:rPr>
  </w:style>
  <w:style w:type="character" w:styleId="FootnoteReference">
    <w:name w:val="footnote reference"/>
    <w:basedOn w:val="DefaultParagraphFont"/>
    <w:semiHidden/>
    <w:unhideWhenUsed/>
    <w:rsid w:val="0035031D"/>
    <w:rPr>
      <w:vertAlign w:val="superscript"/>
    </w:rPr>
  </w:style>
  <w:style w:type="character" w:customStyle="1" w:styleId="CommentTextChar">
    <w:name w:val="Comment Text Char"/>
    <w:basedOn w:val="DefaultParagraphFont"/>
    <w:link w:val="CommentText"/>
    <w:rsid w:val="000D20C8"/>
  </w:style>
  <w:style w:type="character" w:customStyle="1" w:styleId="BodyTextIndent3Char">
    <w:name w:val="Body Text Indent 3 Char"/>
    <w:basedOn w:val="DefaultParagraphFont"/>
    <w:link w:val="BodyTextIndent3"/>
    <w:rsid w:val="00CC5ACD"/>
    <w:rPr>
      <w:sz w:val="16"/>
      <w:szCs w:val="16"/>
    </w:rPr>
  </w:style>
  <w:style w:type="paragraph" w:customStyle="1" w:styleId="FrontMatterHeading">
    <w:name w:val="Front Matter Heading"/>
    <w:basedOn w:val="Normal"/>
    <w:next w:val="BodyText"/>
    <w:qFormat/>
    <w:rsid w:val="00DF34B8"/>
    <w:pPr>
      <w:outlineLvl w:val="1"/>
    </w:pPr>
    <w:rPr>
      <w:rFonts w:ascii="Arial" w:hAnsi="Arial"/>
      <w:b/>
      <w:snapToGrid w:val="0"/>
      <w:sz w:val="36"/>
    </w:rPr>
  </w:style>
  <w:style w:type="paragraph" w:customStyle="1" w:styleId="BulletedList">
    <w:name w:val="Bulleted List"/>
    <w:basedOn w:val="ListParagraph"/>
    <w:link w:val="BulletedListChar"/>
    <w:qFormat/>
    <w:rsid w:val="00407393"/>
    <w:pPr>
      <w:numPr>
        <w:numId w:val="8"/>
      </w:numPr>
      <w:spacing w:before="60" w:after="60" w:line="259" w:lineRule="auto"/>
    </w:pPr>
    <w:rPr>
      <w:snapToGrid w:val="0"/>
    </w:rPr>
  </w:style>
  <w:style w:type="character" w:customStyle="1" w:styleId="BulletedListChar">
    <w:name w:val="Bulleted List Char"/>
    <w:basedOn w:val="ListParagraphChar"/>
    <w:link w:val="BulletedList"/>
    <w:rsid w:val="00407393"/>
    <w:rPr>
      <w:rFonts w:ascii="Calibri" w:eastAsiaTheme="minorHAnsi" w:hAnsi="Calibri"/>
      <w:snapToGrid w:val="0"/>
      <w:sz w:val="24"/>
      <w:szCs w:val="24"/>
    </w:rPr>
  </w:style>
  <w:style w:type="table" w:styleId="ListTable2-Accent1">
    <w:name w:val="List Table 2 Accent 1"/>
    <w:basedOn w:val="TableNormal"/>
    <w:uiPriority w:val="47"/>
    <w:rsid w:val="00712C1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BodyText1">
    <w:name w:val="Body Text1"/>
    <w:basedOn w:val="BodyText"/>
    <w:next w:val="BodyText"/>
    <w:link w:val="BodytextChar0"/>
    <w:qFormat/>
    <w:rsid w:val="00DC4AFB"/>
  </w:style>
  <w:style w:type="character" w:customStyle="1" w:styleId="BodytextChar0">
    <w:name w:val="Body text Char"/>
    <w:basedOn w:val="BodyTextChar"/>
    <w:link w:val="BodyText1"/>
    <w:rsid w:val="00DC4AFB"/>
    <w:rPr>
      <w:rFonts w:asciiTheme="minorHAnsi" w:hAnsiTheme="minorHAnsi"/>
      <w:sz w:val="24"/>
    </w:rPr>
  </w:style>
  <w:style w:type="paragraph" w:customStyle="1" w:styleId="Reference">
    <w:name w:val="Reference"/>
    <w:basedOn w:val="Normal"/>
    <w:link w:val="ReferenceChar"/>
    <w:qFormat/>
    <w:rsid w:val="007B66D0"/>
    <w:pPr>
      <w:spacing w:before="60"/>
      <w:ind w:left="576" w:hanging="576"/>
    </w:pPr>
    <w:rPr>
      <w:szCs w:val="24"/>
    </w:rPr>
  </w:style>
  <w:style w:type="character" w:customStyle="1" w:styleId="ReferenceChar">
    <w:name w:val="Reference Char"/>
    <w:basedOn w:val="DefaultParagraphFont"/>
    <w:link w:val="Reference"/>
    <w:rsid w:val="007B66D0"/>
    <w:rPr>
      <w:sz w:val="24"/>
      <w:szCs w:val="24"/>
    </w:rPr>
  </w:style>
  <w:style w:type="paragraph" w:customStyle="1" w:styleId="CaptionTables">
    <w:name w:val="CaptionTables"/>
    <w:basedOn w:val="CapTable"/>
    <w:link w:val="CaptionTablesChar"/>
    <w:qFormat/>
    <w:rsid w:val="0081297F"/>
  </w:style>
  <w:style w:type="character" w:customStyle="1" w:styleId="CaptionTablesChar">
    <w:name w:val="CaptionTables Char"/>
    <w:basedOn w:val="CaptionChar"/>
    <w:link w:val="CaptionTables"/>
    <w:rsid w:val="0081297F"/>
    <w:rPr>
      <w:rFonts w:ascii="Arial" w:hAnsi="Arial" w:cs="Arial"/>
      <w:b/>
      <w:bCs/>
      <w:color w:val="000000" w:themeColor="text1"/>
      <w:sz w:val="22"/>
      <w:szCs w:val="22"/>
    </w:rPr>
  </w:style>
  <w:style w:type="paragraph" w:customStyle="1" w:styleId="TableText">
    <w:name w:val="Table Text"/>
    <w:basedOn w:val="Normal"/>
    <w:link w:val="TableTextChar"/>
    <w:qFormat/>
    <w:rsid w:val="00C06004"/>
    <w:pPr>
      <w:spacing w:before="0" w:after="0"/>
    </w:pPr>
    <w:rPr>
      <w:rFonts w:cs="Arial"/>
      <w:sz w:val="22"/>
    </w:rPr>
  </w:style>
  <w:style w:type="paragraph" w:customStyle="1" w:styleId="TableHeader">
    <w:name w:val="Table Header"/>
    <w:basedOn w:val="Normal"/>
    <w:link w:val="TableHeaderChar"/>
    <w:qFormat/>
    <w:rsid w:val="0029211F"/>
    <w:pPr>
      <w:jc w:val="center"/>
    </w:pPr>
    <w:rPr>
      <w:rFonts w:cs="Arial"/>
      <w:b/>
      <w:sz w:val="22"/>
    </w:rPr>
  </w:style>
  <w:style w:type="character" w:customStyle="1" w:styleId="TableTextChar">
    <w:name w:val="Table Text Char"/>
    <w:basedOn w:val="DefaultParagraphFont"/>
    <w:link w:val="TableText"/>
    <w:rsid w:val="00C06004"/>
    <w:rPr>
      <w:rFonts w:asciiTheme="minorHAnsi" w:hAnsiTheme="minorHAnsi" w:cs="Arial"/>
      <w:sz w:val="22"/>
    </w:rPr>
  </w:style>
  <w:style w:type="paragraph" w:customStyle="1" w:styleId="TableCaption">
    <w:name w:val="TableCaption"/>
    <w:basedOn w:val="Normal"/>
    <w:link w:val="TableCaptionChar"/>
    <w:qFormat/>
    <w:rsid w:val="0029211F"/>
    <w:pPr>
      <w:keepNext/>
      <w:spacing w:before="240" w:after="60"/>
    </w:pPr>
    <w:rPr>
      <w:rFonts w:ascii="Arial" w:hAnsi="Arial" w:cs="Arial"/>
      <w:b/>
      <w:sz w:val="22"/>
      <w:szCs w:val="24"/>
    </w:rPr>
  </w:style>
  <w:style w:type="character" w:customStyle="1" w:styleId="TableHeaderChar">
    <w:name w:val="Table Header Char"/>
    <w:basedOn w:val="DefaultParagraphFont"/>
    <w:link w:val="TableHeader"/>
    <w:rsid w:val="0029211F"/>
    <w:rPr>
      <w:rFonts w:asciiTheme="minorHAnsi" w:hAnsiTheme="minorHAnsi" w:cs="Arial"/>
      <w:b/>
      <w:sz w:val="22"/>
    </w:rPr>
  </w:style>
  <w:style w:type="character" w:customStyle="1" w:styleId="TableCaptionChar">
    <w:name w:val="TableCaption Char"/>
    <w:basedOn w:val="DefaultParagraphFont"/>
    <w:link w:val="TableCaption"/>
    <w:rsid w:val="0029211F"/>
    <w:rPr>
      <w:rFonts w:ascii="Arial" w:hAnsi="Arial" w:cs="Arial"/>
      <w:b/>
      <w:sz w:val="22"/>
      <w:szCs w:val="24"/>
    </w:rPr>
  </w:style>
  <w:style w:type="character" w:customStyle="1" w:styleId="BalloonTextChar">
    <w:name w:val="Balloon Text Char"/>
    <w:basedOn w:val="DefaultParagraphFont"/>
    <w:link w:val="BalloonText"/>
    <w:semiHidden/>
    <w:rsid w:val="003F15A2"/>
    <w:rPr>
      <w:rFonts w:ascii="Segoe UI" w:hAnsi="Segoe UI" w:cs="Segoe UI"/>
      <w:sz w:val="18"/>
      <w:szCs w:val="18"/>
    </w:rPr>
  </w:style>
  <w:style w:type="character" w:customStyle="1" w:styleId="UnresolvedMention1">
    <w:name w:val="Unresolved Mention1"/>
    <w:basedOn w:val="DefaultParagraphFont"/>
    <w:uiPriority w:val="99"/>
    <w:semiHidden/>
    <w:unhideWhenUsed/>
    <w:rsid w:val="000C04BE"/>
    <w:rPr>
      <w:color w:val="605E5C"/>
      <w:shd w:val="clear" w:color="auto" w:fill="E1DFDD"/>
    </w:rPr>
  </w:style>
  <w:style w:type="paragraph" w:customStyle="1" w:styleId="TableNote">
    <w:name w:val="Table Note"/>
    <w:basedOn w:val="TableText"/>
    <w:link w:val="TableNoteChar"/>
    <w:qFormat/>
    <w:rsid w:val="0029211F"/>
    <w:pPr>
      <w:spacing w:before="60" w:after="240"/>
    </w:pPr>
    <w:rPr>
      <w:sz w:val="21"/>
      <w:szCs w:val="18"/>
    </w:rPr>
  </w:style>
  <w:style w:type="character" w:customStyle="1" w:styleId="TableNoteChar">
    <w:name w:val="Table Note Char"/>
    <w:basedOn w:val="TableTextChar"/>
    <w:link w:val="TableNote"/>
    <w:rsid w:val="0029211F"/>
    <w:rPr>
      <w:rFonts w:asciiTheme="minorHAnsi" w:hAnsiTheme="minorHAnsi" w:cs="Arial"/>
      <w:sz w:val="21"/>
      <w:szCs w:val="18"/>
    </w:rPr>
  </w:style>
  <w:style w:type="paragraph" w:customStyle="1" w:styleId="SubtitleCoverPg">
    <w:name w:val="SubtitleCoverPg"/>
    <w:basedOn w:val="Heading1"/>
    <w:qFormat/>
    <w:rsid w:val="00DF34B8"/>
    <w:pPr>
      <w:ind w:left="3514"/>
      <w:outlineLvl w:val="1"/>
    </w:pPr>
  </w:style>
  <w:style w:type="paragraph" w:customStyle="1" w:styleId="H1-ModernCover">
    <w:name w:val="H1-ModernCover"/>
    <w:basedOn w:val="Normal"/>
    <w:next w:val="Normal"/>
    <w:link w:val="H1-ModernCoverChar"/>
    <w:qFormat/>
    <w:rsid w:val="009A397B"/>
    <w:pPr>
      <w:spacing w:before="0" w:after="0"/>
      <w:ind w:left="6624" w:hanging="3024"/>
      <w:outlineLvl w:val="0"/>
    </w:pPr>
    <w:rPr>
      <w:rFonts w:ascii="Franklin Gothic Medium" w:eastAsia="Calibri" w:hAnsi="Franklin Gothic Medium" w:cs="Arial"/>
      <w:sz w:val="40"/>
      <w:szCs w:val="40"/>
    </w:rPr>
  </w:style>
  <w:style w:type="character" w:customStyle="1" w:styleId="H1-ModernCoverChar">
    <w:name w:val="H1-ModernCover Char"/>
    <w:basedOn w:val="DefaultParagraphFont"/>
    <w:link w:val="H1-ModernCover"/>
    <w:rsid w:val="009A397B"/>
    <w:rPr>
      <w:rFonts w:ascii="Franklin Gothic Medium" w:eastAsia="Calibri" w:hAnsi="Franklin Gothic Medium" w:cs="Arial"/>
      <w:sz w:val="40"/>
      <w:szCs w:val="40"/>
    </w:rPr>
  </w:style>
  <w:style w:type="paragraph" w:customStyle="1" w:styleId="Subhead-ModernCover">
    <w:name w:val="Subhead-ModernCover"/>
    <w:basedOn w:val="Normal"/>
    <w:link w:val="Subhead-ModernCoverChar"/>
    <w:qFormat/>
    <w:rsid w:val="00637E54"/>
    <w:pPr>
      <w:spacing w:before="360" w:after="240"/>
      <w:ind w:left="3600"/>
    </w:pPr>
    <w:rPr>
      <w:rFonts w:ascii="Franklin Gothic Medium" w:eastAsia="Calibri" w:hAnsi="Franklin Gothic Medium" w:cs="Arial"/>
      <w:sz w:val="40"/>
      <w:szCs w:val="32"/>
    </w:rPr>
  </w:style>
  <w:style w:type="character" w:customStyle="1" w:styleId="Subhead-ModernCoverChar">
    <w:name w:val="Subhead-ModernCover Char"/>
    <w:basedOn w:val="DefaultParagraphFont"/>
    <w:link w:val="Subhead-ModernCover"/>
    <w:rsid w:val="00637E54"/>
    <w:rPr>
      <w:rFonts w:ascii="Franklin Gothic Medium" w:eastAsia="Calibri" w:hAnsi="Franklin Gothic Medium" w:cs="Arial"/>
      <w:sz w:val="40"/>
      <w:szCs w:val="32"/>
    </w:rPr>
  </w:style>
  <w:style w:type="paragraph" w:customStyle="1" w:styleId="TitlePgTitle">
    <w:name w:val="Title Pg Title"/>
    <w:basedOn w:val="Normal"/>
    <w:next w:val="BodyText"/>
    <w:link w:val="TitlePgTitleChar"/>
    <w:qFormat/>
    <w:rsid w:val="001D70E9"/>
    <w:pPr>
      <w:pBdr>
        <w:bottom w:val="single" w:sz="24" w:space="12" w:color="auto"/>
      </w:pBdr>
      <w:tabs>
        <w:tab w:val="left" w:pos="2970"/>
      </w:tabs>
      <w:spacing w:before="240" w:after="0"/>
      <w:jc w:val="center"/>
    </w:pPr>
    <w:rPr>
      <w:rFonts w:ascii="Franklin Gothic Book" w:eastAsia="Calibri" w:hAnsi="Franklin Gothic Book"/>
      <w:b/>
      <w:sz w:val="40"/>
      <w:szCs w:val="40"/>
    </w:rPr>
  </w:style>
  <w:style w:type="character" w:customStyle="1" w:styleId="TitlePgTitleChar">
    <w:name w:val="Title Pg Title Char"/>
    <w:basedOn w:val="DefaultParagraphFont"/>
    <w:link w:val="TitlePgTitle"/>
    <w:rsid w:val="001D70E9"/>
    <w:rPr>
      <w:rFonts w:ascii="Franklin Gothic Book" w:eastAsia="Calibri" w:hAnsi="Franklin Gothic Book"/>
      <w:b/>
      <w:sz w:val="40"/>
      <w:szCs w:val="40"/>
    </w:rPr>
  </w:style>
  <w:style w:type="paragraph" w:customStyle="1" w:styleId="TitlePgSubtitle">
    <w:name w:val="Title Pg Subtitle"/>
    <w:basedOn w:val="Heading1"/>
    <w:link w:val="TitlePgSubtitleChar"/>
    <w:qFormat/>
    <w:rsid w:val="000209D7"/>
    <w:pPr>
      <w:spacing w:after="240"/>
      <w:jc w:val="center"/>
    </w:pPr>
    <w:rPr>
      <w:rFonts w:eastAsia="Calibri" w:cs="Calibri"/>
      <w:bCs/>
      <w:sz w:val="40"/>
      <w:szCs w:val="40"/>
    </w:rPr>
  </w:style>
  <w:style w:type="character" w:customStyle="1" w:styleId="TitlePgSubtitleChar">
    <w:name w:val="Title Pg Subtitle Char"/>
    <w:basedOn w:val="DefaultParagraphFont"/>
    <w:link w:val="TitlePgSubtitle"/>
    <w:rsid w:val="008A6DCD"/>
    <w:rPr>
      <w:rFonts w:ascii="Franklin Gothic Medium" w:eastAsia="Calibri" w:hAnsi="Franklin Gothic Medium" w:cs="Calibri"/>
      <w:b/>
      <w:bCs/>
      <w:noProof/>
      <w:snapToGrid w:val="0"/>
      <w:sz w:val="40"/>
      <w:szCs w:val="40"/>
    </w:rPr>
  </w:style>
  <w:style w:type="table" w:customStyle="1" w:styleId="GridTable2-Accent31">
    <w:name w:val="Grid Table 2 - Accent 31"/>
    <w:basedOn w:val="TableNormal"/>
    <w:next w:val="GridTable2-Accent3"/>
    <w:uiPriority w:val="47"/>
    <w:rsid w:val="006D3CC8"/>
    <w:pPr>
      <w:ind w:left="720"/>
    </w:pPr>
    <w:rPr>
      <w:rFonts w:ascii="Calibri" w:eastAsia="Calibri" w:hAnsi="Calibri" w:cs="Arial"/>
      <w:sz w:val="22"/>
      <w:szCs w:val="22"/>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FrontMatterHeading2">
    <w:name w:val="Front Matter Heading2"/>
    <w:basedOn w:val="Normal"/>
    <w:link w:val="FrontMatterHeading2Char"/>
    <w:qFormat/>
    <w:rsid w:val="006D3CC8"/>
    <w:pPr>
      <w:keepNext/>
      <w:spacing w:before="0" w:after="0" w:line="264" w:lineRule="auto"/>
      <w:jc w:val="center"/>
      <w:outlineLvl w:val="1"/>
    </w:pPr>
    <w:rPr>
      <w:rFonts w:ascii="Arial" w:hAnsi="Arial"/>
      <w:b/>
      <w:sz w:val="36"/>
      <w:szCs w:val="40"/>
    </w:rPr>
  </w:style>
  <w:style w:type="character" w:customStyle="1" w:styleId="FrontMatterHeading2Char">
    <w:name w:val="Front Matter Heading2 Char"/>
    <w:basedOn w:val="DefaultParagraphFont"/>
    <w:link w:val="FrontMatterHeading2"/>
    <w:rsid w:val="006D3CC8"/>
    <w:rPr>
      <w:rFonts w:ascii="Arial" w:hAnsi="Arial"/>
      <w:b/>
      <w:sz w:val="36"/>
      <w:szCs w:val="40"/>
    </w:rPr>
  </w:style>
  <w:style w:type="table" w:styleId="GridTable2-Accent3">
    <w:name w:val="Grid Table 2 Accent 3"/>
    <w:basedOn w:val="TableNormal"/>
    <w:uiPriority w:val="47"/>
    <w:rsid w:val="006D3CC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customStyle="1" w:styleId="FigureNote">
    <w:name w:val="Figure Note"/>
    <w:basedOn w:val="Caption"/>
    <w:link w:val="FigureNoteChar"/>
    <w:qFormat/>
    <w:rsid w:val="0029211F"/>
    <w:pPr>
      <w:spacing w:after="240"/>
    </w:pPr>
    <w:rPr>
      <w:b w:val="0"/>
      <w:bCs w:val="0"/>
      <w:sz w:val="21"/>
      <w:szCs w:val="20"/>
    </w:rPr>
  </w:style>
  <w:style w:type="character" w:customStyle="1" w:styleId="FigureNoteChar">
    <w:name w:val="Figure Note Char"/>
    <w:basedOn w:val="CaptionChar"/>
    <w:link w:val="FigureNote"/>
    <w:rsid w:val="0029211F"/>
    <w:rPr>
      <w:rFonts w:ascii="Arial" w:hAnsi="Arial" w:cs="Arial"/>
      <w:b w:val="0"/>
      <w:bCs w:val="0"/>
      <w:sz w:val="21"/>
      <w:szCs w:val="22"/>
    </w:rPr>
  </w:style>
  <w:style w:type="paragraph" w:customStyle="1" w:styleId="H2-Approvals">
    <w:name w:val="H2-Approvals"/>
    <w:basedOn w:val="Heading2"/>
    <w:link w:val="H2-ApprovalsChar"/>
    <w:qFormat/>
    <w:rsid w:val="00BC58E3"/>
    <w:pPr>
      <w:jc w:val="left"/>
    </w:pPr>
    <w:rPr>
      <w:bCs/>
      <w:sz w:val="24"/>
      <w:szCs w:val="24"/>
    </w:rPr>
  </w:style>
  <w:style w:type="character" w:customStyle="1" w:styleId="H2-ApprovalsChar">
    <w:name w:val="H2-Approvals Char"/>
    <w:basedOn w:val="DefaultParagraphFont"/>
    <w:link w:val="H2-Approvals"/>
    <w:rsid w:val="00BC58E3"/>
    <w:rPr>
      <w:rFonts w:ascii="Arial" w:hAnsi="Arial" w:cs="Arial"/>
      <w:b/>
      <w:bCs/>
      <w:snapToGrid w:val="0"/>
      <w:sz w:val="24"/>
      <w:szCs w:val="24"/>
    </w:rPr>
  </w:style>
  <w:style w:type="character" w:customStyle="1" w:styleId="H2-TableofContentsChar">
    <w:name w:val="H2-Table of Contents Char"/>
    <w:basedOn w:val="H2-ApprovalsChar"/>
    <w:link w:val="H2-TableofContents"/>
    <w:rsid w:val="00FA4949"/>
    <w:rPr>
      <w:rFonts w:ascii="Arial" w:hAnsi="Arial" w:cs="Arial"/>
      <w:b/>
      <w:bCs/>
      <w:snapToGrid w:val="0"/>
      <w:sz w:val="36"/>
      <w:szCs w:val="36"/>
    </w:rPr>
  </w:style>
  <w:style w:type="paragraph" w:customStyle="1" w:styleId="CapTable">
    <w:name w:val="Cap Table"/>
    <w:basedOn w:val="Caption"/>
    <w:link w:val="CapTableChar"/>
    <w:qFormat/>
    <w:rsid w:val="00464AF6"/>
    <w:pPr>
      <w:keepNext/>
      <w:spacing w:before="240" w:after="60"/>
    </w:pPr>
    <w:rPr>
      <w:color w:val="000000" w:themeColor="text1"/>
    </w:rPr>
  </w:style>
  <w:style w:type="character" w:customStyle="1" w:styleId="CapTableChar">
    <w:name w:val="Cap Table Char"/>
    <w:basedOn w:val="CaptionChar"/>
    <w:link w:val="CapTable"/>
    <w:rsid w:val="00464AF6"/>
    <w:rPr>
      <w:rFonts w:ascii="Arial" w:hAnsi="Arial" w:cs="Arial"/>
      <w:b/>
      <w:bCs/>
      <w:color w:val="000000" w:themeColor="text1"/>
      <w:sz w:val="22"/>
      <w:szCs w:val="22"/>
    </w:rPr>
  </w:style>
  <w:style w:type="table" w:customStyle="1" w:styleId="TableGrid1">
    <w:name w:val="Table Grid1"/>
    <w:basedOn w:val="TableNormal"/>
    <w:next w:val="TableGrid"/>
    <w:uiPriority w:val="39"/>
    <w:rsid w:val="00464AF6"/>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Style">
    <w:name w:val="Reference Style"/>
    <w:basedOn w:val="Normal"/>
    <w:link w:val="ReferenceStyleChar"/>
    <w:qFormat/>
    <w:rsid w:val="00DA29AF"/>
    <w:pPr>
      <w:ind w:left="360" w:hanging="360"/>
    </w:pPr>
    <w:rPr>
      <w:szCs w:val="24"/>
    </w:rPr>
  </w:style>
  <w:style w:type="character" w:customStyle="1" w:styleId="ReferenceStyleChar">
    <w:name w:val="Reference Style Char"/>
    <w:basedOn w:val="DefaultParagraphFont"/>
    <w:link w:val="ReferenceStyle"/>
    <w:rsid w:val="00DA29AF"/>
    <w:rPr>
      <w:rFonts w:asciiTheme="minorHAnsi" w:hAnsiTheme="minorHAnsi"/>
      <w:sz w:val="24"/>
      <w:szCs w:val="24"/>
    </w:rPr>
  </w:style>
  <w:style w:type="paragraph" w:customStyle="1" w:styleId="instructiontext">
    <w:name w:val="instruction text"/>
    <w:basedOn w:val="Normal"/>
    <w:link w:val="instructiontextChar"/>
    <w:qFormat/>
    <w:rsid w:val="002969C0"/>
    <w:pPr>
      <w:tabs>
        <w:tab w:val="left" w:pos="-1440"/>
        <w:tab w:val="left" w:pos="-720"/>
        <w:tab w:val="left" w:pos="-360"/>
        <w:tab w:val="left" w:pos="360"/>
        <w:tab w:val="left" w:pos="1440"/>
      </w:tabs>
      <w:suppressAutoHyphens/>
      <w:spacing w:after="60" w:line="240" w:lineRule="auto"/>
    </w:pPr>
    <w:rPr>
      <w:rFonts w:asciiTheme="minorHAnsi" w:hAnsiTheme="minorHAnsi" w:cstheme="minorHAnsi"/>
      <w:color w:val="C00000"/>
    </w:rPr>
  </w:style>
  <w:style w:type="paragraph" w:customStyle="1" w:styleId="InstructionBullets">
    <w:name w:val="Instruction Bullets"/>
    <w:basedOn w:val="instructiontext"/>
    <w:link w:val="InstructionBulletsChar"/>
    <w:qFormat/>
    <w:rsid w:val="002969C0"/>
    <w:pPr>
      <w:numPr>
        <w:numId w:val="9"/>
      </w:numPr>
      <w:spacing w:before="0"/>
    </w:pPr>
  </w:style>
  <w:style w:type="character" w:customStyle="1" w:styleId="instructiontextChar">
    <w:name w:val="instruction text Char"/>
    <w:basedOn w:val="DefaultParagraphFont"/>
    <w:link w:val="instructiontext"/>
    <w:rsid w:val="002969C0"/>
    <w:rPr>
      <w:rFonts w:asciiTheme="minorHAnsi" w:hAnsiTheme="minorHAnsi" w:cstheme="minorHAnsi"/>
      <w:color w:val="C00000"/>
      <w:sz w:val="24"/>
    </w:rPr>
  </w:style>
  <w:style w:type="character" w:customStyle="1" w:styleId="InstructionBulletsChar">
    <w:name w:val="Instruction Bullets Char"/>
    <w:basedOn w:val="instructiontextChar"/>
    <w:link w:val="InstructionBullets"/>
    <w:rsid w:val="002969C0"/>
    <w:rPr>
      <w:rFonts w:asciiTheme="minorHAnsi" w:hAnsiTheme="minorHAnsi" w:cstheme="minorHAnsi"/>
      <w:color w:val="C00000"/>
      <w:sz w:val="24"/>
    </w:rPr>
  </w:style>
  <w:style w:type="paragraph" w:customStyle="1" w:styleId="Footnote">
    <w:name w:val="Footnote"/>
    <w:basedOn w:val="FootnoteText"/>
    <w:link w:val="FootnoteChar"/>
    <w:qFormat/>
    <w:rsid w:val="00740405"/>
    <w:pPr>
      <w:tabs>
        <w:tab w:val="left" w:pos="-1440"/>
        <w:tab w:val="left" w:pos="-720"/>
        <w:tab w:val="left" w:pos="-360"/>
        <w:tab w:val="left" w:pos="360"/>
        <w:tab w:val="left" w:pos="1440"/>
      </w:tabs>
      <w:suppressAutoHyphens/>
      <w:spacing w:before="120" w:after="60" w:line="240" w:lineRule="auto"/>
    </w:pPr>
    <w:rPr>
      <w:rFonts w:asciiTheme="minorHAnsi" w:hAnsiTheme="minorHAnsi" w:cstheme="minorHAnsi"/>
      <w:color w:val="000000" w:themeColor="text1"/>
      <w:sz w:val="22"/>
    </w:rPr>
  </w:style>
  <w:style w:type="character" w:customStyle="1" w:styleId="FootnoteChar">
    <w:name w:val="Footnote Char"/>
    <w:basedOn w:val="FootnoteTextChar"/>
    <w:link w:val="Footnote"/>
    <w:rsid w:val="00740405"/>
    <w:rPr>
      <w:rFonts w:asciiTheme="minorHAnsi" w:hAnsiTheme="minorHAnsi" w:cstheme="minorHAnsi"/>
      <w:color w:val="000000" w:themeColor="text1"/>
      <w:sz w:val="22"/>
    </w:rPr>
  </w:style>
  <w:style w:type="character" w:customStyle="1" w:styleId="CaptionChar1">
    <w:name w:val="Caption Char1"/>
    <w:aliases w:val="CaptionFigures Char"/>
    <w:basedOn w:val="DefaultParagraphFont"/>
    <w:rsid w:val="00687E84"/>
    <w:rPr>
      <w:rFonts w:ascii="Arial" w:hAnsi="Arial" w:cs="Arial"/>
      <w:b/>
      <w:bCs/>
      <w:sz w:val="22"/>
      <w:szCs w:val="22"/>
    </w:rPr>
  </w:style>
  <w:style w:type="paragraph" w:customStyle="1" w:styleId="font-claude-response-body">
    <w:name w:val="font-claude-response-body"/>
    <w:basedOn w:val="Normal"/>
    <w:rsid w:val="005337F4"/>
    <w:pPr>
      <w:spacing w:before="100" w:beforeAutospacing="1" w:after="100" w:afterAutospacing="1" w:line="240" w:lineRule="auto"/>
    </w:pPr>
    <w:rPr>
      <w:rFonts w:ascii="Times New Roman" w:hAnsi="Times New Roman"/>
      <w:szCs w:val="24"/>
    </w:rPr>
  </w:style>
  <w:style w:type="paragraph" w:customStyle="1" w:styleId="whitespace-normal">
    <w:name w:val="whitespace-normal"/>
    <w:basedOn w:val="Normal"/>
    <w:rsid w:val="005337F4"/>
    <w:pPr>
      <w:spacing w:before="100" w:beforeAutospacing="1" w:after="100" w:afterAutospacing="1" w:line="240" w:lineRule="auto"/>
    </w:pPr>
    <w:rPr>
      <w:rFonts w:ascii="Times New Roman" w:hAnsi="Times New Roman"/>
      <w:szCs w:val="24"/>
    </w:rPr>
  </w:style>
  <w:style w:type="character" w:styleId="Emphasis">
    <w:name w:val="Emphasis"/>
    <w:basedOn w:val="DefaultParagraphFont"/>
    <w:uiPriority w:val="20"/>
    <w:qFormat/>
    <w:rsid w:val="0029347E"/>
    <w:rPr>
      <w:i/>
      <w:iCs/>
    </w:rPr>
  </w:style>
  <w:style w:type="character" w:customStyle="1" w:styleId="UnresolvedMention2">
    <w:name w:val="Unresolved Mention2"/>
    <w:basedOn w:val="DefaultParagraphFont"/>
    <w:uiPriority w:val="99"/>
    <w:semiHidden/>
    <w:unhideWhenUsed/>
    <w:rsid w:val="009D2C0A"/>
    <w:rPr>
      <w:color w:val="605E5C"/>
      <w:shd w:val="clear" w:color="auto" w:fill="E1DFDD"/>
    </w:rPr>
  </w:style>
  <w:style w:type="character" w:customStyle="1" w:styleId="apple-converted-space">
    <w:name w:val="apple-converted-space"/>
    <w:basedOn w:val="DefaultParagraphFont"/>
    <w:rsid w:val="003D10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478073">
      <w:bodyDiv w:val="1"/>
      <w:marLeft w:val="0"/>
      <w:marRight w:val="0"/>
      <w:marTop w:val="0"/>
      <w:marBottom w:val="0"/>
      <w:divBdr>
        <w:top w:val="none" w:sz="0" w:space="0" w:color="auto"/>
        <w:left w:val="none" w:sz="0" w:space="0" w:color="auto"/>
        <w:bottom w:val="none" w:sz="0" w:space="0" w:color="auto"/>
        <w:right w:val="none" w:sz="0" w:space="0" w:color="auto"/>
      </w:divBdr>
    </w:div>
    <w:div w:id="588974576">
      <w:bodyDiv w:val="1"/>
      <w:marLeft w:val="0"/>
      <w:marRight w:val="0"/>
      <w:marTop w:val="0"/>
      <w:marBottom w:val="0"/>
      <w:divBdr>
        <w:top w:val="none" w:sz="0" w:space="0" w:color="auto"/>
        <w:left w:val="none" w:sz="0" w:space="0" w:color="auto"/>
        <w:bottom w:val="none" w:sz="0" w:space="0" w:color="auto"/>
        <w:right w:val="none" w:sz="0" w:space="0" w:color="auto"/>
      </w:divBdr>
    </w:div>
    <w:div w:id="634062150">
      <w:bodyDiv w:val="1"/>
      <w:marLeft w:val="0"/>
      <w:marRight w:val="0"/>
      <w:marTop w:val="0"/>
      <w:marBottom w:val="0"/>
      <w:divBdr>
        <w:top w:val="none" w:sz="0" w:space="0" w:color="auto"/>
        <w:left w:val="none" w:sz="0" w:space="0" w:color="auto"/>
        <w:bottom w:val="none" w:sz="0" w:space="0" w:color="auto"/>
        <w:right w:val="none" w:sz="0" w:space="0" w:color="auto"/>
      </w:divBdr>
    </w:div>
    <w:div w:id="643656939">
      <w:bodyDiv w:val="1"/>
      <w:marLeft w:val="0"/>
      <w:marRight w:val="0"/>
      <w:marTop w:val="0"/>
      <w:marBottom w:val="0"/>
      <w:divBdr>
        <w:top w:val="none" w:sz="0" w:space="0" w:color="auto"/>
        <w:left w:val="none" w:sz="0" w:space="0" w:color="auto"/>
        <w:bottom w:val="none" w:sz="0" w:space="0" w:color="auto"/>
        <w:right w:val="none" w:sz="0" w:space="0" w:color="auto"/>
      </w:divBdr>
    </w:div>
    <w:div w:id="660044672">
      <w:bodyDiv w:val="1"/>
      <w:marLeft w:val="0"/>
      <w:marRight w:val="0"/>
      <w:marTop w:val="0"/>
      <w:marBottom w:val="0"/>
      <w:divBdr>
        <w:top w:val="none" w:sz="0" w:space="0" w:color="auto"/>
        <w:left w:val="none" w:sz="0" w:space="0" w:color="auto"/>
        <w:bottom w:val="none" w:sz="0" w:space="0" w:color="auto"/>
        <w:right w:val="none" w:sz="0" w:space="0" w:color="auto"/>
      </w:divBdr>
    </w:div>
    <w:div w:id="801970166">
      <w:bodyDiv w:val="1"/>
      <w:marLeft w:val="0"/>
      <w:marRight w:val="0"/>
      <w:marTop w:val="0"/>
      <w:marBottom w:val="0"/>
      <w:divBdr>
        <w:top w:val="none" w:sz="0" w:space="0" w:color="auto"/>
        <w:left w:val="none" w:sz="0" w:space="0" w:color="auto"/>
        <w:bottom w:val="none" w:sz="0" w:space="0" w:color="auto"/>
        <w:right w:val="none" w:sz="0" w:space="0" w:color="auto"/>
      </w:divBdr>
    </w:div>
    <w:div w:id="893395829">
      <w:bodyDiv w:val="1"/>
      <w:marLeft w:val="0"/>
      <w:marRight w:val="0"/>
      <w:marTop w:val="0"/>
      <w:marBottom w:val="0"/>
      <w:divBdr>
        <w:top w:val="none" w:sz="0" w:space="0" w:color="auto"/>
        <w:left w:val="none" w:sz="0" w:space="0" w:color="auto"/>
        <w:bottom w:val="none" w:sz="0" w:space="0" w:color="auto"/>
        <w:right w:val="none" w:sz="0" w:space="0" w:color="auto"/>
      </w:divBdr>
      <w:divsChild>
        <w:div w:id="483470631">
          <w:marLeft w:val="0"/>
          <w:marRight w:val="0"/>
          <w:marTop w:val="0"/>
          <w:marBottom w:val="0"/>
          <w:divBdr>
            <w:top w:val="none" w:sz="0" w:space="0" w:color="auto"/>
            <w:left w:val="none" w:sz="0" w:space="0" w:color="auto"/>
            <w:bottom w:val="none" w:sz="0" w:space="0" w:color="auto"/>
            <w:right w:val="none" w:sz="0" w:space="0" w:color="auto"/>
          </w:divBdr>
          <w:divsChild>
            <w:div w:id="1832984175">
              <w:marLeft w:val="0"/>
              <w:marRight w:val="0"/>
              <w:marTop w:val="0"/>
              <w:marBottom w:val="0"/>
              <w:divBdr>
                <w:top w:val="none" w:sz="0" w:space="0" w:color="auto"/>
                <w:left w:val="none" w:sz="0" w:space="0" w:color="auto"/>
                <w:bottom w:val="none" w:sz="0" w:space="0" w:color="auto"/>
                <w:right w:val="none" w:sz="0" w:space="0" w:color="auto"/>
              </w:divBdr>
              <w:divsChild>
                <w:div w:id="40529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355367">
      <w:bodyDiv w:val="1"/>
      <w:marLeft w:val="0"/>
      <w:marRight w:val="0"/>
      <w:marTop w:val="0"/>
      <w:marBottom w:val="0"/>
      <w:divBdr>
        <w:top w:val="none" w:sz="0" w:space="0" w:color="auto"/>
        <w:left w:val="none" w:sz="0" w:space="0" w:color="auto"/>
        <w:bottom w:val="none" w:sz="0" w:space="0" w:color="auto"/>
        <w:right w:val="none" w:sz="0" w:space="0" w:color="auto"/>
      </w:divBdr>
    </w:div>
    <w:div w:id="1136796906">
      <w:bodyDiv w:val="1"/>
      <w:marLeft w:val="0"/>
      <w:marRight w:val="0"/>
      <w:marTop w:val="0"/>
      <w:marBottom w:val="0"/>
      <w:divBdr>
        <w:top w:val="none" w:sz="0" w:space="0" w:color="auto"/>
        <w:left w:val="none" w:sz="0" w:space="0" w:color="auto"/>
        <w:bottom w:val="none" w:sz="0" w:space="0" w:color="auto"/>
        <w:right w:val="none" w:sz="0" w:space="0" w:color="auto"/>
      </w:divBdr>
    </w:div>
    <w:div w:id="1391608891">
      <w:bodyDiv w:val="1"/>
      <w:marLeft w:val="0"/>
      <w:marRight w:val="0"/>
      <w:marTop w:val="0"/>
      <w:marBottom w:val="0"/>
      <w:divBdr>
        <w:top w:val="none" w:sz="0" w:space="0" w:color="auto"/>
        <w:left w:val="none" w:sz="0" w:space="0" w:color="auto"/>
        <w:bottom w:val="none" w:sz="0" w:space="0" w:color="auto"/>
        <w:right w:val="none" w:sz="0" w:space="0" w:color="auto"/>
      </w:divBdr>
    </w:div>
    <w:div w:id="1573854949">
      <w:bodyDiv w:val="1"/>
      <w:marLeft w:val="0"/>
      <w:marRight w:val="0"/>
      <w:marTop w:val="0"/>
      <w:marBottom w:val="0"/>
      <w:divBdr>
        <w:top w:val="none" w:sz="0" w:space="0" w:color="auto"/>
        <w:left w:val="none" w:sz="0" w:space="0" w:color="auto"/>
        <w:bottom w:val="none" w:sz="0" w:space="0" w:color="auto"/>
        <w:right w:val="none" w:sz="0" w:space="0" w:color="auto"/>
      </w:divBdr>
    </w:div>
    <w:div w:id="1617565122">
      <w:bodyDiv w:val="1"/>
      <w:marLeft w:val="0"/>
      <w:marRight w:val="0"/>
      <w:marTop w:val="0"/>
      <w:marBottom w:val="0"/>
      <w:divBdr>
        <w:top w:val="none" w:sz="0" w:space="0" w:color="auto"/>
        <w:left w:val="none" w:sz="0" w:space="0" w:color="auto"/>
        <w:bottom w:val="none" w:sz="0" w:space="0" w:color="auto"/>
        <w:right w:val="none" w:sz="0" w:space="0" w:color="auto"/>
      </w:divBdr>
    </w:div>
    <w:div w:id="1642155234">
      <w:bodyDiv w:val="1"/>
      <w:marLeft w:val="0"/>
      <w:marRight w:val="0"/>
      <w:marTop w:val="0"/>
      <w:marBottom w:val="0"/>
      <w:divBdr>
        <w:top w:val="none" w:sz="0" w:space="0" w:color="auto"/>
        <w:left w:val="none" w:sz="0" w:space="0" w:color="auto"/>
        <w:bottom w:val="none" w:sz="0" w:space="0" w:color="auto"/>
        <w:right w:val="none" w:sz="0" w:space="0" w:color="auto"/>
      </w:divBdr>
    </w:div>
    <w:div w:id="2131239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besjournals.onlinelibrary.wiley.com/doi/10.1111/2041-210X.13212" TargetMode="External"/></Relationship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hyperlink" Target="https://experience.arcgis.com/experience/26b6d44bdef04470ad49cf42a8a2c585" TargetMode="External"/><Relationship Id="rId39" Type="http://schemas.openxmlformats.org/officeDocument/2006/relationships/image" Target="media/image3.png"/><Relationship Id="rId21" Type="http://schemas.microsoft.com/office/2011/relationships/commentsExtended" Target="commentsExtended.xml"/><Relationship Id="rId34" Type="http://schemas.openxmlformats.org/officeDocument/2006/relationships/hyperlink" Target="https://www.shoremonitoring.org/" TargetMode="External"/><Relationship Id="rId42" Type="http://schemas.openxmlformats.org/officeDocument/2006/relationships/hyperlink" Target="https://www.ecfr.gov/current/title-40/part-136/appendix-Appendix%20B%20to%20Part%20136" TargetMode="External"/><Relationship Id="rId47"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epa.gov/waterdata/water-quality-data-wqx" TargetMode="External"/><Relationship Id="rId29" Type="http://schemas.openxmlformats.org/officeDocument/2006/relationships/hyperlink" Target="https://kelp-canopy-vital-sign-for-puget-sound-wadnr.hub.arcgis.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kelp-canopy-vital-sign-for-puget-sound-wadnr.hub.arcgis.com/" TargetMode="External"/><Relationship Id="rId32" Type="http://schemas.openxmlformats.org/officeDocument/2006/relationships/hyperlink" Target="https://www.canva.com/design/DAGH9tDWtJk/8Tyyntl6vL42uAxZM2I4lg/view?utm_content=DAGH9tDWtJk&amp;utm_campaign=designshare&amp;utm_medium=link2&amp;utm_source=uniquelinks&amp;utlId=h345e1847a6" TargetMode="External"/><Relationship Id="rId37" Type="http://schemas.openxmlformats.org/officeDocument/2006/relationships/hyperlink" Target="https://www.shoremonitoring.org/fish" TargetMode="External"/><Relationship Id="rId40" Type="http://schemas.openxmlformats.org/officeDocument/2006/relationships/image" Target="media/image4.png"/><Relationship Id="rId45" Type="http://schemas.openxmlformats.org/officeDocument/2006/relationships/hyperlink" Target="https://pubs.usgs.gov/of/1998/ofr98-636/pdf/ofr98636.pdf" TargetMode="External"/><Relationship Id="rId5" Type="http://schemas.openxmlformats.org/officeDocument/2006/relationships/numbering" Target="numbering.xml"/><Relationship Id="rId15" Type="http://schemas.openxmlformats.org/officeDocument/2006/relationships/hyperlink" Target="https://www.epa.gov/system/files/documents/2024-03/enviornmental_information_quality_policy.pdf" TargetMode="External"/><Relationship Id="rId23" Type="http://schemas.microsoft.com/office/2018/08/relationships/commentsExtensible" Target="commentsExtensible.xml"/><Relationship Id="rId28" Type="http://schemas.openxmlformats.org/officeDocument/2006/relationships/hyperlink" Target="https://kelp-canopy-vital-sign-for-puget-sound-wadnr.hub.arcgis.com/" TargetMode="External"/><Relationship Id="rId36" Type="http://schemas.openxmlformats.org/officeDocument/2006/relationships/hyperlink" Target="https://kelp-canopy-vital-sign-for-puget-sound-wadnr.hub.arcgis.com/" TargetMode="External"/><Relationship Id="rId10" Type="http://schemas.openxmlformats.org/officeDocument/2006/relationships/endnotes" Target="endnotes.xml"/><Relationship Id="rId19" Type="http://schemas.openxmlformats.org/officeDocument/2006/relationships/image" Target="media/image2.tiff"/><Relationship Id="rId31" Type="http://schemas.openxmlformats.org/officeDocument/2006/relationships/hyperlink" Target="https://www.shoremonitoring.org/" TargetMode="External"/><Relationship Id="rId44" Type="http://schemas.openxmlformats.org/officeDocument/2006/relationships/hyperlink" Target="https://www.epa.gov/sites/default/files/2015-06/documents/g4-final.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microsoft.com/office/2016/09/relationships/commentsIds" Target="commentsIds.xml"/><Relationship Id="rId27" Type="http://schemas.openxmlformats.org/officeDocument/2006/relationships/hyperlink" Target="https://www.shoremonitoring.org/" TargetMode="External"/><Relationship Id="rId30" Type="http://schemas.openxmlformats.org/officeDocument/2006/relationships/hyperlink" Target="https://fortress.wa.gov/ecy/publications/SummaryPages/1803201.html" TargetMode="External"/><Relationship Id="rId35" Type="http://schemas.openxmlformats.org/officeDocument/2006/relationships/hyperlink" Target="https://www.shoremonitoring.org/" TargetMode="External"/><Relationship Id="rId43" Type="http://schemas.openxmlformats.org/officeDocument/2006/relationships/hyperlink" Target="https://archive.epa.gov/emap/archive-emap/web/html/qa_terms.html" TargetMode="Externa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yperlink" Target="https://kelp-canopy-vital-sign-for-puget-sound-wadnr.hub.arcgis.com/" TargetMode="External"/><Relationship Id="rId33" Type="http://schemas.openxmlformats.org/officeDocument/2006/relationships/hyperlink" Target="https://www.shoremonitoring.org/predators/" TargetMode="External"/><Relationship Id="rId38" Type="http://schemas.openxmlformats.org/officeDocument/2006/relationships/hyperlink" Target="https://www.canva.com/design/DAGH9tDWtJk/8Tyyntl6vL42uAxZM2I4lg/view?utm_content=DAGH9tDWtJk&amp;utm_campaign=designshare&amp;utm_medium=link&amp;utm_source=viewer" TargetMode="External"/><Relationship Id="rId46" Type="http://schemas.openxmlformats.org/officeDocument/2006/relationships/fontTable" Target="fontTable.xml"/><Relationship Id="rId20" Type="http://schemas.openxmlformats.org/officeDocument/2006/relationships/comments" Target="comments.xml"/><Relationship Id="rId41" Type="http://schemas.openxmlformats.org/officeDocument/2006/relationships/hyperlink" Target="https://apps.ecology.wa.gov/publications/SummaryPages/040303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ln w="38100"/>
      </a:spPr>
      <a:bodyPr/>
      <a:lstStyle/>
      <a:style>
        <a:lnRef idx="1">
          <a:schemeClr val="accent3"/>
        </a:lnRef>
        <a:fillRef idx="0">
          <a:schemeClr val="accent3"/>
        </a:fillRef>
        <a:effectRef idx="0">
          <a:schemeClr val="accent3"/>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8ABA79517E60441B49D6E1C613BD827" ma:contentTypeVersion="9" ma:contentTypeDescription="Create a new document." ma:contentTypeScope="" ma:versionID="5d6069e79ca1e85dc1025ba02949b178">
  <xsd:schema xmlns:xsd="http://www.w3.org/2001/XMLSchema" xmlns:xs="http://www.w3.org/2001/XMLSchema" xmlns:p="http://schemas.microsoft.com/office/2006/metadata/properties" xmlns:ns2="064c10b7-1d2a-4e19-b5a0-4feed326aa8d" targetNamespace="http://schemas.microsoft.com/office/2006/metadata/properties" ma:root="true" ma:fieldsID="ca475887623d5cfb332ce53f2b15d58f" ns2:_="">
    <xsd:import namespace="064c10b7-1d2a-4e19-b5a0-4feed326aa8d"/>
    <xsd:element name="properties">
      <xsd:complexType>
        <xsd:sequence>
          <xsd:element name="documentManagement">
            <xsd:complexType>
              <xsd:all>
                <xsd:element ref="ns2:Document_x0020_Type" minOccurs="0"/>
                <xsd:element ref="ns2:Used_x0020_for_x003a_"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4c10b7-1d2a-4e19-b5a0-4feed326aa8d" elementFormDefault="qualified">
    <xsd:import namespace="http://schemas.microsoft.com/office/2006/documentManagement/types"/>
    <xsd:import namespace="http://schemas.microsoft.com/office/infopath/2007/PartnerControls"/>
    <xsd:element name="Document_x0020_Type" ma:index="8" nillable="true" ma:displayName="Document Type" ma:format="Dropdown" ma:internalName="Document_x0020_Type" ma:readOnly="false">
      <xsd:simpleType>
        <xsd:restriction base="dms:Choice">
          <xsd:enumeration value="Template"/>
          <xsd:enumeration value="Checklist"/>
          <xsd:enumeration value="Publication Summary/Distribution List"/>
          <xsd:enumeration value="Form"/>
          <xsd:enumeration value="Archival Document or Draft"/>
        </xsd:restriction>
      </xsd:simpleType>
    </xsd:element>
    <xsd:element name="Used_x0020_for_x003a_" ma:index="9" nillable="true" ma:displayName="Used for:" ma:internalName="Used_x0020_for_x003a_" ma:readOnly="false">
      <xsd:complexType>
        <xsd:complexContent>
          <xsd:extension base="dms:MultiChoice">
            <xsd:sequence>
              <xsd:element name="Value" maxOccurs="unbounded" minOccurs="0" nillable="true">
                <xsd:simpleType>
                  <xsd:restriction base="dms:Choice">
                    <xsd:enumeration value="Report"/>
                    <xsd:enumeration value="QAPP"/>
                    <xsd:enumeration value="SOP"/>
                    <xsd:enumeration value="Technical Memo"/>
                    <xsd:enumeration value="Project Work Plan Memo"/>
                    <xsd:enumeration value="Poster"/>
                    <xsd:enumeration value="Focus Sheet"/>
                  </xsd:restriction>
                </xsd:simpleType>
              </xsd:element>
            </xsd:sequence>
          </xsd:extension>
        </xsd:complexContent>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Document_x0020_Type xmlns="064c10b7-1d2a-4e19-b5a0-4feed326aa8d">Template</Document_x0020_Type>
    <Used_x0020_for_x003a_ xmlns="064c10b7-1d2a-4e19-b5a0-4feed326aa8d">
      <Value>QAPP</Value>
    </Used_x0020_for_x003a_>
  </documentManagement>
</p:properties>
</file>

<file path=customXml/itemProps1.xml><?xml version="1.0" encoding="utf-8"?>
<ds:datastoreItem xmlns:ds="http://schemas.openxmlformats.org/officeDocument/2006/customXml" ds:itemID="{358C1BED-9559-40C8-99AC-9E908071F7ED}">
  <ds:schemaRefs>
    <ds:schemaRef ds:uri="http://schemas.microsoft.com/sharepoint/v3/contenttype/forms"/>
  </ds:schemaRefs>
</ds:datastoreItem>
</file>

<file path=customXml/itemProps2.xml><?xml version="1.0" encoding="utf-8"?>
<ds:datastoreItem xmlns:ds="http://schemas.openxmlformats.org/officeDocument/2006/customXml" ds:itemID="{9A8EDF65-7A4D-4ACC-8576-8B969FE90C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4c10b7-1d2a-4e19-b5a0-4feed326aa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FB8B1E7-5727-4FB9-8909-03789397D901}">
  <ds:schemaRefs>
    <ds:schemaRef ds:uri="http://schemas.openxmlformats.org/officeDocument/2006/bibliography"/>
  </ds:schemaRefs>
</ds:datastoreItem>
</file>

<file path=customXml/itemProps4.xml><?xml version="1.0" encoding="utf-8"?>
<ds:datastoreItem xmlns:ds="http://schemas.openxmlformats.org/officeDocument/2006/customXml" ds:itemID="{CDC590F7-0D08-4A2F-88F3-19A59B60A8A5}">
  <ds:schemaRefs>
    <ds:schemaRef ds:uri="http://schemas.microsoft.com/office/2006/metadata/properties"/>
    <ds:schemaRef ds:uri="http://schemas.microsoft.com/office/infopath/2007/PartnerControls"/>
    <ds:schemaRef ds:uri="064c10b7-1d2a-4e19-b5a0-4feed326aa8d"/>
  </ds:schemaRefs>
</ds:datastoreItem>
</file>

<file path=docMetadata/LabelInfo.xml><?xml version="1.0" encoding="utf-8"?>
<clbl:labelList xmlns:clbl="http://schemas.microsoft.com/office/2020/mipLabelMetadata">
  <clbl:label id="{11d0e217-264e-400a-8ba0-57dcc127d72d}" enabled="0" method="" siteId="{11d0e217-264e-400a-8ba0-57dcc127d72d}"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65</Pages>
  <Words>16461</Words>
  <Characters>93831</Characters>
  <Application>Microsoft Office Word</Application>
  <DocSecurity>0</DocSecurity>
  <Lines>781</Lines>
  <Paragraphs>220</Paragraphs>
  <ScaleCrop>false</ScaleCrop>
  <HeadingPairs>
    <vt:vector size="2" baseType="variant">
      <vt:variant>
        <vt:lpstr>Title</vt:lpstr>
      </vt:variant>
      <vt:variant>
        <vt:i4>1</vt:i4>
      </vt:variant>
    </vt:vector>
  </HeadingPairs>
  <TitlesOfParts>
    <vt:vector size="1" baseType="lpstr">
      <vt:lpstr>Quality Assurance Project Plan: xx</vt:lpstr>
    </vt:vector>
  </TitlesOfParts>
  <Manager/>
  <Company>Washington State Dept of Ecology</Company>
  <LinksUpToDate>false</LinksUpToDate>
  <CharactersWithSpaces>110072</CharactersWithSpaces>
  <SharedDoc>false</SharedDoc>
  <HyperlinkBase/>
  <HLinks>
    <vt:vector size="858" baseType="variant">
      <vt:variant>
        <vt:i4>4587587</vt:i4>
      </vt:variant>
      <vt:variant>
        <vt:i4>741</vt:i4>
      </vt:variant>
      <vt:variant>
        <vt:i4>0</vt:i4>
      </vt:variant>
      <vt:variant>
        <vt:i4>5</vt:i4>
      </vt:variant>
      <vt:variant>
        <vt:lpwstr>https://pubs.usgs.gov/of/1998/ofr98-636/pdf/ofr98636.pdf</vt:lpwstr>
      </vt:variant>
      <vt:variant>
        <vt:lpwstr/>
      </vt:variant>
      <vt:variant>
        <vt:i4>6881340</vt:i4>
      </vt:variant>
      <vt:variant>
        <vt:i4>738</vt:i4>
      </vt:variant>
      <vt:variant>
        <vt:i4>0</vt:i4>
      </vt:variant>
      <vt:variant>
        <vt:i4>5</vt:i4>
      </vt:variant>
      <vt:variant>
        <vt:lpwstr>https://www.epa.gov/sites/default/files/2015-06/documents/g4-final.pdf</vt:lpwstr>
      </vt:variant>
      <vt:variant>
        <vt:lpwstr/>
      </vt:variant>
      <vt:variant>
        <vt:i4>3604482</vt:i4>
      </vt:variant>
      <vt:variant>
        <vt:i4>735</vt:i4>
      </vt:variant>
      <vt:variant>
        <vt:i4>0</vt:i4>
      </vt:variant>
      <vt:variant>
        <vt:i4>5</vt:i4>
      </vt:variant>
      <vt:variant>
        <vt:lpwstr>https://archive.epa.gov/emap/archive-emap/web/html/qa_terms.html</vt:lpwstr>
      </vt:variant>
      <vt:variant>
        <vt:lpwstr/>
      </vt:variant>
      <vt:variant>
        <vt:i4>3276833</vt:i4>
      </vt:variant>
      <vt:variant>
        <vt:i4>732</vt:i4>
      </vt:variant>
      <vt:variant>
        <vt:i4>0</vt:i4>
      </vt:variant>
      <vt:variant>
        <vt:i4>5</vt:i4>
      </vt:variant>
      <vt:variant>
        <vt:lpwstr>https://www.ecfr.gov/current/title-40/part-136/appendix-Appendix B to Part 136</vt:lpwstr>
      </vt:variant>
      <vt:variant>
        <vt:lpwstr/>
      </vt:variant>
      <vt:variant>
        <vt:i4>2752624</vt:i4>
      </vt:variant>
      <vt:variant>
        <vt:i4>729</vt:i4>
      </vt:variant>
      <vt:variant>
        <vt:i4>0</vt:i4>
      </vt:variant>
      <vt:variant>
        <vt:i4>5</vt:i4>
      </vt:variant>
      <vt:variant>
        <vt:lpwstr>https://apps.ecology.wa.gov/publications/SummaryPages/0403030.html</vt:lpwstr>
      </vt:variant>
      <vt:variant>
        <vt:lpwstr/>
      </vt:variant>
      <vt:variant>
        <vt:i4>5570637</vt:i4>
      </vt:variant>
      <vt:variant>
        <vt:i4>726</vt:i4>
      </vt:variant>
      <vt:variant>
        <vt:i4>0</vt:i4>
      </vt:variant>
      <vt:variant>
        <vt:i4>5</vt:i4>
      </vt:variant>
      <vt:variant>
        <vt:lpwstr>http://www.ecy.wa.gov/programs/Wq/303d/index.html</vt:lpwstr>
      </vt:variant>
      <vt:variant>
        <vt:lpwstr/>
      </vt:variant>
      <vt:variant>
        <vt:i4>3080236</vt:i4>
      </vt:variant>
      <vt:variant>
        <vt:i4>723</vt:i4>
      </vt:variant>
      <vt:variant>
        <vt:i4>0</vt:i4>
      </vt:variant>
      <vt:variant>
        <vt:i4>5</vt:i4>
      </vt:variant>
      <vt:variant>
        <vt:lpwstr>http://teams/sites/EAP/reportQAPPMemoTemplatesInstruction/TMDLEffectivenessMonitoringStandardLanguage.docx</vt:lpwstr>
      </vt:variant>
      <vt:variant>
        <vt:lpwstr/>
      </vt:variant>
      <vt:variant>
        <vt:i4>2424888</vt:i4>
      </vt:variant>
      <vt:variant>
        <vt:i4>720</vt:i4>
      </vt:variant>
      <vt:variant>
        <vt:i4>0</vt:i4>
      </vt:variant>
      <vt:variant>
        <vt:i4>5</vt:i4>
      </vt:variant>
      <vt:variant>
        <vt:lpwstr>http://www.epa.gov/osw/hazard/testmethods/sw846/pdfs/toc.pdf?cite=173-201A-020</vt:lpwstr>
      </vt:variant>
      <vt:variant>
        <vt:lpwstr/>
      </vt:variant>
      <vt:variant>
        <vt:i4>393291</vt:i4>
      </vt:variant>
      <vt:variant>
        <vt:i4>717</vt:i4>
      </vt:variant>
      <vt:variant>
        <vt:i4>0</vt:i4>
      </vt:variant>
      <vt:variant>
        <vt:i4>5</vt:i4>
      </vt:variant>
      <vt:variant>
        <vt:lpwstr>http://apps.leg.wa.gov/WAC/default.aspx?cite=173-201A-100</vt:lpwstr>
      </vt:variant>
      <vt:variant>
        <vt:lpwstr/>
      </vt:variant>
      <vt:variant>
        <vt:i4>3539048</vt:i4>
      </vt:variant>
      <vt:variant>
        <vt:i4>714</vt:i4>
      </vt:variant>
      <vt:variant>
        <vt:i4>0</vt:i4>
      </vt:variant>
      <vt:variant>
        <vt:i4>5</vt:i4>
      </vt:variant>
      <vt:variant>
        <vt:lpwstr>http://app.leg.wa.gov/WAC/default.aspx?cite=173</vt:lpwstr>
      </vt:variant>
      <vt:variant>
        <vt:lpwstr/>
      </vt:variant>
      <vt:variant>
        <vt:i4>3080308</vt:i4>
      </vt:variant>
      <vt:variant>
        <vt:i4>711</vt:i4>
      </vt:variant>
      <vt:variant>
        <vt:i4>0</vt:i4>
      </vt:variant>
      <vt:variant>
        <vt:i4>5</vt:i4>
      </vt:variant>
      <vt:variant>
        <vt:lpwstr>https://apps.ecology.wa.gov/publications/SummaryPages/0603044.html</vt:lpwstr>
      </vt:variant>
      <vt:variant>
        <vt:lpwstr/>
      </vt:variant>
      <vt:variant>
        <vt:i4>2752624</vt:i4>
      </vt:variant>
      <vt:variant>
        <vt:i4>708</vt:i4>
      </vt:variant>
      <vt:variant>
        <vt:i4>0</vt:i4>
      </vt:variant>
      <vt:variant>
        <vt:i4>5</vt:i4>
      </vt:variant>
      <vt:variant>
        <vt:lpwstr>https://apps.ecology.wa.gov/publications/SummaryPages/0403030.html</vt:lpwstr>
      </vt:variant>
      <vt:variant>
        <vt:lpwstr/>
      </vt:variant>
      <vt:variant>
        <vt:i4>2949233</vt:i4>
      </vt:variant>
      <vt:variant>
        <vt:i4>705</vt:i4>
      </vt:variant>
      <vt:variant>
        <vt:i4>0</vt:i4>
      </vt:variant>
      <vt:variant>
        <vt:i4>5</vt:i4>
      </vt:variant>
      <vt:variant>
        <vt:lpwstr>https://apps.ecology.wa.gov/publications/SummaryPages/2003201.html</vt:lpwstr>
      </vt:variant>
      <vt:variant>
        <vt:lpwstr/>
      </vt:variant>
      <vt:variant>
        <vt:i4>3473470</vt:i4>
      </vt:variant>
      <vt:variant>
        <vt:i4>702</vt:i4>
      </vt:variant>
      <vt:variant>
        <vt:i4>0</vt:i4>
      </vt:variant>
      <vt:variant>
        <vt:i4>5</vt:i4>
      </vt:variant>
      <vt:variant>
        <vt:lpwstr>https://ecology.wa.gov/footer-pages/public-records-requests</vt:lpwstr>
      </vt:variant>
      <vt:variant>
        <vt:lpwstr/>
      </vt:variant>
      <vt:variant>
        <vt:i4>4456508</vt:i4>
      </vt:variant>
      <vt:variant>
        <vt:i4>699</vt:i4>
      </vt:variant>
      <vt:variant>
        <vt:i4>0</vt:i4>
      </vt:variant>
      <vt:variant>
        <vt:i4>5</vt:i4>
      </vt:variant>
      <vt:variant>
        <vt:lpwstr>https://ecologywa.govqa.us/WEBAPP/_rs/(S(g4fhp0qhiyoezrs5juigjuta))/supporthome.aspx</vt:lpwstr>
      </vt:variant>
      <vt:variant>
        <vt:lpwstr/>
      </vt:variant>
      <vt:variant>
        <vt:i4>3473470</vt:i4>
      </vt:variant>
      <vt:variant>
        <vt:i4>696</vt:i4>
      </vt:variant>
      <vt:variant>
        <vt:i4>0</vt:i4>
      </vt:variant>
      <vt:variant>
        <vt:i4>5</vt:i4>
      </vt:variant>
      <vt:variant>
        <vt:lpwstr>https://ecology.wa.gov/footer-pages/public-records-requests</vt:lpwstr>
      </vt:variant>
      <vt:variant>
        <vt:lpwstr/>
      </vt:variant>
      <vt:variant>
        <vt:i4>2097271</vt:i4>
      </vt:variant>
      <vt:variant>
        <vt:i4>693</vt:i4>
      </vt:variant>
      <vt:variant>
        <vt:i4>0</vt:i4>
      </vt:variant>
      <vt:variant>
        <vt:i4>5</vt:i4>
      </vt:variant>
      <vt:variant>
        <vt:lpwstr>https://ecology.wa.gov/Research-Data/Monitoring-assessment/River-stream-monitoring/Water-quality-monitoring/River-stream-monitoring-methods</vt:lpwstr>
      </vt:variant>
      <vt:variant>
        <vt:lpwstr/>
      </vt:variant>
      <vt:variant>
        <vt:i4>2555944</vt:i4>
      </vt:variant>
      <vt:variant>
        <vt:i4>690</vt:i4>
      </vt:variant>
      <vt:variant>
        <vt:i4>0</vt:i4>
      </vt:variant>
      <vt:variant>
        <vt:i4>5</vt:i4>
      </vt:variant>
      <vt:variant>
        <vt:lpwstr>https://ecology.wa.gov/Quality</vt:lpwstr>
      </vt:variant>
      <vt:variant>
        <vt:lpwstr/>
      </vt:variant>
      <vt:variant>
        <vt:i4>8192058</vt:i4>
      </vt:variant>
      <vt:variant>
        <vt:i4>687</vt:i4>
      </vt:variant>
      <vt:variant>
        <vt:i4>0</vt:i4>
      </vt:variant>
      <vt:variant>
        <vt:i4>5</vt:i4>
      </vt:variant>
      <vt:variant>
        <vt:lpwstr>https://ecology.wa.gov/Research-Data/Monitoring-assessment/River-stream-monitoring/Water-quality-monitoring</vt:lpwstr>
      </vt:variant>
      <vt:variant>
        <vt:lpwstr/>
      </vt:variant>
      <vt:variant>
        <vt:i4>7471212</vt:i4>
      </vt:variant>
      <vt:variant>
        <vt:i4>684</vt:i4>
      </vt:variant>
      <vt:variant>
        <vt:i4>0</vt:i4>
      </vt:variant>
      <vt:variant>
        <vt:i4>5</vt:i4>
      </vt:variant>
      <vt:variant>
        <vt:lpwstr>https://ecology.wa.gov/Water-Shorelines/Water-quality/Water-quality-permits</vt:lpwstr>
      </vt:variant>
      <vt:variant>
        <vt:lpwstr/>
      </vt:variant>
      <vt:variant>
        <vt:i4>3342463</vt:i4>
      </vt:variant>
      <vt:variant>
        <vt:i4>681</vt:i4>
      </vt:variant>
      <vt:variant>
        <vt:i4>0</vt:i4>
      </vt:variant>
      <vt:variant>
        <vt:i4>5</vt:i4>
      </vt:variant>
      <vt:variant>
        <vt:lpwstr>http://ecyeim/EIMHelp/</vt:lpwstr>
      </vt:variant>
      <vt:variant>
        <vt:lpwstr/>
      </vt:variant>
      <vt:variant>
        <vt:i4>2228346</vt:i4>
      </vt:variant>
      <vt:variant>
        <vt:i4>678</vt:i4>
      </vt:variant>
      <vt:variant>
        <vt:i4>0</vt:i4>
      </vt:variant>
      <vt:variant>
        <vt:i4>5</vt:i4>
      </vt:variant>
      <vt:variant>
        <vt:lpwstr>http://www.standardmethods.org/</vt:lpwstr>
      </vt:variant>
      <vt:variant>
        <vt:lpwstr/>
      </vt:variant>
      <vt:variant>
        <vt:i4>1769472</vt:i4>
      </vt:variant>
      <vt:variant>
        <vt:i4>675</vt:i4>
      </vt:variant>
      <vt:variant>
        <vt:i4>0</vt:i4>
      </vt:variant>
      <vt:variant>
        <vt:i4>5</vt:i4>
      </vt:variant>
      <vt:variant>
        <vt:lpwstr>https://stateofwa.sharepoint.com/sites/ECY-EAP-Publications/SitePages/EAP-Publications-Style-Guide.aspx?csf=1&amp;web=1&amp;e=U01hOj</vt:lpwstr>
      </vt:variant>
      <vt:variant>
        <vt:lpwstr>reference-styles</vt:lpwstr>
      </vt:variant>
      <vt:variant>
        <vt:i4>7602222</vt:i4>
      </vt:variant>
      <vt:variant>
        <vt:i4>672</vt:i4>
      </vt:variant>
      <vt:variant>
        <vt:i4>0</vt:i4>
      </vt:variant>
      <vt:variant>
        <vt:i4>5</vt:i4>
      </vt:variant>
      <vt:variant>
        <vt:lpwstr>https://fortress.wa.gov/ecy/publications/SummaryPages/0403030.html</vt:lpwstr>
      </vt:variant>
      <vt:variant>
        <vt:lpwstr/>
      </vt:variant>
      <vt:variant>
        <vt:i4>3342463</vt:i4>
      </vt:variant>
      <vt:variant>
        <vt:i4>669</vt:i4>
      </vt:variant>
      <vt:variant>
        <vt:i4>0</vt:i4>
      </vt:variant>
      <vt:variant>
        <vt:i4>5</vt:i4>
      </vt:variant>
      <vt:variant>
        <vt:lpwstr>http://ecyeim/EIMHelp/</vt:lpwstr>
      </vt:variant>
      <vt:variant>
        <vt:lpwstr/>
      </vt:variant>
      <vt:variant>
        <vt:i4>131130</vt:i4>
      </vt:variant>
      <vt:variant>
        <vt:i4>660</vt:i4>
      </vt:variant>
      <vt:variant>
        <vt:i4>0</vt:i4>
      </vt:variant>
      <vt:variant>
        <vt:i4>5</vt:i4>
      </vt:variant>
      <vt:variant>
        <vt:lpwstr>https://fortress.wa.gov/ecy/publications/SummaryPages/0403030.html</vt:lpwstr>
      </vt:variant>
      <vt:variant>
        <vt:lpwstr>inorg_non-metals</vt:lpwstr>
      </vt:variant>
      <vt:variant>
        <vt:i4>7733367</vt:i4>
      </vt:variant>
      <vt:variant>
        <vt:i4>657</vt:i4>
      </vt:variant>
      <vt:variant>
        <vt:i4>0</vt:i4>
      </vt:variant>
      <vt:variant>
        <vt:i4>5</vt:i4>
      </vt:variant>
      <vt:variant>
        <vt:lpwstr>http://www.epa.gov/quality/qs-docs/g4-final.pdf</vt:lpwstr>
      </vt:variant>
      <vt:variant>
        <vt:lpwstr/>
      </vt:variant>
      <vt:variant>
        <vt:i4>2359302</vt:i4>
      </vt:variant>
      <vt:variant>
        <vt:i4>654</vt:i4>
      </vt:variant>
      <vt:variant>
        <vt:i4>0</vt:i4>
      </vt:variant>
      <vt:variant>
        <vt:i4>5</vt:i4>
      </vt:variant>
      <vt:variant>
        <vt:lpwstr>http://edocket.access.gpo.gov/cfr_2010/julqtr/pdf/40cfr136.3.pdf</vt:lpwstr>
      </vt:variant>
      <vt:variant>
        <vt:lpwstr/>
      </vt:variant>
      <vt:variant>
        <vt:i4>7602222</vt:i4>
      </vt:variant>
      <vt:variant>
        <vt:i4>651</vt:i4>
      </vt:variant>
      <vt:variant>
        <vt:i4>0</vt:i4>
      </vt:variant>
      <vt:variant>
        <vt:i4>5</vt:i4>
      </vt:variant>
      <vt:variant>
        <vt:lpwstr>https://fortress.wa.gov/ecy/publications/SummaryPages/0403030.html</vt:lpwstr>
      </vt:variant>
      <vt:variant>
        <vt:lpwstr/>
      </vt:variant>
      <vt:variant>
        <vt:i4>4587521</vt:i4>
      </vt:variant>
      <vt:variant>
        <vt:i4>645</vt:i4>
      </vt:variant>
      <vt:variant>
        <vt:i4>0</vt:i4>
      </vt:variant>
      <vt:variant>
        <vt:i4>5</vt:i4>
      </vt:variant>
      <vt:variant>
        <vt:lpwstr>https://www.ecology.wa.gov/About-us/How-we-operate/Scientific-services/Quality-assurance</vt:lpwstr>
      </vt:variant>
      <vt:variant>
        <vt:lpwstr/>
      </vt:variant>
      <vt:variant>
        <vt:i4>3735611</vt:i4>
      </vt:variant>
      <vt:variant>
        <vt:i4>642</vt:i4>
      </vt:variant>
      <vt:variant>
        <vt:i4>0</vt:i4>
      </vt:variant>
      <vt:variant>
        <vt:i4>5</vt:i4>
      </vt:variant>
      <vt:variant>
        <vt:lpwstr>http://www.ecy.wa.gov/programs/eap/quality.html</vt:lpwstr>
      </vt:variant>
      <vt:variant>
        <vt:lpwstr/>
      </vt:variant>
      <vt:variant>
        <vt:i4>2687075</vt:i4>
      </vt:variant>
      <vt:variant>
        <vt:i4>639</vt:i4>
      </vt:variant>
      <vt:variant>
        <vt:i4>0</vt:i4>
      </vt:variant>
      <vt:variant>
        <vt:i4>5</vt:i4>
      </vt:variant>
      <vt:variant>
        <vt:lpwstr>http://apps.leg.wa.gov/WAC/default.aspx</vt:lpwstr>
      </vt:variant>
      <vt:variant>
        <vt:lpwstr/>
      </vt:variant>
      <vt:variant>
        <vt:i4>7602222</vt:i4>
      </vt:variant>
      <vt:variant>
        <vt:i4>630</vt:i4>
      </vt:variant>
      <vt:variant>
        <vt:i4>0</vt:i4>
      </vt:variant>
      <vt:variant>
        <vt:i4>5</vt:i4>
      </vt:variant>
      <vt:variant>
        <vt:lpwstr>https://fortress.wa.gov/ecy/publications/SummaryPages/0403030.html</vt:lpwstr>
      </vt:variant>
      <vt:variant>
        <vt:lpwstr/>
      </vt:variant>
      <vt:variant>
        <vt:i4>4587521</vt:i4>
      </vt:variant>
      <vt:variant>
        <vt:i4>606</vt:i4>
      </vt:variant>
      <vt:variant>
        <vt:i4>0</vt:i4>
      </vt:variant>
      <vt:variant>
        <vt:i4>5</vt:i4>
      </vt:variant>
      <vt:variant>
        <vt:lpwstr>https://www.ecology.wa.gov/About-us/How-we-operate/Scientific-services/Quality-assurance</vt:lpwstr>
      </vt:variant>
      <vt:variant>
        <vt:lpwstr/>
      </vt:variant>
      <vt:variant>
        <vt:i4>2883634</vt:i4>
      </vt:variant>
      <vt:variant>
        <vt:i4>597</vt:i4>
      </vt:variant>
      <vt:variant>
        <vt:i4>0</vt:i4>
      </vt:variant>
      <vt:variant>
        <vt:i4>5</vt:i4>
      </vt:variant>
      <vt:variant>
        <vt:lpwstr>https://stateofwa.sharepoint.com/sites/ECY-EAP-Publications/Templates/ChecklistForAuthorsQAPPandAddendum.docx?web=1</vt:lpwstr>
      </vt:variant>
      <vt:variant>
        <vt:lpwstr/>
      </vt:variant>
      <vt:variant>
        <vt:i4>5963778</vt:i4>
      </vt:variant>
      <vt:variant>
        <vt:i4>594</vt:i4>
      </vt:variant>
      <vt:variant>
        <vt:i4>0</vt:i4>
      </vt:variant>
      <vt:variant>
        <vt:i4>5</vt:i4>
      </vt:variant>
      <vt:variant>
        <vt:lpwstr>https://stateofwa.sharepoint.com/sites/ECY-EAP-Publications/SitePages/EAP-Publications-Style-Guide.aspx?csf=1&amp;web=1&amp;e=U01hOj</vt:lpwstr>
      </vt:variant>
      <vt:variant>
        <vt:lpwstr/>
      </vt:variant>
      <vt:variant>
        <vt:i4>2293859</vt:i4>
      </vt:variant>
      <vt:variant>
        <vt:i4>591</vt:i4>
      </vt:variant>
      <vt:variant>
        <vt:i4>0</vt:i4>
      </vt:variant>
      <vt:variant>
        <vt:i4>5</vt:i4>
      </vt:variant>
      <vt:variant>
        <vt:lpwstr>https://stateofwa.sharepoint.com/sites/ECY-EAP-Publications/SitePages/Accessibility.aspx</vt:lpwstr>
      </vt:variant>
      <vt:variant>
        <vt:lpwstr>accessibility-resources-for-authors</vt:lpwstr>
      </vt:variant>
      <vt:variant>
        <vt:i4>70</vt:i4>
      </vt:variant>
      <vt:variant>
        <vt:i4>588</vt:i4>
      </vt:variant>
      <vt:variant>
        <vt:i4>0</vt:i4>
      </vt:variant>
      <vt:variant>
        <vt:i4>5</vt:i4>
      </vt:variant>
      <vt:variant>
        <vt:lpwstr>https://stateofwa.sharepoint.com/sites/ECY-EAP-Publications/Accessibility for Authors/Accessibility Checklist + Quick Guide.pdf?web=1</vt:lpwstr>
      </vt:variant>
      <vt:variant>
        <vt:lpwstr/>
      </vt:variant>
      <vt:variant>
        <vt:i4>4063336</vt:i4>
      </vt:variant>
      <vt:variant>
        <vt:i4>585</vt:i4>
      </vt:variant>
      <vt:variant>
        <vt:i4>0</vt:i4>
      </vt:variant>
      <vt:variant>
        <vt:i4>5</vt:i4>
      </vt:variant>
      <vt:variant>
        <vt:lpwstr>https://stateofwa.sharepoint.com/sites/ECY-EAP-Publications</vt:lpwstr>
      </vt:variant>
      <vt:variant>
        <vt:lpwstr/>
      </vt:variant>
      <vt:variant>
        <vt:i4>7012403</vt:i4>
      </vt:variant>
      <vt:variant>
        <vt:i4>582</vt:i4>
      </vt:variant>
      <vt:variant>
        <vt:i4>0</vt:i4>
      </vt:variant>
      <vt:variant>
        <vt:i4>5</vt:i4>
      </vt:variant>
      <vt:variant>
        <vt:lpwstr>https://stateofwa.sharepoint.com/sites/ECY-OEEJ-DIGITAL-ACCESS/SitePages/Home.aspx</vt:lpwstr>
      </vt:variant>
      <vt:variant>
        <vt:lpwstr/>
      </vt:variant>
      <vt:variant>
        <vt:i4>6094879</vt:i4>
      </vt:variant>
      <vt:variant>
        <vt:i4>579</vt:i4>
      </vt:variant>
      <vt:variant>
        <vt:i4>0</vt:i4>
      </vt:variant>
      <vt:variant>
        <vt:i4>5</vt:i4>
      </vt:variant>
      <vt:variant>
        <vt:lpwstr>https://governor.wa.gov/issues/efficient-government/plain-language/plain-language-guidelines</vt:lpwstr>
      </vt:variant>
      <vt:variant>
        <vt:lpwstr/>
      </vt:variant>
      <vt:variant>
        <vt:i4>2621472</vt:i4>
      </vt:variant>
      <vt:variant>
        <vt:i4>576</vt:i4>
      </vt:variant>
      <vt:variant>
        <vt:i4>0</vt:i4>
      </vt:variant>
      <vt:variant>
        <vt:i4>5</vt:i4>
      </vt:variant>
      <vt:variant>
        <vt:lpwstr>https://stateofwa.sharepoint.com/sites/ECY-OEEJ-DIGITAL-ACCESS</vt:lpwstr>
      </vt:variant>
      <vt:variant>
        <vt:lpwstr/>
      </vt:variant>
      <vt:variant>
        <vt:i4>1966139</vt:i4>
      </vt:variant>
      <vt:variant>
        <vt:i4>569</vt:i4>
      </vt:variant>
      <vt:variant>
        <vt:i4>0</vt:i4>
      </vt:variant>
      <vt:variant>
        <vt:i4>5</vt:i4>
      </vt:variant>
      <vt:variant>
        <vt:lpwstr/>
      </vt:variant>
      <vt:variant>
        <vt:lpwstr>_Toc209539354</vt:lpwstr>
      </vt:variant>
      <vt:variant>
        <vt:i4>1966139</vt:i4>
      </vt:variant>
      <vt:variant>
        <vt:i4>563</vt:i4>
      </vt:variant>
      <vt:variant>
        <vt:i4>0</vt:i4>
      </vt:variant>
      <vt:variant>
        <vt:i4>5</vt:i4>
      </vt:variant>
      <vt:variant>
        <vt:lpwstr/>
      </vt:variant>
      <vt:variant>
        <vt:lpwstr>_Toc209539353</vt:lpwstr>
      </vt:variant>
      <vt:variant>
        <vt:i4>1966139</vt:i4>
      </vt:variant>
      <vt:variant>
        <vt:i4>557</vt:i4>
      </vt:variant>
      <vt:variant>
        <vt:i4>0</vt:i4>
      </vt:variant>
      <vt:variant>
        <vt:i4>5</vt:i4>
      </vt:variant>
      <vt:variant>
        <vt:lpwstr/>
      </vt:variant>
      <vt:variant>
        <vt:lpwstr>_Toc209539352</vt:lpwstr>
      </vt:variant>
      <vt:variant>
        <vt:i4>1966139</vt:i4>
      </vt:variant>
      <vt:variant>
        <vt:i4>551</vt:i4>
      </vt:variant>
      <vt:variant>
        <vt:i4>0</vt:i4>
      </vt:variant>
      <vt:variant>
        <vt:i4>5</vt:i4>
      </vt:variant>
      <vt:variant>
        <vt:lpwstr/>
      </vt:variant>
      <vt:variant>
        <vt:lpwstr>_Toc209539351</vt:lpwstr>
      </vt:variant>
      <vt:variant>
        <vt:i4>1966139</vt:i4>
      </vt:variant>
      <vt:variant>
        <vt:i4>545</vt:i4>
      </vt:variant>
      <vt:variant>
        <vt:i4>0</vt:i4>
      </vt:variant>
      <vt:variant>
        <vt:i4>5</vt:i4>
      </vt:variant>
      <vt:variant>
        <vt:lpwstr/>
      </vt:variant>
      <vt:variant>
        <vt:lpwstr>_Toc209539350</vt:lpwstr>
      </vt:variant>
      <vt:variant>
        <vt:i4>2031675</vt:i4>
      </vt:variant>
      <vt:variant>
        <vt:i4>539</vt:i4>
      </vt:variant>
      <vt:variant>
        <vt:i4>0</vt:i4>
      </vt:variant>
      <vt:variant>
        <vt:i4>5</vt:i4>
      </vt:variant>
      <vt:variant>
        <vt:lpwstr/>
      </vt:variant>
      <vt:variant>
        <vt:lpwstr>_Toc209539349</vt:lpwstr>
      </vt:variant>
      <vt:variant>
        <vt:i4>2031675</vt:i4>
      </vt:variant>
      <vt:variant>
        <vt:i4>533</vt:i4>
      </vt:variant>
      <vt:variant>
        <vt:i4>0</vt:i4>
      </vt:variant>
      <vt:variant>
        <vt:i4>5</vt:i4>
      </vt:variant>
      <vt:variant>
        <vt:lpwstr/>
      </vt:variant>
      <vt:variant>
        <vt:lpwstr>_Toc209539348</vt:lpwstr>
      </vt:variant>
      <vt:variant>
        <vt:i4>2031675</vt:i4>
      </vt:variant>
      <vt:variant>
        <vt:i4>527</vt:i4>
      </vt:variant>
      <vt:variant>
        <vt:i4>0</vt:i4>
      </vt:variant>
      <vt:variant>
        <vt:i4>5</vt:i4>
      </vt:variant>
      <vt:variant>
        <vt:lpwstr/>
      </vt:variant>
      <vt:variant>
        <vt:lpwstr>_Toc209539347</vt:lpwstr>
      </vt:variant>
      <vt:variant>
        <vt:i4>2031675</vt:i4>
      </vt:variant>
      <vt:variant>
        <vt:i4>521</vt:i4>
      </vt:variant>
      <vt:variant>
        <vt:i4>0</vt:i4>
      </vt:variant>
      <vt:variant>
        <vt:i4>5</vt:i4>
      </vt:variant>
      <vt:variant>
        <vt:lpwstr/>
      </vt:variant>
      <vt:variant>
        <vt:lpwstr>_Toc209539346</vt:lpwstr>
      </vt:variant>
      <vt:variant>
        <vt:i4>2031675</vt:i4>
      </vt:variant>
      <vt:variant>
        <vt:i4>515</vt:i4>
      </vt:variant>
      <vt:variant>
        <vt:i4>0</vt:i4>
      </vt:variant>
      <vt:variant>
        <vt:i4>5</vt:i4>
      </vt:variant>
      <vt:variant>
        <vt:lpwstr/>
      </vt:variant>
      <vt:variant>
        <vt:lpwstr>_Toc209539345</vt:lpwstr>
      </vt:variant>
      <vt:variant>
        <vt:i4>1572923</vt:i4>
      </vt:variant>
      <vt:variant>
        <vt:i4>506</vt:i4>
      </vt:variant>
      <vt:variant>
        <vt:i4>0</vt:i4>
      </vt:variant>
      <vt:variant>
        <vt:i4>5</vt:i4>
      </vt:variant>
      <vt:variant>
        <vt:lpwstr/>
      </vt:variant>
      <vt:variant>
        <vt:lpwstr>_Toc209539334</vt:lpwstr>
      </vt:variant>
      <vt:variant>
        <vt:i4>1572923</vt:i4>
      </vt:variant>
      <vt:variant>
        <vt:i4>500</vt:i4>
      </vt:variant>
      <vt:variant>
        <vt:i4>0</vt:i4>
      </vt:variant>
      <vt:variant>
        <vt:i4>5</vt:i4>
      </vt:variant>
      <vt:variant>
        <vt:lpwstr/>
      </vt:variant>
      <vt:variant>
        <vt:lpwstr>_Toc209539333</vt:lpwstr>
      </vt:variant>
      <vt:variant>
        <vt:i4>1572923</vt:i4>
      </vt:variant>
      <vt:variant>
        <vt:i4>494</vt:i4>
      </vt:variant>
      <vt:variant>
        <vt:i4>0</vt:i4>
      </vt:variant>
      <vt:variant>
        <vt:i4>5</vt:i4>
      </vt:variant>
      <vt:variant>
        <vt:lpwstr/>
      </vt:variant>
      <vt:variant>
        <vt:lpwstr>_Toc209539332</vt:lpwstr>
      </vt:variant>
      <vt:variant>
        <vt:i4>1572923</vt:i4>
      </vt:variant>
      <vt:variant>
        <vt:i4>488</vt:i4>
      </vt:variant>
      <vt:variant>
        <vt:i4>0</vt:i4>
      </vt:variant>
      <vt:variant>
        <vt:i4>5</vt:i4>
      </vt:variant>
      <vt:variant>
        <vt:lpwstr/>
      </vt:variant>
      <vt:variant>
        <vt:lpwstr>_Toc209539331</vt:lpwstr>
      </vt:variant>
      <vt:variant>
        <vt:i4>1572923</vt:i4>
      </vt:variant>
      <vt:variant>
        <vt:i4>479</vt:i4>
      </vt:variant>
      <vt:variant>
        <vt:i4>0</vt:i4>
      </vt:variant>
      <vt:variant>
        <vt:i4>5</vt:i4>
      </vt:variant>
      <vt:variant>
        <vt:lpwstr/>
      </vt:variant>
      <vt:variant>
        <vt:lpwstr>_Toc209539330</vt:lpwstr>
      </vt:variant>
      <vt:variant>
        <vt:i4>1638459</vt:i4>
      </vt:variant>
      <vt:variant>
        <vt:i4>473</vt:i4>
      </vt:variant>
      <vt:variant>
        <vt:i4>0</vt:i4>
      </vt:variant>
      <vt:variant>
        <vt:i4>5</vt:i4>
      </vt:variant>
      <vt:variant>
        <vt:lpwstr/>
      </vt:variant>
      <vt:variant>
        <vt:lpwstr>_Toc209539329</vt:lpwstr>
      </vt:variant>
      <vt:variant>
        <vt:i4>1638459</vt:i4>
      </vt:variant>
      <vt:variant>
        <vt:i4>467</vt:i4>
      </vt:variant>
      <vt:variant>
        <vt:i4>0</vt:i4>
      </vt:variant>
      <vt:variant>
        <vt:i4>5</vt:i4>
      </vt:variant>
      <vt:variant>
        <vt:lpwstr/>
      </vt:variant>
      <vt:variant>
        <vt:lpwstr>_Toc209539328</vt:lpwstr>
      </vt:variant>
      <vt:variant>
        <vt:i4>1638459</vt:i4>
      </vt:variant>
      <vt:variant>
        <vt:i4>461</vt:i4>
      </vt:variant>
      <vt:variant>
        <vt:i4>0</vt:i4>
      </vt:variant>
      <vt:variant>
        <vt:i4>5</vt:i4>
      </vt:variant>
      <vt:variant>
        <vt:lpwstr/>
      </vt:variant>
      <vt:variant>
        <vt:lpwstr>_Toc209539327</vt:lpwstr>
      </vt:variant>
      <vt:variant>
        <vt:i4>1638459</vt:i4>
      </vt:variant>
      <vt:variant>
        <vt:i4>455</vt:i4>
      </vt:variant>
      <vt:variant>
        <vt:i4>0</vt:i4>
      </vt:variant>
      <vt:variant>
        <vt:i4>5</vt:i4>
      </vt:variant>
      <vt:variant>
        <vt:lpwstr/>
      </vt:variant>
      <vt:variant>
        <vt:lpwstr>_Toc209539326</vt:lpwstr>
      </vt:variant>
      <vt:variant>
        <vt:i4>1638459</vt:i4>
      </vt:variant>
      <vt:variant>
        <vt:i4>449</vt:i4>
      </vt:variant>
      <vt:variant>
        <vt:i4>0</vt:i4>
      </vt:variant>
      <vt:variant>
        <vt:i4>5</vt:i4>
      </vt:variant>
      <vt:variant>
        <vt:lpwstr/>
      </vt:variant>
      <vt:variant>
        <vt:lpwstr>_Toc209539325</vt:lpwstr>
      </vt:variant>
      <vt:variant>
        <vt:i4>1638459</vt:i4>
      </vt:variant>
      <vt:variant>
        <vt:i4>443</vt:i4>
      </vt:variant>
      <vt:variant>
        <vt:i4>0</vt:i4>
      </vt:variant>
      <vt:variant>
        <vt:i4>5</vt:i4>
      </vt:variant>
      <vt:variant>
        <vt:lpwstr/>
      </vt:variant>
      <vt:variant>
        <vt:lpwstr>_Toc209539324</vt:lpwstr>
      </vt:variant>
      <vt:variant>
        <vt:i4>1638459</vt:i4>
      </vt:variant>
      <vt:variant>
        <vt:i4>437</vt:i4>
      </vt:variant>
      <vt:variant>
        <vt:i4>0</vt:i4>
      </vt:variant>
      <vt:variant>
        <vt:i4>5</vt:i4>
      </vt:variant>
      <vt:variant>
        <vt:lpwstr/>
      </vt:variant>
      <vt:variant>
        <vt:lpwstr>_Toc209539323</vt:lpwstr>
      </vt:variant>
      <vt:variant>
        <vt:i4>1638459</vt:i4>
      </vt:variant>
      <vt:variant>
        <vt:i4>431</vt:i4>
      </vt:variant>
      <vt:variant>
        <vt:i4>0</vt:i4>
      </vt:variant>
      <vt:variant>
        <vt:i4>5</vt:i4>
      </vt:variant>
      <vt:variant>
        <vt:lpwstr/>
      </vt:variant>
      <vt:variant>
        <vt:lpwstr>_Toc209539322</vt:lpwstr>
      </vt:variant>
      <vt:variant>
        <vt:i4>1638459</vt:i4>
      </vt:variant>
      <vt:variant>
        <vt:i4>425</vt:i4>
      </vt:variant>
      <vt:variant>
        <vt:i4>0</vt:i4>
      </vt:variant>
      <vt:variant>
        <vt:i4>5</vt:i4>
      </vt:variant>
      <vt:variant>
        <vt:lpwstr/>
      </vt:variant>
      <vt:variant>
        <vt:lpwstr>_Toc209539321</vt:lpwstr>
      </vt:variant>
      <vt:variant>
        <vt:i4>1638459</vt:i4>
      </vt:variant>
      <vt:variant>
        <vt:i4>419</vt:i4>
      </vt:variant>
      <vt:variant>
        <vt:i4>0</vt:i4>
      </vt:variant>
      <vt:variant>
        <vt:i4>5</vt:i4>
      </vt:variant>
      <vt:variant>
        <vt:lpwstr/>
      </vt:variant>
      <vt:variant>
        <vt:lpwstr>_Toc209539320</vt:lpwstr>
      </vt:variant>
      <vt:variant>
        <vt:i4>1703995</vt:i4>
      </vt:variant>
      <vt:variant>
        <vt:i4>413</vt:i4>
      </vt:variant>
      <vt:variant>
        <vt:i4>0</vt:i4>
      </vt:variant>
      <vt:variant>
        <vt:i4>5</vt:i4>
      </vt:variant>
      <vt:variant>
        <vt:lpwstr/>
      </vt:variant>
      <vt:variant>
        <vt:lpwstr>_Toc209539319</vt:lpwstr>
      </vt:variant>
      <vt:variant>
        <vt:i4>1703995</vt:i4>
      </vt:variant>
      <vt:variant>
        <vt:i4>407</vt:i4>
      </vt:variant>
      <vt:variant>
        <vt:i4>0</vt:i4>
      </vt:variant>
      <vt:variant>
        <vt:i4>5</vt:i4>
      </vt:variant>
      <vt:variant>
        <vt:lpwstr/>
      </vt:variant>
      <vt:variant>
        <vt:lpwstr>_Toc209539318</vt:lpwstr>
      </vt:variant>
      <vt:variant>
        <vt:i4>1703995</vt:i4>
      </vt:variant>
      <vt:variant>
        <vt:i4>401</vt:i4>
      </vt:variant>
      <vt:variant>
        <vt:i4>0</vt:i4>
      </vt:variant>
      <vt:variant>
        <vt:i4>5</vt:i4>
      </vt:variant>
      <vt:variant>
        <vt:lpwstr/>
      </vt:variant>
      <vt:variant>
        <vt:lpwstr>_Toc209539317</vt:lpwstr>
      </vt:variant>
      <vt:variant>
        <vt:i4>1703995</vt:i4>
      </vt:variant>
      <vt:variant>
        <vt:i4>395</vt:i4>
      </vt:variant>
      <vt:variant>
        <vt:i4>0</vt:i4>
      </vt:variant>
      <vt:variant>
        <vt:i4>5</vt:i4>
      </vt:variant>
      <vt:variant>
        <vt:lpwstr/>
      </vt:variant>
      <vt:variant>
        <vt:lpwstr>_Toc209539316</vt:lpwstr>
      </vt:variant>
      <vt:variant>
        <vt:i4>1703995</vt:i4>
      </vt:variant>
      <vt:variant>
        <vt:i4>389</vt:i4>
      </vt:variant>
      <vt:variant>
        <vt:i4>0</vt:i4>
      </vt:variant>
      <vt:variant>
        <vt:i4>5</vt:i4>
      </vt:variant>
      <vt:variant>
        <vt:lpwstr/>
      </vt:variant>
      <vt:variant>
        <vt:lpwstr>_Toc209539315</vt:lpwstr>
      </vt:variant>
      <vt:variant>
        <vt:i4>1703995</vt:i4>
      </vt:variant>
      <vt:variant>
        <vt:i4>383</vt:i4>
      </vt:variant>
      <vt:variant>
        <vt:i4>0</vt:i4>
      </vt:variant>
      <vt:variant>
        <vt:i4>5</vt:i4>
      </vt:variant>
      <vt:variant>
        <vt:lpwstr/>
      </vt:variant>
      <vt:variant>
        <vt:lpwstr>_Toc209539314</vt:lpwstr>
      </vt:variant>
      <vt:variant>
        <vt:i4>1703995</vt:i4>
      </vt:variant>
      <vt:variant>
        <vt:i4>377</vt:i4>
      </vt:variant>
      <vt:variant>
        <vt:i4>0</vt:i4>
      </vt:variant>
      <vt:variant>
        <vt:i4>5</vt:i4>
      </vt:variant>
      <vt:variant>
        <vt:lpwstr/>
      </vt:variant>
      <vt:variant>
        <vt:lpwstr>_Toc209539313</vt:lpwstr>
      </vt:variant>
      <vt:variant>
        <vt:i4>1703995</vt:i4>
      </vt:variant>
      <vt:variant>
        <vt:i4>371</vt:i4>
      </vt:variant>
      <vt:variant>
        <vt:i4>0</vt:i4>
      </vt:variant>
      <vt:variant>
        <vt:i4>5</vt:i4>
      </vt:variant>
      <vt:variant>
        <vt:lpwstr/>
      </vt:variant>
      <vt:variant>
        <vt:lpwstr>_Toc209539312</vt:lpwstr>
      </vt:variant>
      <vt:variant>
        <vt:i4>1703995</vt:i4>
      </vt:variant>
      <vt:variant>
        <vt:i4>365</vt:i4>
      </vt:variant>
      <vt:variant>
        <vt:i4>0</vt:i4>
      </vt:variant>
      <vt:variant>
        <vt:i4>5</vt:i4>
      </vt:variant>
      <vt:variant>
        <vt:lpwstr/>
      </vt:variant>
      <vt:variant>
        <vt:lpwstr>_Toc209539311</vt:lpwstr>
      </vt:variant>
      <vt:variant>
        <vt:i4>1703995</vt:i4>
      </vt:variant>
      <vt:variant>
        <vt:i4>359</vt:i4>
      </vt:variant>
      <vt:variant>
        <vt:i4>0</vt:i4>
      </vt:variant>
      <vt:variant>
        <vt:i4>5</vt:i4>
      </vt:variant>
      <vt:variant>
        <vt:lpwstr/>
      </vt:variant>
      <vt:variant>
        <vt:lpwstr>_Toc209539310</vt:lpwstr>
      </vt:variant>
      <vt:variant>
        <vt:i4>1769531</vt:i4>
      </vt:variant>
      <vt:variant>
        <vt:i4>353</vt:i4>
      </vt:variant>
      <vt:variant>
        <vt:i4>0</vt:i4>
      </vt:variant>
      <vt:variant>
        <vt:i4>5</vt:i4>
      </vt:variant>
      <vt:variant>
        <vt:lpwstr/>
      </vt:variant>
      <vt:variant>
        <vt:lpwstr>_Toc209539309</vt:lpwstr>
      </vt:variant>
      <vt:variant>
        <vt:i4>1769531</vt:i4>
      </vt:variant>
      <vt:variant>
        <vt:i4>347</vt:i4>
      </vt:variant>
      <vt:variant>
        <vt:i4>0</vt:i4>
      </vt:variant>
      <vt:variant>
        <vt:i4>5</vt:i4>
      </vt:variant>
      <vt:variant>
        <vt:lpwstr/>
      </vt:variant>
      <vt:variant>
        <vt:lpwstr>_Toc209539308</vt:lpwstr>
      </vt:variant>
      <vt:variant>
        <vt:i4>1769531</vt:i4>
      </vt:variant>
      <vt:variant>
        <vt:i4>341</vt:i4>
      </vt:variant>
      <vt:variant>
        <vt:i4>0</vt:i4>
      </vt:variant>
      <vt:variant>
        <vt:i4>5</vt:i4>
      </vt:variant>
      <vt:variant>
        <vt:lpwstr/>
      </vt:variant>
      <vt:variant>
        <vt:lpwstr>_Toc209539307</vt:lpwstr>
      </vt:variant>
      <vt:variant>
        <vt:i4>1769531</vt:i4>
      </vt:variant>
      <vt:variant>
        <vt:i4>335</vt:i4>
      </vt:variant>
      <vt:variant>
        <vt:i4>0</vt:i4>
      </vt:variant>
      <vt:variant>
        <vt:i4>5</vt:i4>
      </vt:variant>
      <vt:variant>
        <vt:lpwstr/>
      </vt:variant>
      <vt:variant>
        <vt:lpwstr>_Toc209539306</vt:lpwstr>
      </vt:variant>
      <vt:variant>
        <vt:i4>1769531</vt:i4>
      </vt:variant>
      <vt:variant>
        <vt:i4>329</vt:i4>
      </vt:variant>
      <vt:variant>
        <vt:i4>0</vt:i4>
      </vt:variant>
      <vt:variant>
        <vt:i4>5</vt:i4>
      </vt:variant>
      <vt:variant>
        <vt:lpwstr/>
      </vt:variant>
      <vt:variant>
        <vt:lpwstr>_Toc209539305</vt:lpwstr>
      </vt:variant>
      <vt:variant>
        <vt:i4>1769531</vt:i4>
      </vt:variant>
      <vt:variant>
        <vt:i4>323</vt:i4>
      </vt:variant>
      <vt:variant>
        <vt:i4>0</vt:i4>
      </vt:variant>
      <vt:variant>
        <vt:i4>5</vt:i4>
      </vt:variant>
      <vt:variant>
        <vt:lpwstr/>
      </vt:variant>
      <vt:variant>
        <vt:lpwstr>_Toc209539304</vt:lpwstr>
      </vt:variant>
      <vt:variant>
        <vt:i4>1769531</vt:i4>
      </vt:variant>
      <vt:variant>
        <vt:i4>317</vt:i4>
      </vt:variant>
      <vt:variant>
        <vt:i4>0</vt:i4>
      </vt:variant>
      <vt:variant>
        <vt:i4>5</vt:i4>
      </vt:variant>
      <vt:variant>
        <vt:lpwstr/>
      </vt:variant>
      <vt:variant>
        <vt:lpwstr>_Toc209539303</vt:lpwstr>
      </vt:variant>
      <vt:variant>
        <vt:i4>1769531</vt:i4>
      </vt:variant>
      <vt:variant>
        <vt:i4>311</vt:i4>
      </vt:variant>
      <vt:variant>
        <vt:i4>0</vt:i4>
      </vt:variant>
      <vt:variant>
        <vt:i4>5</vt:i4>
      </vt:variant>
      <vt:variant>
        <vt:lpwstr/>
      </vt:variant>
      <vt:variant>
        <vt:lpwstr>_Toc209539302</vt:lpwstr>
      </vt:variant>
      <vt:variant>
        <vt:i4>1769531</vt:i4>
      </vt:variant>
      <vt:variant>
        <vt:i4>305</vt:i4>
      </vt:variant>
      <vt:variant>
        <vt:i4>0</vt:i4>
      </vt:variant>
      <vt:variant>
        <vt:i4>5</vt:i4>
      </vt:variant>
      <vt:variant>
        <vt:lpwstr/>
      </vt:variant>
      <vt:variant>
        <vt:lpwstr>_Toc209539301</vt:lpwstr>
      </vt:variant>
      <vt:variant>
        <vt:i4>1769531</vt:i4>
      </vt:variant>
      <vt:variant>
        <vt:i4>299</vt:i4>
      </vt:variant>
      <vt:variant>
        <vt:i4>0</vt:i4>
      </vt:variant>
      <vt:variant>
        <vt:i4>5</vt:i4>
      </vt:variant>
      <vt:variant>
        <vt:lpwstr/>
      </vt:variant>
      <vt:variant>
        <vt:lpwstr>_Toc209539300</vt:lpwstr>
      </vt:variant>
      <vt:variant>
        <vt:i4>1179706</vt:i4>
      </vt:variant>
      <vt:variant>
        <vt:i4>293</vt:i4>
      </vt:variant>
      <vt:variant>
        <vt:i4>0</vt:i4>
      </vt:variant>
      <vt:variant>
        <vt:i4>5</vt:i4>
      </vt:variant>
      <vt:variant>
        <vt:lpwstr/>
      </vt:variant>
      <vt:variant>
        <vt:lpwstr>_Toc209539299</vt:lpwstr>
      </vt:variant>
      <vt:variant>
        <vt:i4>1179706</vt:i4>
      </vt:variant>
      <vt:variant>
        <vt:i4>287</vt:i4>
      </vt:variant>
      <vt:variant>
        <vt:i4>0</vt:i4>
      </vt:variant>
      <vt:variant>
        <vt:i4>5</vt:i4>
      </vt:variant>
      <vt:variant>
        <vt:lpwstr/>
      </vt:variant>
      <vt:variant>
        <vt:lpwstr>_Toc209539298</vt:lpwstr>
      </vt:variant>
      <vt:variant>
        <vt:i4>1179706</vt:i4>
      </vt:variant>
      <vt:variant>
        <vt:i4>281</vt:i4>
      </vt:variant>
      <vt:variant>
        <vt:i4>0</vt:i4>
      </vt:variant>
      <vt:variant>
        <vt:i4>5</vt:i4>
      </vt:variant>
      <vt:variant>
        <vt:lpwstr/>
      </vt:variant>
      <vt:variant>
        <vt:lpwstr>_Toc209539297</vt:lpwstr>
      </vt:variant>
      <vt:variant>
        <vt:i4>1179706</vt:i4>
      </vt:variant>
      <vt:variant>
        <vt:i4>275</vt:i4>
      </vt:variant>
      <vt:variant>
        <vt:i4>0</vt:i4>
      </vt:variant>
      <vt:variant>
        <vt:i4>5</vt:i4>
      </vt:variant>
      <vt:variant>
        <vt:lpwstr/>
      </vt:variant>
      <vt:variant>
        <vt:lpwstr>_Toc209539296</vt:lpwstr>
      </vt:variant>
      <vt:variant>
        <vt:i4>1179706</vt:i4>
      </vt:variant>
      <vt:variant>
        <vt:i4>269</vt:i4>
      </vt:variant>
      <vt:variant>
        <vt:i4>0</vt:i4>
      </vt:variant>
      <vt:variant>
        <vt:i4>5</vt:i4>
      </vt:variant>
      <vt:variant>
        <vt:lpwstr/>
      </vt:variant>
      <vt:variant>
        <vt:lpwstr>_Toc209539295</vt:lpwstr>
      </vt:variant>
      <vt:variant>
        <vt:i4>1179706</vt:i4>
      </vt:variant>
      <vt:variant>
        <vt:i4>263</vt:i4>
      </vt:variant>
      <vt:variant>
        <vt:i4>0</vt:i4>
      </vt:variant>
      <vt:variant>
        <vt:i4>5</vt:i4>
      </vt:variant>
      <vt:variant>
        <vt:lpwstr/>
      </vt:variant>
      <vt:variant>
        <vt:lpwstr>_Toc209539294</vt:lpwstr>
      </vt:variant>
      <vt:variant>
        <vt:i4>1179706</vt:i4>
      </vt:variant>
      <vt:variant>
        <vt:i4>257</vt:i4>
      </vt:variant>
      <vt:variant>
        <vt:i4>0</vt:i4>
      </vt:variant>
      <vt:variant>
        <vt:i4>5</vt:i4>
      </vt:variant>
      <vt:variant>
        <vt:lpwstr/>
      </vt:variant>
      <vt:variant>
        <vt:lpwstr>_Toc209539293</vt:lpwstr>
      </vt:variant>
      <vt:variant>
        <vt:i4>1179706</vt:i4>
      </vt:variant>
      <vt:variant>
        <vt:i4>251</vt:i4>
      </vt:variant>
      <vt:variant>
        <vt:i4>0</vt:i4>
      </vt:variant>
      <vt:variant>
        <vt:i4>5</vt:i4>
      </vt:variant>
      <vt:variant>
        <vt:lpwstr/>
      </vt:variant>
      <vt:variant>
        <vt:lpwstr>_Toc209539292</vt:lpwstr>
      </vt:variant>
      <vt:variant>
        <vt:i4>1179706</vt:i4>
      </vt:variant>
      <vt:variant>
        <vt:i4>245</vt:i4>
      </vt:variant>
      <vt:variant>
        <vt:i4>0</vt:i4>
      </vt:variant>
      <vt:variant>
        <vt:i4>5</vt:i4>
      </vt:variant>
      <vt:variant>
        <vt:lpwstr/>
      </vt:variant>
      <vt:variant>
        <vt:lpwstr>_Toc209539291</vt:lpwstr>
      </vt:variant>
      <vt:variant>
        <vt:i4>1179706</vt:i4>
      </vt:variant>
      <vt:variant>
        <vt:i4>239</vt:i4>
      </vt:variant>
      <vt:variant>
        <vt:i4>0</vt:i4>
      </vt:variant>
      <vt:variant>
        <vt:i4>5</vt:i4>
      </vt:variant>
      <vt:variant>
        <vt:lpwstr/>
      </vt:variant>
      <vt:variant>
        <vt:lpwstr>_Toc209539290</vt:lpwstr>
      </vt:variant>
      <vt:variant>
        <vt:i4>1245242</vt:i4>
      </vt:variant>
      <vt:variant>
        <vt:i4>233</vt:i4>
      </vt:variant>
      <vt:variant>
        <vt:i4>0</vt:i4>
      </vt:variant>
      <vt:variant>
        <vt:i4>5</vt:i4>
      </vt:variant>
      <vt:variant>
        <vt:lpwstr/>
      </vt:variant>
      <vt:variant>
        <vt:lpwstr>_Toc209539289</vt:lpwstr>
      </vt:variant>
      <vt:variant>
        <vt:i4>1245242</vt:i4>
      </vt:variant>
      <vt:variant>
        <vt:i4>227</vt:i4>
      </vt:variant>
      <vt:variant>
        <vt:i4>0</vt:i4>
      </vt:variant>
      <vt:variant>
        <vt:i4>5</vt:i4>
      </vt:variant>
      <vt:variant>
        <vt:lpwstr/>
      </vt:variant>
      <vt:variant>
        <vt:lpwstr>_Toc209539288</vt:lpwstr>
      </vt:variant>
      <vt:variant>
        <vt:i4>1245242</vt:i4>
      </vt:variant>
      <vt:variant>
        <vt:i4>221</vt:i4>
      </vt:variant>
      <vt:variant>
        <vt:i4>0</vt:i4>
      </vt:variant>
      <vt:variant>
        <vt:i4>5</vt:i4>
      </vt:variant>
      <vt:variant>
        <vt:lpwstr/>
      </vt:variant>
      <vt:variant>
        <vt:lpwstr>_Toc209539287</vt:lpwstr>
      </vt:variant>
      <vt:variant>
        <vt:i4>1245242</vt:i4>
      </vt:variant>
      <vt:variant>
        <vt:i4>215</vt:i4>
      </vt:variant>
      <vt:variant>
        <vt:i4>0</vt:i4>
      </vt:variant>
      <vt:variant>
        <vt:i4>5</vt:i4>
      </vt:variant>
      <vt:variant>
        <vt:lpwstr/>
      </vt:variant>
      <vt:variant>
        <vt:lpwstr>_Toc209539286</vt:lpwstr>
      </vt:variant>
      <vt:variant>
        <vt:i4>1245242</vt:i4>
      </vt:variant>
      <vt:variant>
        <vt:i4>209</vt:i4>
      </vt:variant>
      <vt:variant>
        <vt:i4>0</vt:i4>
      </vt:variant>
      <vt:variant>
        <vt:i4>5</vt:i4>
      </vt:variant>
      <vt:variant>
        <vt:lpwstr/>
      </vt:variant>
      <vt:variant>
        <vt:lpwstr>_Toc209539285</vt:lpwstr>
      </vt:variant>
      <vt:variant>
        <vt:i4>1245242</vt:i4>
      </vt:variant>
      <vt:variant>
        <vt:i4>203</vt:i4>
      </vt:variant>
      <vt:variant>
        <vt:i4>0</vt:i4>
      </vt:variant>
      <vt:variant>
        <vt:i4>5</vt:i4>
      </vt:variant>
      <vt:variant>
        <vt:lpwstr/>
      </vt:variant>
      <vt:variant>
        <vt:lpwstr>_Toc209539284</vt:lpwstr>
      </vt:variant>
      <vt:variant>
        <vt:i4>1245242</vt:i4>
      </vt:variant>
      <vt:variant>
        <vt:i4>197</vt:i4>
      </vt:variant>
      <vt:variant>
        <vt:i4>0</vt:i4>
      </vt:variant>
      <vt:variant>
        <vt:i4>5</vt:i4>
      </vt:variant>
      <vt:variant>
        <vt:lpwstr/>
      </vt:variant>
      <vt:variant>
        <vt:lpwstr>_Toc209539283</vt:lpwstr>
      </vt:variant>
      <vt:variant>
        <vt:i4>1245242</vt:i4>
      </vt:variant>
      <vt:variant>
        <vt:i4>191</vt:i4>
      </vt:variant>
      <vt:variant>
        <vt:i4>0</vt:i4>
      </vt:variant>
      <vt:variant>
        <vt:i4>5</vt:i4>
      </vt:variant>
      <vt:variant>
        <vt:lpwstr/>
      </vt:variant>
      <vt:variant>
        <vt:lpwstr>_Toc209539282</vt:lpwstr>
      </vt:variant>
      <vt:variant>
        <vt:i4>1245242</vt:i4>
      </vt:variant>
      <vt:variant>
        <vt:i4>185</vt:i4>
      </vt:variant>
      <vt:variant>
        <vt:i4>0</vt:i4>
      </vt:variant>
      <vt:variant>
        <vt:i4>5</vt:i4>
      </vt:variant>
      <vt:variant>
        <vt:lpwstr/>
      </vt:variant>
      <vt:variant>
        <vt:lpwstr>_Toc209539281</vt:lpwstr>
      </vt:variant>
      <vt:variant>
        <vt:i4>1245242</vt:i4>
      </vt:variant>
      <vt:variant>
        <vt:i4>179</vt:i4>
      </vt:variant>
      <vt:variant>
        <vt:i4>0</vt:i4>
      </vt:variant>
      <vt:variant>
        <vt:i4>5</vt:i4>
      </vt:variant>
      <vt:variant>
        <vt:lpwstr/>
      </vt:variant>
      <vt:variant>
        <vt:lpwstr>_Toc209539280</vt:lpwstr>
      </vt:variant>
      <vt:variant>
        <vt:i4>1835066</vt:i4>
      </vt:variant>
      <vt:variant>
        <vt:i4>173</vt:i4>
      </vt:variant>
      <vt:variant>
        <vt:i4>0</vt:i4>
      </vt:variant>
      <vt:variant>
        <vt:i4>5</vt:i4>
      </vt:variant>
      <vt:variant>
        <vt:lpwstr/>
      </vt:variant>
      <vt:variant>
        <vt:lpwstr>_Toc209539279</vt:lpwstr>
      </vt:variant>
      <vt:variant>
        <vt:i4>1835066</vt:i4>
      </vt:variant>
      <vt:variant>
        <vt:i4>167</vt:i4>
      </vt:variant>
      <vt:variant>
        <vt:i4>0</vt:i4>
      </vt:variant>
      <vt:variant>
        <vt:i4>5</vt:i4>
      </vt:variant>
      <vt:variant>
        <vt:lpwstr/>
      </vt:variant>
      <vt:variant>
        <vt:lpwstr>_Toc209539278</vt:lpwstr>
      </vt:variant>
      <vt:variant>
        <vt:i4>1835066</vt:i4>
      </vt:variant>
      <vt:variant>
        <vt:i4>161</vt:i4>
      </vt:variant>
      <vt:variant>
        <vt:i4>0</vt:i4>
      </vt:variant>
      <vt:variant>
        <vt:i4>5</vt:i4>
      </vt:variant>
      <vt:variant>
        <vt:lpwstr/>
      </vt:variant>
      <vt:variant>
        <vt:lpwstr>_Toc209539277</vt:lpwstr>
      </vt:variant>
      <vt:variant>
        <vt:i4>1835066</vt:i4>
      </vt:variant>
      <vt:variant>
        <vt:i4>155</vt:i4>
      </vt:variant>
      <vt:variant>
        <vt:i4>0</vt:i4>
      </vt:variant>
      <vt:variant>
        <vt:i4>5</vt:i4>
      </vt:variant>
      <vt:variant>
        <vt:lpwstr/>
      </vt:variant>
      <vt:variant>
        <vt:lpwstr>_Toc209539276</vt:lpwstr>
      </vt:variant>
      <vt:variant>
        <vt:i4>1835066</vt:i4>
      </vt:variant>
      <vt:variant>
        <vt:i4>149</vt:i4>
      </vt:variant>
      <vt:variant>
        <vt:i4>0</vt:i4>
      </vt:variant>
      <vt:variant>
        <vt:i4>5</vt:i4>
      </vt:variant>
      <vt:variant>
        <vt:lpwstr/>
      </vt:variant>
      <vt:variant>
        <vt:lpwstr>_Toc209539275</vt:lpwstr>
      </vt:variant>
      <vt:variant>
        <vt:i4>1835066</vt:i4>
      </vt:variant>
      <vt:variant>
        <vt:i4>143</vt:i4>
      </vt:variant>
      <vt:variant>
        <vt:i4>0</vt:i4>
      </vt:variant>
      <vt:variant>
        <vt:i4>5</vt:i4>
      </vt:variant>
      <vt:variant>
        <vt:lpwstr/>
      </vt:variant>
      <vt:variant>
        <vt:lpwstr>_Toc209539274</vt:lpwstr>
      </vt:variant>
      <vt:variant>
        <vt:i4>1835066</vt:i4>
      </vt:variant>
      <vt:variant>
        <vt:i4>137</vt:i4>
      </vt:variant>
      <vt:variant>
        <vt:i4>0</vt:i4>
      </vt:variant>
      <vt:variant>
        <vt:i4>5</vt:i4>
      </vt:variant>
      <vt:variant>
        <vt:lpwstr/>
      </vt:variant>
      <vt:variant>
        <vt:lpwstr>_Toc209539273</vt:lpwstr>
      </vt:variant>
      <vt:variant>
        <vt:i4>1835066</vt:i4>
      </vt:variant>
      <vt:variant>
        <vt:i4>131</vt:i4>
      </vt:variant>
      <vt:variant>
        <vt:i4>0</vt:i4>
      </vt:variant>
      <vt:variant>
        <vt:i4>5</vt:i4>
      </vt:variant>
      <vt:variant>
        <vt:lpwstr/>
      </vt:variant>
      <vt:variant>
        <vt:lpwstr>_Toc209539272</vt:lpwstr>
      </vt:variant>
      <vt:variant>
        <vt:i4>1835066</vt:i4>
      </vt:variant>
      <vt:variant>
        <vt:i4>125</vt:i4>
      </vt:variant>
      <vt:variant>
        <vt:i4>0</vt:i4>
      </vt:variant>
      <vt:variant>
        <vt:i4>5</vt:i4>
      </vt:variant>
      <vt:variant>
        <vt:lpwstr/>
      </vt:variant>
      <vt:variant>
        <vt:lpwstr>_Toc209539271</vt:lpwstr>
      </vt:variant>
      <vt:variant>
        <vt:i4>1835066</vt:i4>
      </vt:variant>
      <vt:variant>
        <vt:i4>119</vt:i4>
      </vt:variant>
      <vt:variant>
        <vt:i4>0</vt:i4>
      </vt:variant>
      <vt:variant>
        <vt:i4>5</vt:i4>
      </vt:variant>
      <vt:variant>
        <vt:lpwstr/>
      </vt:variant>
      <vt:variant>
        <vt:lpwstr>_Toc209539270</vt:lpwstr>
      </vt:variant>
      <vt:variant>
        <vt:i4>1900602</vt:i4>
      </vt:variant>
      <vt:variant>
        <vt:i4>113</vt:i4>
      </vt:variant>
      <vt:variant>
        <vt:i4>0</vt:i4>
      </vt:variant>
      <vt:variant>
        <vt:i4>5</vt:i4>
      </vt:variant>
      <vt:variant>
        <vt:lpwstr/>
      </vt:variant>
      <vt:variant>
        <vt:lpwstr>_Toc209539269</vt:lpwstr>
      </vt:variant>
      <vt:variant>
        <vt:i4>1900602</vt:i4>
      </vt:variant>
      <vt:variant>
        <vt:i4>107</vt:i4>
      </vt:variant>
      <vt:variant>
        <vt:i4>0</vt:i4>
      </vt:variant>
      <vt:variant>
        <vt:i4>5</vt:i4>
      </vt:variant>
      <vt:variant>
        <vt:lpwstr/>
      </vt:variant>
      <vt:variant>
        <vt:lpwstr>_Toc209539268</vt:lpwstr>
      </vt:variant>
      <vt:variant>
        <vt:i4>1900602</vt:i4>
      </vt:variant>
      <vt:variant>
        <vt:i4>101</vt:i4>
      </vt:variant>
      <vt:variant>
        <vt:i4>0</vt:i4>
      </vt:variant>
      <vt:variant>
        <vt:i4>5</vt:i4>
      </vt:variant>
      <vt:variant>
        <vt:lpwstr/>
      </vt:variant>
      <vt:variant>
        <vt:lpwstr>_Toc209539267</vt:lpwstr>
      </vt:variant>
      <vt:variant>
        <vt:i4>1900602</vt:i4>
      </vt:variant>
      <vt:variant>
        <vt:i4>95</vt:i4>
      </vt:variant>
      <vt:variant>
        <vt:i4>0</vt:i4>
      </vt:variant>
      <vt:variant>
        <vt:i4>5</vt:i4>
      </vt:variant>
      <vt:variant>
        <vt:lpwstr/>
      </vt:variant>
      <vt:variant>
        <vt:lpwstr>_Toc209539266</vt:lpwstr>
      </vt:variant>
      <vt:variant>
        <vt:i4>1900602</vt:i4>
      </vt:variant>
      <vt:variant>
        <vt:i4>89</vt:i4>
      </vt:variant>
      <vt:variant>
        <vt:i4>0</vt:i4>
      </vt:variant>
      <vt:variant>
        <vt:i4>5</vt:i4>
      </vt:variant>
      <vt:variant>
        <vt:lpwstr/>
      </vt:variant>
      <vt:variant>
        <vt:lpwstr>_Toc209539265</vt:lpwstr>
      </vt:variant>
      <vt:variant>
        <vt:i4>1900602</vt:i4>
      </vt:variant>
      <vt:variant>
        <vt:i4>83</vt:i4>
      </vt:variant>
      <vt:variant>
        <vt:i4>0</vt:i4>
      </vt:variant>
      <vt:variant>
        <vt:i4>5</vt:i4>
      </vt:variant>
      <vt:variant>
        <vt:lpwstr/>
      </vt:variant>
      <vt:variant>
        <vt:lpwstr>_Toc209539264</vt:lpwstr>
      </vt:variant>
      <vt:variant>
        <vt:i4>1900602</vt:i4>
      </vt:variant>
      <vt:variant>
        <vt:i4>77</vt:i4>
      </vt:variant>
      <vt:variant>
        <vt:i4>0</vt:i4>
      </vt:variant>
      <vt:variant>
        <vt:i4>5</vt:i4>
      </vt:variant>
      <vt:variant>
        <vt:lpwstr/>
      </vt:variant>
      <vt:variant>
        <vt:lpwstr>_Toc209539263</vt:lpwstr>
      </vt:variant>
      <vt:variant>
        <vt:i4>1900602</vt:i4>
      </vt:variant>
      <vt:variant>
        <vt:i4>71</vt:i4>
      </vt:variant>
      <vt:variant>
        <vt:i4>0</vt:i4>
      </vt:variant>
      <vt:variant>
        <vt:i4>5</vt:i4>
      </vt:variant>
      <vt:variant>
        <vt:lpwstr/>
      </vt:variant>
      <vt:variant>
        <vt:lpwstr>_Toc209539262</vt:lpwstr>
      </vt:variant>
      <vt:variant>
        <vt:i4>1900602</vt:i4>
      </vt:variant>
      <vt:variant>
        <vt:i4>65</vt:i4>
      </vt:variant>
      <vt:variant>
        <vt:i4>0</vt:i4>
      </vt:variant>
      <vt:variant>
        <vt:i4>5</vt:i4>
      </vt:variant>
      <vt:variant>
        <vt:lpwstr/>
      </vt:variant>
      <vt:variant>
        <vt:lpwstr>_Toc209539261</vt:lpwstr>
      </vt:variant>
      <vt:variant>
        <vt:i4>1900602</vt:i4>
      </vt:variant>
      <vt:variant>
        <vt:i4>59</vt:i4>
      </vt:variant>
      <vt:variant>
        <vt:i4>0</vt:i4>
      </vt:variant>
      <vt:variant>
        <vt:i4>5</vt:i4>
      </vt:variant>
      <vt:variant>
        <vt:lpwstr/>
      </vt:variant>
      <vt:variant>
        <vt:lpwstr>_Toc209539260</vt:lpwstr>
      </vt:variant>
      <vt:variant>
        <vt:i4>1966138</vt:i4>
      </vt:variant>
      <vt:variant>
        <vt:i4>53</vt:i4>
      </vt:variant>
      <vt:variant>
        <vt:i4>0</vt:i4>
      </vt:variant>
      <vt:variant>
        <vt:i4>5</vt:i4>
      </vt:variant>
      <vt:variant>
        <vt:lpwstr/>
      </vt:variant>
      <vt:variant>
        <vt:lpwstr>_Toc209539259</vt:lpwstr>
      </vt:variant>
      <vt:variant>
        <vt:i4>1966138</vt:i4>
      </vt:variant>
      <vt:variant>
        <vt:i4>47</vt:i4>
      </vt:variant>
      <vt:variant>
        <vt:i4>0</vt:i4>
      </vt:variant>
      <vt:variant>
        <vt:i4>5</vt:i4>
      </vt:variant>
      <vt:variant>
        <vt:lpwstr/>
      </vt:variant>
      <vt:variant>
        <vt:lpwstr>_Toc209539258</vt:lpwstr>
      </vt:variant>
      <vt:variant>
        <vt:i4>1966138</vt:i4>
      </vt:variant>
      <vt:variant>
        <vt:i4>41</vt:i4>
      </vt:variant>
      <vt:variant>
        <vt:i4>0</vt:i4>
      </vt:variant>
      <vt:variant>
        <vt:i4>5</vt:i4>
      </vt:variant>
      <vt:variant>
        <vt:lpwstr/>
      </vt:variant>
      <vt:variant>
        <vt:lpwstr>_Toc209539257</vt:lpwstr>
      </vt:variant>
      <vt:variant>
        <vt:i4>1966138</vt:i4>
      </vt:variant>
      <vt:variant>
        <vt:i4>35</vt:i4>
      </vt:variant>
      <vt:variant>
        <vt:i4>0</vt:i4>
      </vt:variant>
      <vt:variant>
        <vt:i4>5</vt:i4>
      </vt:variant>
      <vt:variant>
        <vt:lpwstr/>
      </vt:variant>
      <vt:variant>
        <vt:lpwstr>_Toc209539256</vt:lpwstr>
      </vt:variant>
      <vt:variant>
        <vt:i4>1966138</vt:i4>
      </vt:variant>
      <vt:variant>
        <vt:i4>29</vt:i4>
      </vt:variant>
      <vt:variant>
        <vt:i4>0</vt:i4>
      </vt:variant>
      <vt:variant>
        <vt:i4>5</vt:i4>
      </vt:variant>
      <vt:variant>
        <vt:lpwstr/>
      </vt:variant>
      <vt:variant>
        <vt:lpwstr>_Toc209539255</vt:lpwstr>
      </vt:variant>
      <vt:variant>
        <vt:i4>1966138</vt:i4>
      </vt:variant>
      <vt:variant>
        <vt:i4>23</vt:i4>
      </vt:variant>
      <vt:variant>
        <vt:i4>0</vt:i4>
      </vt:variant>
      <vt:variant>
        <vt:i4>5</vt:i4>
      </vt:variant>
      <vt:variant>
        <vt:lpwstr/>
      </vt:variant>
      <vt:variant>
        <vt:lpwstr>_Toc209539254</vt:lpwstr>
      </vt:variant>
      <vt:variant>
        <vt:i4>1966138</vt:i4>
      </vt:variant>
      <vt:variant>
        <vt:i4>17</vt:i4>
      </vt:variant>
      <vt:variant>
        <vt:i4>0</vt:i4>
      </vt:variant>
      <vt:variant>
        <vt:i4>5</vt:i4>
      </vt:variant>
      <vt:variant>
        <vt:lpwstr/>
      </vt:variant>
      <vt:variant>
        <vt:lpwstr>_Toc209539253</vt:lpwstr>
      </vt:variant>
      <vt:variant>
        <vt:i4>4587594</vt:i4>
      </vt:variant>
      <vt:variant>
        <vt:i4>12</vt:i4>
      </vt:variant>
      <vt:variant>
        <vt:i4>0</vt:i4>
      </vt:variant>
      <vt:variant>
        <vt:i4>5</vt:i4>
      </vt:variant>
      <vt:variant>
        <vt:lpwstr>https://ecology.wa.gov/accessibility</vt:lpwstr>
      </vt:variant>
      <vt:variant>
        <vt:lpwstr/>
      </vt:variant>
      <vt:variant>
        <vt:i4>2556010</vt:i4>
      </vt:variant>
      <vt:variant>
        <vt:i4>9</vt:i4>
      </vt:variant>
      <vt:variant>
        <vt:i4>0</vt:i4>
      </vt:variant>
      <vt:variant>
        <vt:i4>5</vt:i4>
      </vt:variant>
      <vt:variant>
        <vt:lpwstr>https://ecology.wa.gov/</vt:lpwstr>
      </vt:variant>
      <vt:variant>
        <vt:lpwstr/>
      </vt:variant>
      <vt:variant>
        <vt:i4>5701702</vt:i4>
      </vt:variant>
      <vt:variant>
        <vt:i4>6</vt:i4>
      </vt:variant>
      <vt:variant>
        <vt:i4>0</vt:i4>
      </vt:variant>
      <vt:variant>
        <vt:i4>5</vt:i4>
      </vt:variant>
      <vt:variant>
        <vt:lpwstr>https://www.ecology.wa.gov/Research-Data/Data-resources/Environmental-Information-Management-database</vt:lpwstr>
      </vt:variant>
      <vt:variant>
        <vt:lpwstr/>
      </vt:variant>
      <vt:variant>
        <vt:i4>2949179</vt:i4>
      </vt:variant>
      <vt:variant>
        <vt:i4>3</vt:i4>
      </vt:variant>
      <vt:variant>
        <vt:i4>0</vt:i4>
      </vt:variant>
      <vt:variant>
        <vt:i4>5</vt:i4>
      </vt:variant>
      <vt:variant>
        <vt:lpwstr>https://apps.ecology.wa.gov/publications/SummaryPages/2x031xx.html</vt:lpwstr>
      </vt:variant>
      <vt:variant>
        <vt:lpwstr/>
      </vt:variant>
      <vt:variant>
        <vt:i4>2949179</vt:i4>
      </vt:variant>
      <vt:variant>
        <vt:i4>0</vt:i4>
      </vt:variant>
      <vt:variant>
        <vt:i4>0</vt:i4>
      </vt:variant>
      <vt:variant>
        <vt:i4>5</vt:i4>
      </vt:variant>
      <vt:variant>
        <vt:lpwstr>https://apps.ecology.wa.gov/publications/SummaryPages/2x031xx.html</vt:lpwstr>
      </vt:variant>
      <vt:variant>
        <vt:lpwstr/>
      </vt:variant>
      <vt:variant>
        <vt:i4>109</vt:i4>
      </vt:variant>
      <vt:variant>
        <vt:i4>0</vt:i4>
      </vt:variant>
      <vt:variant>
        <vt:i4>0</vt:i4>
      </vt:variant>
      <vt:variant>
        <vt:i4>5</vt:i4>
      </vt:variant>
      <vt:variant>
        <vt:lpwstr>https://fortress.wa.gov/dfw/score/score/maps/map_wria.jsp</vt:lpwstr>
      </vt:variant>
      <vt:variant>
        <vt:lpwstr/>
      </vt:variant>
      <vt:variant>
        <vt:i4>1966087</vt:i4>
      </vt:variant>
      <vt:variant>
        <vt:i4>6</vt:i4>
      </vt:variant>
      <vt:variant>
        <vt:i4>0</vt:i4>
      </vt:variant>
      <vt:variant>
        <vt:i4>5</vt:i4>
      </vt:variant>
      <vt:variant>
        <vt:lpwstr>http://awwecology/sites/asi/publications/processDocs/Photo-guide.docx</vt:lpwstr>
      </vt:variant>
      <vt:variant>
        <vt:lpwstr/>
      </vt:variant>
      <vt:variant>
        <vt:i4>1966087</vt:i4>
      </vt:variant>
      <vt:variant>
        <vt:i4>3</vt:i4>
      </vt:variant>
      <vt:variant>
        <vt:i4>0</vt:i4>
      </vt:variant>
      <vt:variant>
        <vt:i4>5</vt:i4>
      </vt:variant>
      <vt:variant>
        <vt:lpwstr>http://awwecology/sites/asi/publications/processDocs/Photo-guide.docx</vt:lpwstr>
      </vt:variant>
      <vt:variant>
        <vt:lpwstr/>
      </vt:variant>
      <vt:variant>
        <vt:i4>4587521</vt:i4>
      </vt:variant>
      <vt:variant>
        <vt:i4>0</vt:i4>
      </vt:variant>
      <vt:variant>
        <vt:i4>0</vt:i4>
      </vt:variant>
      <vt:variant>
        <vt:i4>5</vt:i4>
      </vt:variant>
      <vt:variant>
        <vt:lpwstr>https://www.ecology.wa.gov/About-us/How-we-operate/Scientific-services/Quality-assurance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Assurance Project Plan: xx</dc:title>
  <dc:subject/>
  <dc:creator>Olegre, Diana (ECY)</dc:creator>
  <cp:keywords/>
  <dc:description/>
  <cp:lastModifiedBy>Khadijah Homolka</cp:lastModifiedBy>
  <cp:revision>2</cp:revision>
  <cp:lastPrinted>2020-03-06T23:49:00Z</cp:lastPrinted>
  <dcterms:created xsi:type="dcterms:W3CDTF">2026-06-30T04:57:00Z</dcterms:created>
  <dcterms:modified xsi:type="dcterms:W3CDTF">2026-06-30T04:57:00Z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0x01010088ABA79517E60441B49D6E1C613BD827</vt:lpwstr>
  </property>
  <property fmtid="{D5CDD505-2E9C-101B-9397-08002B2CF9AE}" pid="3" name="_dlc_DocIdItemGuid">
    <vt:lpwstr>57656555-2a8a-4c01-aee3-1d44224b2d18</vt:lpwstr>
  </property>
  <property fmtid="{D5CDD505-2E9C-101B-9397-08002B2CF9AE}" pid="4" name="GrammarlyDocumentId">
    <vt:lpwstr>67444c530d47236de65ca4d367b4646e62425ffff4d9394405f3778693b31a0b</vt:lpwstr>
  </property>
</Properties>
</file>